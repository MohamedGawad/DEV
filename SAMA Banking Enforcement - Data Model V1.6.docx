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B09387" w14:textId="77777777" w:rsidR="004708E7" w:rsidRPr="004708E7" w:rsidRDefault="001E61C4" w:rsidP="004708E7">
      <w:pPr>
        <w:spacing w:after="0" w:line="240" w:lineRule="auto"/>
        <w:rPr>
          <w:rFonts w:cs="Calibri"/>
        </w:rPr>
      </w:pPr>
      <w:r>
        <w:rPr>
          <w:noProof/>
          <w:lang w:bidi="ar-SA"/>
        </w:rPr>
        <mc:AlternateContent>
          <mc:Choice Requires="wps">
            <w:drawing>
              <wp:anchor distT="0" distB="0" distL="114300" distR="114300" simplePos="0" relativeHeight="251658240" behindDoc="0" locked="0" layoutInCell="1" allowOverlap="1" wp14:anchorId="6FF639EC" wp14:editId="5418F5B7">
                <wp:simplePos x="0" y="0"/>
                <wp:positionH relativeFrom="column">
                  <wp:posOffset>-29209</wp:posOffset>
                </wp:positionH>
                <wp:positionV relativeFrom="paragraph">
                  <wp:posOffset>-669290</wp:posOffset>
                </wp:positionV>
                <wp:extent cx="1882140" cy="977900"/>
                <wp:effectExtent l="0" t="0" r="0" b="0"/>
                <wp:wrapNone/>
                <wp:docPr id="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140" cy="97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37A2ACF" w14:textId="77777777" w:rsidR="003A55CF" w:rsidRDefault="003A55CF" w:rsidP="004708E7">
                            <w:pPr>
                              <w:jc w:val="center"/>
                            </w:pPr>
                          </w:p>
                        </w:txbxContent>
                      </wps:txbx>
                      <wps:bodyPr rot="0" vert="horz" wrap="square" lIns="91440" tIns="45720" rIns="91440" bIns="45720" anchor="ctr" anchorCtr="0" upright="1">
                        <a:spAutoFit/>
                      </wps:bodyPr>
                    </wps:wsp>
                  </a:graphicData>
                </a:graphic>
                <wp14:sizeRelH relativeFrom="page">
                  <wp14:pctWidth>0</wp14:pctWidth>
                </wp14:sizeRelH>
                <wp14:sizeRelV relativeFrom="margin">
                  <wp14:pctHeight>0</wp14:pctHeight>
                </wp14:sizeRelV>
              </wp:anchor>
            </w:drawing>
          </mc:Choice>
          <mc:Fallback>
            <w:pict>
              <v:rect id="Rectangle 11" o:spid="_x0000_s1026" style="position:absolute;margin-left:-2.3pt;margin-top:-52.7pt;width:148.2pt;height:7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" filled="f" stroked="f" strokeweight="1pt">
                <v:textbox style="mso-fit-shape-to-text:t">
                  <w:txbxContent>
                    <w:p w14:paraId="037A2ACF" w14:textId="77777777" w:rsidR="003A55CF" w:rsidRDefault="003A55CF" w:rsidP="004708E7">
                      <w:pPr>
                        <w:jc w:val="center"/>
                      </w:pPr>
                    </w:p>
                  </w:txbxContent>
                </v:textbox>
              </v:rect>
            </w:pict>
          </mc:Fallback>
        </mc:AlternateContent>
      </w:r>
      <w:r>
        <w:rPr>
          <w:noProof/>
          <w:lang w:bidi="ar-SA"/>
        </w:rPr>
        <mc:AlternateContent>
          <mc:Choice Requires="wps">
            <w:drawing>
              <wp:anchor distT="0" distB="0" distL="114300" distR="114300" simplePos="0" relativeHeight="251657216" behindDoc="0" locked="0" layoutInCell="1" allowOverlap="1" wp14:anchorId="5C97455F" wp14:editId="324D29D3">
                <wp:simplePos x="0" y="0"/>
                <wp:positionH relativeFrom="column">
                  <wp:posOffset>4655820</wp:posOffset>
                </wp:positionH>
                <wp:positionV relativeFrom="paragraph">
                  <wp:posOffset>-650240</wp:posOffset>
                </wp:positionV>
                <wp:extent cx="1868805" cy="1186180"/>
                <wp:effectExtent l="0" t="0"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8805" cy="1186180"/>
                        </a:xfrm>
                        <a:prstGeom prst="rect">
                          <a:avLst/>
                        </a:prstGeom>
                        <a:noFill/>
                        <a:ln w="12700" cap="flat" cmpd="sng" algn="ctr">
                          <a:noFill/>
                          <a:prstDash val="solid"/>
                          <a:miter lim="800000"/>
                        </a:ln>
                        <a:effectLst/>
                      </wps:spPr>
                      <wps:txbx>
                        <w:txbxContent>
                          <w:p w14:paraId="387699D5" w14:textId="77777777" w:rsidR="003A55CF" w:rsidRDefault="003A55CF" w:rsidP="004708E7">
                            <w:pPr>
                              <w:jc w:val="center"/>
                            </w:pPr>
                            <w:r>
                              <w:rPr>
                                <w:noProof/>
                                <w:lang w:bidi="ar-SA"/>
                              </w:rPr>
                              <w:drawing>
                                <wp:inline distT="0" distB="0" distL="0" distR="0" wp14:anchorId="29DFCA95" wp14:editId="096B8B2D">
                                  <wp:extent cx="1526540" cy="759460"/>
                                  <wp:effectExtent l="0" t="0" r="0" b="0"/>
                                  <wp:docPr id="1356" name="Picture 6" descr="pre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ss-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6540" cy="759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5" o:spid="_x0000_s1027" style="position:absolute;margin-left:366.6pt;margin-top:-51.2pt;width:147.15pt;height:9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" filled="f" stroked="f" strokeweight="1pt">
                <v:path arrowok="t"/>
                <v:textbox>
                  <w:txbxContent>
                    <w:p w14:paraId="387699D5" w14:textId="77777777" w:rsidR="003A55CF" w:rsidRDefault="003A55CF" w:rsidP="004708E7">
                      <w:pPr>
                        <w:jc w:val="center"/>
                      </w:pPr>
                      <w:r>
                        <w:rPr>
                          <w:noProof/>
                          <w:lang w:bidi="ar-SA"/>
                        </w:rPr>
                        <w:drawing>
                          <wp:inline distT="0" distB="0" distL="0" distR="0" wp14:anchorId="29DFCA95" wp14:editId="096B8B2D">
                            <wp:extent cx="1526540" cy="759460"/>
                            <wp:effectExtent l="0" t="0" r="0" b="0"/>
                            <wp:docPr id="1356" name="Picture 6" descr="pre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ss-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6540" cy="759460"/>
                                    </a:xfrm>
                                    <a:prstGeom prst="rect">
                                      <a:avLst/>
                                    </a:prstGeom>
                                    <a:noFill/>
                                    <a:ln>
                                      <a:noFill/>
                                    </a:ln>
                                  </pic:spPr>
                                </pic:pic>
                              </a:graphicData>
                            </a:graphic>
                          </wp:inline>
                        </w:drawing>
                      </w:r>
                    </w:p>
                  </w:txbxContent>
                </v:textbox>
              </v:rect>
            </w:pict>
          </mc:Fallback>
        </mc:AlternateContent>
      </w:r>
    </w:p>
    <w:p w14:paraId="7018A444" w14:textId="77777777" w:rsidR="004708E7" w:rsidRDefault="004708E7" w:rsidP="004708E7">
      <w:pPr>
        <w:jc w:val="center"/>
      </w:pPr>
      <w:r>
        <w:t>          </w:t>
      </w:r>
    </w:p>
    <w:p w14:paraId="7C62B937" w14:textId="77777777" w:rsidR="005F4108" w:rsidRDefault="005F4108" w:rsidP="004708E7">
      <w:pPr>
        <w:jc w:val="center"/>
        <w:rPr>
          <w:b/>
          <w:bCs/>
          <w:i/>
          <w:iCs/>
          <w:sz w:val="40"/>
          <w:szCs w:val="40"/>
        </w:rPr>
      </w:pPr>
    </w:p>
    <w:p w14:paraId="72685E33" w14:textId="77777777" w:rsidR="005F4108" w:rsidRDefault="005F4108" w:rsidP="004708E7">
      <w:pPr>
        <w:jc w:val="center"/>
        <w:rPr>
          <w:b/>
          <w:bCs/>
          <w:i/>
          <w:iCs/>
          <w:sz w:val="40"/>
          <w:szCs w:val="40"/>
        </w:rPr>
      </w:pPr>
    </w:p>
    <w:p w14:paraId="28F2C809" w14:textId="77777777" w:rsidR="005F4108" w:rsidRDefault="005F4108" w:rsidP="005F4108">
      <w:pPr>
        <w:jc w:val="center"/>
        <w:rPr>
          <w:b/>
          <w:bCs/>
          <w:i/>
          <w:iCs/>
          <w:sz w:val="40"/>
          <w:szCs w:val="40"/>
        </w:rPr>
      </w:pPr>
      <w:r>
        <w:rPr>
          <w:b/>
          <w:bCs/>
          <w:i/>
          <w:iCs/>
          <w:noProof/>
          <w:sz w:val="36"/>
          <w:szCs w:val="36"/>
          <w:lang w:bidi="ar-SA"/>
        </w:rPr>
        <w:drawing>
          <wp:inline distT="0" distB="0" distL="0" distR="0" wp14:anchorId="554A5519" wp14:editId="1FAF8AEF">
            <wp:extent cx="4770120" cy="1325880"/>
            <wp:effectExtent l="0" t="0" r="0" b="0"/>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1325880"/>
                    </a:xfrm>
                    <a:prstGeom prst="rect">
                      <a:avLst/>
                    </a:prstGeom>
                    <a:noFill/>
                    <a:ln>
                      <a:noFill/>
                    </a:ln>
                  </pic:spPr>
                </pic:pic>
              </a:graphicData>
            </a:graphic>
          </wp:inline>
        </w:drawing>
      </w:r>
    </w:p>
    <w:p w14:paraId="04F0BE57" w14:textId="77777777" w:rsidR="005F4108" w:rsidRDefault="005F4108" w:rsidP="004708E7">
      <w:pPr>
        <w:jc w:val="center"/>
        <w:rPr>
          <w:b/>
          <w:bCs/>
          <w:i/>
          <w:iCs/>
          <w:sz w:val="40"/>
          <w:szCs w:val="40"/>
        </w:rPr>
      </w:pPr>
    </w:p>
    <w:p w14:paraId="22C2C482" w14:textId="77777777" w:rsidR="004708E7" w:rsidRPr="00685D09" w:rsidRDefault="005B3D84" w:rsidP="004708E7">
      <w:pPr>
        <w:jc w:val="center"/>
        <w:rPr>
          <w:b/>
          <w:bCs/>
          <w:i/>
          <w:iCs/>
          <w:sz w:val="40"/>
          <w:szCs w:val="40"/>
        </w:rPr>
      </w:pPr>
      <w:r>
        <w:rPr>
          <w:b/>
          <w:bCs/>
          <w:i/>
          <w:iCs/>
          <w:sz w:val="40"/>
          <w:szCs w:val="40"/>
        </w:rPr>
        <w:t>Logical &amp; Physical</w:t>
      </w:r>
      <w:r w:rsidR="003B4E5C">
        <w:rPr>
          <w:b/>
          <w:bCs/>
          <w:i/>
          <w:iCs/>
          <w:sz w:val="40"/>
          <w:szCs w:val="40"/>
        </w:rPr>
        <w:t xml:space="preserve"> </w:t>
      </w:r>
      <w:r w:rsidR="001A3AF8">
        <w:rPr>
          <w:b/>
          <w:bCs/>
          <w:i/>
          <w:iCs/>
          <w:sz w:val="40"/>
          <w:szCs w:val="40"/>
        </w:rPr>
        <w:t>Data Model</w:t>
      </w:r>
      <w:r w:rsidR="003A7F43">
        <w:rPr>
          <w:b/>
          <w:bCs/>
          <w:i/>
          <w:iCs/>
          <w:sz w:val="40"/>
          <w:szCs w:val="40"/>
        </w:rPr>
        <w:t xml:space="preserve"> </w:t>
      </w:r>
      <w:r w:rsidR="00104890">
        <w:rPr>
          <w:b/>
          <w:bCs/>
          <w:i/>
          <w:iCs/>
          <w:sz w:val="40"/>
          <w:szCs w:val="40"/>
        </w:rPr>
        <w:t>Document</w:t>
      </w:r>
    </w:p>
    <w:p w14:paraId="24F96BD8" w14:textId="77777777" w:rsidR="004708E7" w:rsidRPr="00102965" w:rsidRDefault="004708E7" w:rsidP="004708E7">
      <w:pPr>
        <w:jc w:val="center"/>
        <w:rPr>
          <w:rFonts w:ascii="Verdana" w:eastAsia="Verdana" w:hAnsi="Verdana" w:cs="Verdana"/>
          <w:sz w:val="32"/>
        </w:rPr>
      </w:pPr>
      <w:r>
        <w:rPr>
          <w:rFonts w:ascii="Verdana" w:eastAsia="Verdana" w:hAnsi="Verdana" w:cs="Verdana"/>
          <w:sz w:val="32"/>
        </w:rPr>
        <w:t>Banking Enforcement Automation</w:t>
      </w:r>
    </w:p>
    <w:p w14:paraId="0FAB154A" w14:textId="77777777" w:rsidR="004708E7" w:rsidRDefault="004708E7" w:rsidP="004708E7">
      <w:pPr>
        <w:ind w:left="800"/>
        <w:rPr>
          <w:rFonts w:ascii="Verdana" w:eastAsia="Verdana" w:hAnsi="Verdana" w:cs="Verdana"/>
        </w:rPr>
      </w:pPr>
    </w:p>
    <w:p w14:paraId="315C66DD" w14:textId="77777777" w:rsidR="004708E7" w:rsidRDefault="004708E7" w:rsidP="004708E7">
      <w:pPr>
        <w:ind w:left="800"/>
        <w:rPr>
          <w:rFonts w:ascii="Verdana" w:eastAsia="Verdana" w:hAnsi="Verdana" w:cs="Verdana"/>
        </w:rPr>
      </w:pPr>
    </w:p>
    <w:p w14:paraId="40E301DB" w14:textId="77777777" w:rsidR="004708E7" w:rsidRDefault="004708E7" w:rsidP="004708E7">
      <w:pPr>
        <w:ind w:left="800"/>
        <w:rPr>
          <w:rFonts w:ascii="Verdana" w:eastAsia="Verdana" w:hAnsi="Verdana" w:cs="Verdana"/>
        </w:rPr>
      </w:pPr>
    </w:p>
    <w:p w14:paraId="5FCAF2AB" w14:textId="77777777" w:rsidR="004708E7" w:rsidRDefault="004708E7" w:rsidP="004708E7">
      <w:pPr>
        <w:ind w:left="800"/>
        <w:rPr>
          <w:rFonts w:ascii="Verdana" w:eastAsia="Verdana" w:hAnsi="Verdana" w:cs="Verdana"/>
        </w:rPr>
      </w:pPr>
    </w:p>
    <w:p w14:paraId="07CC683C" w14:textId="77777777" w:rsidR="004708E7" w:rsidRDefault="004708E7" w:rsidP="004708E7">
      <w:pPr>
        <w:ind w:left="800"/>
      </w:pPr>
      <w:r>
        <w:rPr>
          <w:rFonts w:ascii="Verdana" w:eastAsia="Verdana" w:hAnsi="Verdana" w:cs="Verdana"/>
        </w:rPr>
        <w:t>Author Name: SBM Team</w:t>
      </w:r>
    </w:p>
    <w:p w14:paraId="47C77EAB" w14:textId="3B10B11A" w:rsidR="004708E7" w:rsidRDefault="004708E7" w:rsidP="00DE6E26">
      <w:pPr>
        <w:ind w:left="800"/>
        <w:rPr>
          <w:rFonts w:ascii="Verdana" w:eastAsia="Verdana" w:hAnsi="Verdana" w:cs="Verdana"/>
        </w:rPr>
      </w:pPr>
      <w:r>
        <w:rPr>
          <w:rFonts w:ascii="Verdana" w:eastAsia="Verdana" w:hAnsi="Verdana" w:cs="Verdana"/>
        </w:rPr>
        <w:t xml:space="preserve">Version No:   </w:t>
      </w:r>
      <w:r w:rsidR="00092D3C">
        <w:rPr>
          <w:rFonts w:ascii="Verdana" w:eastAsia="Verdana" w:hAnsi="Verdana" w:cs="Verdana"/>
        </w:rPr>
        <w:t xml:space="preserve"> </w:t>
      </w:r>
      <w:r w:rsidR="005F4108">
        <w:rPr>
          <w:rFonts w:ascii="Verdana" w:eastAsia="Verdana" w:hAnsi="Verdana" w:cs="Verdana"/>
        </w:rPr>
        <w:t>Version 1</w:t>
      </w:r>
      <w:r w:rsidR="001E61C4">
        <w:rPr>
          <w:rFonts w:ascii="Verdana" w:eastAsia="Verdana" w:hAnsi="Verdana" w:cs="Verdana"/>
        </w:rPr>
        <w:t>.</w:t>
      </w:r>
      <w:r w:rsidR="00DE6E26">
        <w:rPr>
          <w:rFonts w:ascii="Verdana" w:eastAsia="Verdana" w:hAnsi="Verdana" w:cs="Verdana"/>
        </w:rPr>
        <w:t>6</w:t>
      </w:r>
    </w:p>
    <w:p w14:paraId="4B533ACA" w14:textId="39FC7CF5" w:rsidR="004708E7" w:rsidRDefault="001A3AF8" w:rsidP="00DE6E26">
      <w:pPr>
        <w:ind w:left="800"/>
        <w:rPr>
          <w:rFonts w:ascii="Verdana" w:eastAsia="Verdana" w:hAnsi="Verdana" w:cs="Verdana"/>
        </w:rPr>
      </w:pPr>
      <w:r>
        <w:rPr>
          <w:rFonts w:ascii="Verdana" w:eastAsia="Verdana" w:hAnsi="Verdana" w:cs="Verdana"/>
        </w:rPr>
        <w:t>Issue Date:    </w:t>
      </w:r>
      <w:r w:rsidR="00DE6E26">
        <w:rPr>
          <w:rFonts w:ascii="Verdana" w:eastAsia="Verdana" w:hAnsi="Verdana" w:cs="Verdana"/>
        </w:rPr>
        <w:t>8</w:t>
      </w:r>
      <w:r w:rsidR="002135D4">
        <w:rPr>
          <w:rFonts w:ascii="Verdana" w:eastAsia="Verdana" w:hAnsi="Verdana" w:cs="Verdana"/>
        </w:rPr>
        <w:t xml:space="preserve"> </w:t>
      </w:r>
      <w:r w:rsidR="00DE6E26">
        <w:rPr>
          <w:rFonts w:ascii="Verdana" w:eastAsia="Verdana" w:hAnsi="Verdana" w:cs="Verdana"/>
        </w:rPr>
        <w:t>December</w:t>
      </w:r>
      <w:r w:rsidR="005F4108">
        <w:rPr>
          <w:rFonts w:ascii="Verdana" w:eastAsia="Verdana" w:hAnsi="Verdana" w:cs="Verdana"/>
        </w:rPr>
        <w:t xml:space="preserve"> </w:t>
      </w:r>
      <w:r>
        <w:rPr>
          <w:rFonts w:ascii="Verdana" w:eastAsia="Verdana" w:hAnsi="Verdana" w:cs="Verdana"/>
        </w:rPr>
        <w:t>201</w:t>
      </w:r>
      <w:r w:rsidR="0039735B">
        <w:rPr>
          <w:rFonts w:ascii="Verdana" w:eastAsia="Verdana" w:hAnsi="Verdana" w:cs="Verdana"/>
        </w:rPr>
        <w:t>9</w:t>
      </w:r>
    </w:p>
    <w:p w14:paraId="53033AF6" w14:textId="77777777" w:rsidR="00726FBA" w:rsidRDefault="00726FBA" w:rsidP="004708E7">
      <w:pPr>
        <w:ind w:left="800"/>
        <w:rPr>
          <w:rFonts w:ascii="Verdana" w:eastAsia="Verdana" w:hAnsi="Verdana" w:cs="Verdana"/>
        </w:rPr>
      </w:pPr>
    </w:p>
    <w:p w14:paraId="3DF9D891" w14:textId="77777777" w:rsidR="00726FBA" w:rsidRDefault="00726FBA" w:rsidP="004708E7">
      <w:pPr>
        <w:ind w:left="800"/>
        <w:rPr>
          <w:rFonts w:ascii="Verdana" w:eastAsia="Verdana" w:hAnsi="Verdana" w:cs="Verdana"/>
        </w:rPr>
      </w:pPr>
    </w:p>
    <w:p w14:paraId="34F60D6A" w14:textId="77777777" w:rsidR="00726FBA" w:rsidRDefault="00726FBA" w:rsidP="004708E7">
      <w:pPr>
        <w:ind w:left="800"/>
        <w:rPr>
          <w:rFonts w:ascii="Verdana" w:eastAsia="Verdana" w:hAnsi="Verdana" w:cs="Verdana"/>
        </w:rPr>
      </w:pPr>
    </w:p>
    <w:p w14:paraId="5E6D7412" w14:textId="77777777" w:rsidR="00726FBA" w:rsidRDefault="00726FBA" w:rsidP="004708E7">
      <w:pPr>
        <w:ind w:left="800"/>
        <w:rPr>
          <w:rFonts w:ascii="Verdana" w:eastAsia="Verdana" w:hAnsi="Verdana" w:cs="Verdana"/>
        </w:rPr>
      </w:pPr>
    </w:p>
    <w:p w14:paraId="280ACB34" w14:textId="77777777" w:rsidR="00726FBA" w:rsidRDefault="00726FBA" w:rsidP="004708E7">
      <w:pPr>
        <w:ind w:left="800"/>
        <w:rPr>
          <w:rFonts w:ascii="Verdana" w:eastAsia="Verdana" w:hAnsi="Verdana" w:cs="Verdana"/>
        </w:rPr>
      </w:pPr>
    </w:p>
    <w:p w14:paraId="41225C9D" w14:textId="77777777" w:rsidR="00726FBA" w:rsidRDefault="00726FBA" w:rsidP="004708E7">
      <w:pPr>
        <w:ind w:left="800"/>
        <w:rPr>
          <w:rFonts w:ascii="Verdana" w:eastAsia="Verdana" w:hAnsi="Verdana" w:cs="Verdana"/>
        </w:rPr>
      </w:pPr>
    </w:p>
    <w:p w14:paraId="5E47BAE4" w14:textId="77777777" w:rsidR="00726FBA" w:rsidRDefault="00726FBA" w:rsidP="004708E7">
      <w:pPr>
        <w:ind w:left="800"/>
        <w:rPr>
          <w:rFonts w:ascii="Verdana" w:eastAsia="Verdana" w:hAnsi="Verdana" w:cs="Verdana"/>
        </w:rPr>
      </w:pPr>
    </w:p>
    <w:p w14:paraId="00D99E17" w14:textId="77777777" w:rsidR="00865D00" w:rsidRDefault="00865D00">
      <w:pPr>
        <w:spacing w:after="0" w:line="240" w:lineRule="auto"/>
        <w:rPr>
          <w:b/>
          <w:bCs/>
          <w:smallCaps/>
          <w:spacing w:val="5"/>
          <w:sz w:val="36"/>
          <w:szCs w:val="36"/>
          <w:lang w:eastAsia="x-none"/>
        </w:rPr>
      </w:pPr>
      <w:r>
        <w:rPr>
          <w:b/>
          <w:bCs/>
        </w:rPr>
        <w:br w:type="page"/>
      </w:r>
    </w:p>
    <w:p w14:paraId="379282FE" w14:textId="77777777" w:rsidR="003241CC" w:rsidRPr="00912A50" w:rsidRDefault="003241CC" w:rsidP="003241CC">
      <w:pPr>
        <w:pStyle w:val="TOCHeading"/>
        <w:numPr>
          <w:ilvl w:val="0"/>
          <w:numId w:val="0"/>
        </w:numPr>
        <w:spacing w:before="0"/>
        <w:rPr>
          <w:b/>
          <w:bCs/>
        </w:rPr>
      </w:pPr>
      <w:r w:rsidRPr="00852AFF">
        <w:rPr>
          <w:b/>
          <w:bCs/>
        </w:rPr>
        <w:lastRenderedPageBreak/>
        <w:t>Table of Contents</w:t>
      </w:r>
    </w:p>
    <w:p w14:paraId="3FB664C2" w14:textId="77777777" w:rsidR="00EA6F7A" w:rsidRDefault="003241CC">
      <w:pPr>
        <w:pStyle w:val="TOC1"/>
        <w:rPr>
          <w:rFonts w:asciiTheme="minorHAnsi" w:eastAsiaTheme="minorEastAsia" w:hAnsiTheme="minorHAnsi" w:cstheme="minorBidi"/>
          <w:b w:val="0"/>
          <w:bCs w:val="0"/>
          <w:caps w:val="0"/>
          <w:sz w:val="22"/>
          <w:szCs w:val="22"/>
          <w:lang w:bidi="ar-SA"/>
        </w:rPr>
      </w:pPr>
      <w:r w:rsidRPr="005633E9">
        <w:rPr>
          <w:rFonts w:ascii="Cambria" w:hAnsi="Cambria"/>
          <w:sz w:val="12"/>
          <w:szCs w:val="8"/>
        </w:rPr>
        <w:fldChar w:fldCharType="begin"/>
      </w:r>
      <w:r w:rsidRPr="005633E9">
        <w:rPr>
          <w:rFonts w:ascii="Cambria" w:hAnsi="Cambria"/>
          <w:sz w:val="12"/>
          <w:szCs w:val="8"/>
        </w:rPr>
        <w:instrText xml:space="preserve"> TOC \o "1-3" \h \z \u </w:instrText>
      </w:r>
      <w:r w:rsidRPr="005633E9">
        <w:rPr>
          <w:rFonts w:ascii="Cambria" w:hAnsi="Cambria"/>
          <w:sz w:val="12"/>
          <w:szCs w:val="8"/>
        </w:rPr>
        <w:fldChar w:fldCharType="separate"/>
      </w:r>
      <w:hyperlink w:anchor="_Toc535244521" w:history="1">
        <w:r w:rsidR="00EA6F7A" w:rsidRPr="00473EBB">
          <w:rPr>
            <w:rStyle w:val="Hyperlink"/>
          </w:rPr>
          <w:t>1</w:t>
        </w:r>
        <w:r w:rsidR="00EA6F7A">
          <w:rPr>
            <w:rFonts w:asciiTheme="minorHAnsi" w:eastAsiaTheme="minorEastAsia" w:hAnsiTheme="minorHAnsi" w:cstheme="minorBidi"/>
            <w:b w:val="0"/>
            <w:bCs w:val="0"/>
            <w:caps w:val="0"/>
            <w:sz w:val="22"/>
            <w:szCs w:val="22"/>
            <w:lang w:bidi="ar-SA"/>
          </w:rPr>
          <w:tab/>
        </w:r>
        <w:r w:rsidR="00EA6F7A" w:rsidRPr="00473EBB">
          <w:rPr>
            <w:rStyle w:val="Hyperlink"/>
          </w:rPr>
          <w:t>Introduction</w:t>
        </w:r>
        <w:r w:rsidR="00EA6F7A">
          <w:rPr>
            <w:webHidden/>
          </w:rPr>
          <w:tab/>
        </w:r>
        <w:r w:rsidR="00EA6F7A">
          <w:rPr>
            <w:webHidden/>
          </w:rPr>
          <w:fldChar w:fldCharType="begin"/>
        </w:r>
        <w:r w:rsidR="00EA6F7A">
          <w:rPr>
            <w:webHidden/>
          </w:rPr>
          <w:instrText xml:space="preserve"> PAGEREF _Toc535244521 \h </w:instrText>
        </w:r>
        <w:r w:rsidR="00EA6F7A">
          <w:rPr>
            <w:webHidden/>
          </w:rPr>
        </w:r>
        <w:r w:rsidR="00EA6F7A">
          <w:rPr>
            <w:webHidden/>
          </w:rPr>
          <w:fldChar w:fldCharType="separate"/>
        </w:r>
        <w:r w:rsidR="00EA6F7A">
          <w:rPr>
            <w:webHidden/>
          </w:rPr>
          <w:t>7</w:t>
        </w:r>
        <w:r w:rsidR="00EA6F7A">
          <w:rPr>
            <w:webHidden/>
          </w:rPr>
          <w:fldChar w:fldCharType="end"/>
        </w:r>
      </w:hyperlink>
    </w:p>
    <w:p w14:paraId="53444509" w14:textId="77777777" w:rsidR="00EA6F7A" w:rsidRDefault="003A55CF">
      <w:pPr>
        <w:pStyle w:val="TOC2"/>
        <w:rPr>
          <w:rFonts w:asciiTheme="minorHAnsi" w:eastAsiaTheme="minorEastAsia" w:hAnsiTheme="minorHAnsi" w:cstheme="minorBidi"/>
          <w:smallCaps w:val="0"/>
          <w:szCs w:val="22"/>
          <w:lang w:bidi="ar-SA"/>
        </w:rPr>
      </w:pPr>
      <w:hyperlink w:anchor="_Toc535244522" w:history="1">
        <w:r w:rsidR="00EA6F7A" w:rsidRPr="00473EBB">
          <w:rPr>
            <w:rStyle w:val="Hyperlink"/>
          </w:rPr>
          <w:t>1.1</w:t>
        </w:r>
        <w:r w:rsidR="00EA6F7A">
          <w:rPr>
            <w:rFonts w:asciiTheme="minorHAnsi" w:eastAsiaTheme="minorEastAsia" w:hAnsiTheme="minorHAnsi" w:cstheme="minorBidi"/>
            <w:smallCaps w:val="0"/>
            <w:szCs w:val="22"/>
            <w:lang w:bidi="ar-SA"/>
          </w:rPr>
          <w:tab/>
        </w:r>
        <w:r w:rsidR="00EA6F7A" w:rsidRPr="00473EBB">
          <w:rPr>
            <w:rStyle w:val="Hyperlink"/>
          </w:rPr>
          <w:t>Description</w:t>
        </w:r>
        <w:r w:rsidR="00EA6F7A">
          <w:rPr>
            <w:webHidden/>
          </w:rPr>
          <w:tab/>
        </w:r>
        <w:r w:rsidR="00EA6F7A">
          <w:rPr>
            <w:webHidden/>
          </w:rPr>
          <w:fldChar w:fldCharType="begin"/>
        </w:r>
        <w:r w:rsidR="00EA6F7A">
          <w:rPr>
            <w:webHidden/>
          </w:rPr>
          <w:instrText xml:space="preserve"> PAGEREF _Toc535244522 \h </w:instrText>
        </w:r>
        <w:r w:rsidR="00EA6F7A">
          <w:rPr>
            <w:webHidden/>
          </w:rPr>
        </w:r>
        <w:r w:rsidR="00EA6F7A">
          <w:rPr>
            <w:webHidden/>
          </w:rPr>
          <w:fldChar w:fldCharType="separate"/>
        </w:r>
        <w:r w:rsidR="00EA6F7A">
          <w:rPr>
            <w:webHidden/>
          </w:rPr>
          <w:t>7</w:t>
        </w:r>
        <w:r w:rsidR="00EA6F7A">
          <w:rPr>
            <w:webHidden/>
          </w:rPr>
          <w:fldChar w:fldCharType="end"/>
        </w:r>
      </w:hyperlink>
    </w:p>
    <w:p w14:paraId="7D194CF2" w14:textId="77777777" w:rsidR="00EA6F7A" w:rsidRDefault="003A55CF">
      <w:pPr>
        <w:pStyle w:val="TOC2"/>
        <w:rPr>
          <w:rFonts w:asciiTheme="minorHAnsi" w:eastAsiaTheme="minorEastAsia" w:hAnsiTheme="minorHAnsi" w:cstheme="minorBidi"/>
          <w:smallCaps w:val="0"/>
          <w:szCs w:val="22"/>
          <w:lang w:bidi="ar-SA"/>
        </w:rPr>
      </w:pPr>
      <w:hyperlink w:anchor="_Toc535244523" w:history="1">
        <w:r w:rsidR="00EA6F7A" w:rsidRPr="00473EBB">
          <w:rPr>
            <w:rStyle w:val="Hyperlink"/>
          </w:rPr>
          <w:t>1.2</w:t>
        </w:r>
        <w:r w:rsidR="00EA6F7A">
          <w:rPr>
            <w:rFonts w:asciiTheme="minorHAnsi" w:eastAsiaTheme="minorEastAsia" w:hAnsiTheme="minorHAnsi" w:cstheme="minorBidi"/>
            <w:smallCaps w:val="0"/>
            <w:szCs w:val="22"/>
            <w:lang w:bidi="ar-SA"/>
          </w:rPr>
          <w:tab/>
        </w:r>
        <w:r w:rsidR="00EA6F7A" w:rsidRPr="00473EBB">
          <w:rPr>
            <w:rStyle w:val="Hyperlink"/>
          </w:rPr>
          <w:t>Purpose</w:t>
        </w:r>
        <w:r w:rsidR="00EA6F7A">
          <w:rPr>
            <w:webHidden/>
          </w:rPr>
          <w:tab/>
        </w:r>
        <w:r w:rsidR="00EA6F7A">
          <w:rPr>
            <w:webHidden/>
          </w:rPr>
          <w:fldChar w:fldCharType="begin"/>
        </w:r>
        <w:r w:rsidR="00EA6F7A">
          <w:rPr>
            <w:webHidden/>
          </w:rPr>
          <w:instrText xml:space="preserve"> PAGEREF _Toc535244523 \h </w:instrText>
        </w:r>
        <w:r w:rsidR="00EA6F7A">
          <w:rPr>
            <w:webHidden/>
          </w:rPr>
        </w:r>
        <w:r w:rsidR="00EA6F7A">
          <w:rPr>
            <w:webHidden/>
          </w:rPr>
          <w:fldChar w:fldCharType="separate"/>
        </w:r>
        <w:r w:rsidR="00EA6F7A">
          <w:rPr>
            <w:webHidden/>
          </w:rPr>
          <w:t>8</w:t>
        </w:r>
        <w:r w:rsidR="00EA6F7A">
          <w:rPr>
            <w:webHidden/>
          </w:rPr>
          <w:fldChar w:fldCharType="end"/>
        </w:r>
      </w:hyperlink>
    </w:p>
    <w:p w14:paraId="4EA9E895" w14:textId="77777777" w:rsidR="00EA6F7A" w:rsidRDefault="003A55CF">
      <w:pPr>
        <w:pStyle w:val="TOC2"/>
        <w:rPr>
          <w:rFonts w:asciiTheme="minorHAnsi" w:eastAsiaTheme="minorEastAsia" w:hAnsiTheme="minorHAnsi" w:cstheme="minorBidi"/>
          <w:smallCaps w:val="0"/>
          <w:szCs w:val="22"/>
          <w:lang w:bidi="ar-SA"/>
        </w:rPr>
      </w:pPr>
      <w:hyperlink w:anchor="_Toc535244524" w:history="1">
        <w:r w:rsidR="00EA6F7A" w:rsidRPr="00473EBB">
          <w:rPr>
            <w:rStyle w:val="Hyperlink"/>
          </w:rPr>
          <w:t>1.3</w:t>
        </w:r>
        <w:r w:rsidR="00EA6F7A">
          <w:rPr>
            <w:rFonts w:asciiTheme="minorHAnsi" w:eastAsiaTheme="minorEastAsia" w:hAnsiTheme="minorHAnsi" w:cstheme="minorBidi"/>
            <w:smallCaps w:val="0"/>
            <w:szCs w:val="22"/>
            <w:lang w:bidi="ar-SA"/>
          </w:rPr>
          <w:tab/>
        </w:r>
        <w:r w:rsidR="00EA6F7A" w:rsidRPr="00473EBB">
          <w:rPr>
            <w:rStyle w:val="Hyperlink"/>
          </w:rPr>
          <w:t>Reference</w:t>
        </w:r>
        <w:r w:rsidR="00EA6F7A">
          <w:rPr>
            <w:webHidden/>
          </w:rPr>
          <w:tab/>
        </w:r>
        <w:r w:rsidR="00EA6F7A">
          <w:rPr>
            <w:webHidden/>
          </w:rPr>
          <w:fldChar w:fldCharType="begin"/>
        </w:r>
        <w:r w:rsidR="00EA6F7A">
          <w:rPr>
            <w:webHidden/>
          </w:rPr>
          <w:instrText xml:space="preserve"> PAGEREF _Toc535244524 \h </w:instrText>
        </w:r>
        <w:r w:rsidR="00EA6F7A">
          <w:rPr>
            <w:webHidden/>
          </w:rPr>
        </w:r>
        <w:r w:rsidR="00EA6F7A">
          <w:rPr>
            <w:webHidden/>
          </w:rPr>
          <w:fldChar w:fldCharType="separate"/>
        </w:r>
        <w:r w:rsidR="00EA6F7A">
          <w:rPr>
            <w:webHidden/>
          </w:rPr>
          <w:t>8</w:t>
        </w:r>
        <w:r w:rsidR="00EA6F7A">
          <w:rPr>
            <w:webHidden/>
          </w:rPr>
          <w:fldChar w:fldCharType="end"/>
        </w:r>
      </w:hyperlink>
    </w:p>
    <w:p w14:paraId="674C81F4" w14:textId="77777777" w:rsidR="00EA6F7A" w:rsidRDefault="003A55CF">
      <w:pPr>
        <w:pStyle w:val="TOC1"/>
        <w:rPr>
          <w:rFonts w:asciiTheme="minorHAnsi" w:eastAsiaTheme="minorEastAsia" w:hAnsiTheme="minorHAnsi" w:cstheme="minorBidi"/>
          <w:b w:val="0"/>
          <w:bCs w:val="0"/>
          <w:caps w:val="0"/>
          <w:sz w:val="22"/>
          <w:szCs w:val="22"/>
          <w:lang w:bidi="ar-SA"/>
        </w:rPr>
      </w:pPr>
      <w:hyperlink w:anchor="_Toc535244525" w:history="1">
        <w:r w:rsidR="00EA6F7A" w:rsidRPr="00473EBB">
          <w:rPr>
            <w:rStyle w:val="Hyperlink"/>
          </w:rPr>
          <w:t>2</w:t>
        </w:r>
        <w:r w:rsidR="00EA6F7A">
          <w:rPr>
            <w:rFonts w:asciiTheme="minorHAnsi" w:eastAsiaTheme="minorEastAsia" w:hAnsiTheme="minorHAnsi" w:cstheme="minorBidi"/>
            <w:b w:val="0"/>
            <w:bCs w:val="0"/>
            <w:caps w:val="0"/>
            <w:sz w:val="22"/>
            <w:szCs w:val="22"/>
            <w:lang w:bidi="ar-SA"/>
          </w:rPr>
          <w:tab/>
        </w:r>
        <w:r w:rsidR="00EA6F7A" w:rsidRPr="00473EBB">
          <w:rPr>
            <w:rStyle w:val="Hyperlink"/>
          </w:rPr>
          <w:t>Subject Area: Common Tables</w:t>
        </w:r>
        <w:r w:rsidR="00EA6F7A">
          <w:rPr>
            <w:webHidden/>
          </w:rPr>
          <w:tab/>
        </w:r>
        <w:r w:rsidR="00EA6F7A">
          <w:rPr>
            <w:webHidden/>
          </w:rPr>
          <w:fldChar w:fldCharType="begin"/>
        </w:r>
        <w:r w:rsidR="00EA6F7A">
          <w:rPr>
            <w:webHidden/>
          </w:rPr>
          <w:instrText xml:space="preserve"> PAGEREF _Toc535244525 \h </w:instrText>
        </w:r>
        <w:r w:rsidR="00EA6F7A">
          <w:rPr>
            <w:webHidden/>
          </w:rPr>
        </w:r>
        <w:r w:rsidR="00EA6F7A">
          <w:rPr>
            <w:webHidden/>
          </w:rPr>
          <w:fldChar w:fldCharType="separate"/>
        </w:r>
        <w:r w:rsidR="00EA6F7A">
          <w:rPr>
            <w:webHidden/>
          </w:rPr>
          <w:t>9</w:t>
        </w:r>
        <w:r w:rsidR="00EA6F7A">
          <w:rPr>
            <w:webHidden/>
          </w:rPr>
          <w:fldChar w:fldCharType="end"/>
        </w:r>
      </w:hyperlink>
    </w:p>
    <w:p w14:paraId="7D226812" w14:textId="77777777" w:rsidR="00EA6F7A" w:rsidRDefault="003A55CF">
      <w:pPr>
        <w:pStyle w:val="TOC2"/>
        <w:rPr>
          <w:rFonts w:asciiTheme="minorHAnsi" w:eastAsiaTheme="minorEastAsia" w:hAnsiTheme="minorHAnsi" w:cstheme="minorBidi"/>
          <w:smallCaps w:val="0"/>
          <w:szCs w:val="22"/>
          <w:lang w:bidi="ar-SA"/>
        </w:rPr>
      </w:pPr>
      <w:hyperlink w:anchor="_Toc535244526" w:history="1">
        <w:r w:rsidR="00EA6F7A" w:rsidRPr="00473EBB">
          <w:rPr>
            <w:rStyle w:val="Hyperlink"/>
          </w:rPr>
          <w:t>2.1</w:t>
        </w:r>
        <w:r w:rsidR="00EA6F7A">
          <w:rPr>
            <w:rFonts w:asciiTheme="minorHAnsi" w:eastAsiaTheme="minorEastAsia" w:hAnsiTheme="minorHAnsi" w:cstheme="minorBidi"/>
            <w:smallCaps w:val="0"/>
            <w:szCs w:val="22"/>
            <w:lang w:bidi="ar-SA"/>
          </w:rPr>
          <w:tab/>
        </w:r>
        <w:r w:rsidR="00EA6F7A" w:rsidRPr="00473EBB">
          <w:rPr>
            <w:rStyle w:val="Hyperlink"/>
          </w:rPr>
          <w:t>Logical Data Model (LDM)</w:t>
        </w:r>
        <w:r w:rsidR="00EA6F7A">
          <w:rPr>
            <w:webHidden/>
          </w:rPr>
          <w:tab/>
        </w:r>
        <w:r w:rsidR="00EA6F7A">
          <w:rPr>
            <w:webHidden/>
          </w:rPr>
          <w:fldChar w:fldCharType="begin"/>
        </w:r>
        <w:r w:rsidR="00EA6F7A">
          <w:rPr>
            <w:webHidden/>
          </w:rPr>
          <w:instrText xml:space="preserve"> PAGEREF _Toc535244526 \h </w:instrText>
        </w:r>
        <w:r w:rsidR="00EA6F7A">
          <w:rPr>
            <w:webHidden/>
          </w:rPr>
        </w:r>
        <w:r w:rsidR="00EA6F7A">
          <w:rPr>
            <w:webHidden/>
          </w:rPr>
          <w:fldChar w:fldCharType="separate"/>
        </w:r>
        <w:r w:rsidR="00EA6F7A">
          <w:rPr>
            <w:webHidden/>
          </w:rPr>
          <w:t>9</w:t>
        </w:r>
        <w:r w:rsidR="00EA6F7A">
          <w:rPr>
            <w:webHidden/>
          </w:rPr>
          <w:fldChar w:fldCharType="end"/>
        </w:r>
      </w:hyperlink>
    </w:p>
    <w:p w14:paraId="2BFF731A"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27" w:history="1">
        <w:r w:rsidR="00EA6F7A" w:rsidRPr="00473EBB">
          <w:rPr>
            <w:rStyle w:val="Hyperlink"/>
            <w:b/>
            <w:bCs/>
            <w:noProof/>
          </w:rPr>
          <w:t>2.1.1</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Agency Service Request</w:t>
        </w:r>
        <w:r w:rsidR="00EA6F7A">
          <w:rPr>
            <w:noProof/>
            <w:webHidden/>
          </w:rPr>
          <w:tab/>
        </w:r>
        <w:r w:rsidR="00EA6F7A">
          <w:rPr>
            <w:noProof/>
            <w:webHidden/>
          </w:rPr>
          <w:fldChar w:fldCharType="begin"/>
        </w:r>
        <w:r w:rsidR="00EA6F7A">
          <w:rPr>
            <w:noProof/>
            <w:webHidden/>
          </w:rPr>
          <w:instrText xml:space="preserve"> PAGEREF _Toc535244527 \h </w:instrText>
        </w:r>
        <w:r w:rsidR="00EA6F7A">
          <w:rPr>
            <w:noProof/>
            <w:webHidden/>
          </w:rPr>
        </w:r>
        <w:r w:rsidR="00EA6F7A">
          <w:rPr>
            <w:noProof/>
            <w:webHidden/>
          </w:rPr>
          <w:fldChar w:fldCharType="separate"/>
        </w:r>
        <w:r w:rsidR="00EA6F7A">
          <w:rPr>
            <w:noProof/>
            <w:webHidden/>
          </w:rPr>
          <w:t>10</w:t>
        </w:r>
        <w:r w:rsidR="00EA6F7A">
          <w:rPr>
            <w:noProof/>
            <w:webHidden/>
          </w:rPr>
          <w:fldChar w:fldCharType="end"/>
        </w:r>
      </w:hyperlink>
    </w:p>
    <w:p w14:paraId="01EF69F7"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28" w:history="1">
        <w:r w:rsidR="00EA6F7A" w:rsidRPr="00473EBB">
          <w:rPr>
            <w:rStyle w:val="Hyperlink"/>
            <w:b/>
            <w:bCs/>
            <w:noProof/>
          </w:rPr>
          <w:t>2.1.2</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Agency Service Request Status</w:t>
        </w:r>
        <w:r w:rsidR="00EA6F7A">
          <w:rPr>
            <w:noProof/>
            <w:webHidden/>
          </w:rPr>
          <w:tab/>
        </w:r>
        <w:r w:rsidR="00EA6F7A">
          <w:rPr>
            <w:noProof/>
            <w:webHidden/>
          </w:rPr>
          <w:fldChar w:fldCharType="begin"/>
        </w:r>
        <w:r w:rsidR="00EA6F7A">
          <w:rPr>
            <w:noProof/>
            <w:webHidden/>
          </w:rPr>
          <w:instrText xml:space="preserve"> PAGEREF _Toc535244528 \h </w:instrText>
        </w:r>
        <w:r w:rsidR="00EA6F7A">
          <w:rPr>
            <w:noProof/>
            <w:webHidden/>
          </w:rPr>
        </w:r>
        <w:r w:rsidR="00EA6F7A">
          <w:rPr>
            <w:noProof/>
            <w:webHidden/>
          </w:rPr>
          <w:fldChar w:fldCharType="separate"/>
        </w:r>
        <w:r w:rsidR="00EA6F7A">
          <w:rPr>
            <w:noProof/>
            <w:webHidden/>
          </w:rPr>
          <w:t>11</w:t>
        </w:r>
        <w:r w:rsidR="00EA6F7A">
          <w:rPr>
            <w:noProof/>
            <w:webHidden/>
          </w:rPr>
          <w:fldChar w:fldCharType="end"/>
        </w:r>
      </w:hyperlink>
    </w:p>
    <w:p w14:paraId="58C0E113"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29" w:history="1">
        <w:r w:rsidR="00EA6F7A" w:rsidRPr="00473EBB">
          <w:rPr>
            <w:rStyle w:val="Hyperlink"/>
            <w:b/>
            <w:bCs/>
            <w:noProof/>
          </w:rPr>
          <w:t>2.1.3</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Request Header More Info</w:t>
        </w:r>
        <w:r w:rsidR="00EA6F7A">
          <w:rPr>
            <w:noProof/>
            <w:webHidden/>
          </w:rPr>
          <w:tab/>
        </w:r>
        <w:r w:rsidR="00EA6F7A">
          <w:rPr>
            <w:noProof/>
            <w:webHidden/>
          </w:rPr>
          <w:fldChar w:fldCharType="begin"/>
        </w:r>
        <w:r w:rsidR="00EA6F7A">
          <w:rPr>
            <w:noProof/>
            <w:webHidden/>
          </w:rPr>
          <w:instrText xml:space="preserve"> PAGEREF _Toc535244529 \h </w:instrText>
        </w:r>
        <w:r w:rsidR="00EA6F7A">
          <w:rPr>
            <w:noProof/>
            <w:webHidden/>
          </w:rPr>
        </w:r>
        <w:r w:rsidR="00EA6F7A">
          <w:rPr>
            <w:noProof/>
            <w:webHidden/>
          </w:rPr>
          <w:fldChar w:fldCharType="separate"/>
        </w:r>
        <w:r w:rsidR="00EA6F7A">
          <w:rPr>
            <w:noProof/>
            <w:webHidden/>
          </w:rPr>
          <w:t>12</w:t>
        </w:r>
        <w:r w:rsidR="00EA6F7A">
          <w:rPr>
            <w:noProof/>
            <w:webHidden/>
          </w:rPr>
          <w:fldChar w:fldCharType="end"/>
        </w:r>
      </w:hyperlink>
    </w:p>
    <w:p w14:paraId="7A878685"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30" w:history="1">
        <w:r w:rsidR="00EA6F7A" w:rsidRPr="00473EBB">
          <w:rPr>
            <w:rStyle w:val="Hyperlink"/>
            <w:b/>
            <w:bCs/>
            <w:noProof/>
          </w:rPr>
          <w:t>2.1.4</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Request Header Note</w:t>
        </w:r>
        <w:r w:rsidR="00EA6F7A">
          <w:rPr>
            <w:noProof/>
            <w:webHidden/>
          </w:rPr>
          <w:tab/>
        </w:r>
        <w:r w:rsidR="00EA6F7A">
          <w:rPr>
            <w:noProof/>
            <w:webHidden/>
          </w:rPr>
          <w:fldChar w:fldCharType="begin"/>
        </w:r>
        <w:r w:rsidR="00EA6F7A">
          <w:rPr>
            <w:noProof/>
            <w:webHidden/>
          </w:rPr>
          <w:instrText xml:space="preserve"> PAGEREF _Toc535244530 \h </w:instrText>
        </w:r>
        <w:r w:rsidR="00EA6F7A">
          <w:rPr>
            <w:noProof/>
            <w:webHidden/>
          </w:rPr>
        </w:r>
        <w:r w:rsidR="00EA6F7A">
          <w:rPr>
            <w:noProof/>
            <w:webHidden/>
          </w:rPr>
          <w:fldChar w:fldCharType="separate"/>
        </w:r>
        <w:r w:rsidR="00EA6F7A">
          <w:rPr>
            <w:noProof/>
            <w:webHidden/>
          </w:rPr>
          <w:t>12</w:t>
        </w:r>
        <w:r w:rsidR="00EA6F7A">
          <w:rPr>
            <w:noProof/>
            <w:webHidden/>
          </w:rPr>
          <w:fldChar w:fldCharType="end"/>
        </w:r>
      </w:hyperlink>
    </w:p>
    <w:p w14:paraId="3C408D62"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31" w:history="1">
        <w:r w:rsidR="00EA6F7A" w:rsidRPr="00473EBB">
          <w:rPr>
            <w:rStyle w:val="Hyperlink"/>
            <w:b/>
            <w:bCs/>
            <w:noProof/>
          </w:rPr>
          <w:t>2.1.5</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Agency Service Request Reviewer Notes</w:t>
        </w:r>
        <w:r w:rsidR="00EA6F7A">
          <w:rPr>
            <w:noProof/>
            <w:webHidden/>
          </w:rPr>
          <w:tab/>
        </w:r>
        <w:r w:rsidR="00EA6F7A">
          <w:rPr>
            <w:noProof/>
            <w:webHidden/>
          </w:rPr>
          <w:fldChar w:fldCharType="begin"/>
        </w:r>
        <w:r w:rsidR="00EA6F7A">
          <w:rPr>
            <w:noProof/>
            <w:webHidden/>
          </w:rPr>
          <w:instrText xml:space="preserve"> PAGEREF _Toc535244531 \h </w:instrText>
        </w:r>
        <w:r w:rsidR="00EA6F7A">
          <w:rPr>
            <w:noProof/>
            <w:webHidden/>
          </w:rPr>
        </w:r>
        <w:r w:rsidR="00EA6F7A">
          <w:rPr>
            <w:noProof/>
            <w:webHidden/>
          </w:rPr>
          <w:fldChar w:fldCharType="separate"/>
        </w:r>
        <w:r w:rsidR="00EA6F7A">
          <w:rPr>
            <w:noProof/>
            <w:webHidden/>
          </w:rPr>
          <w:t>12</w:t>
        </w:r>
        <w:r w:rsidR="00EA6F7A">
          <w:rPr>
            <w:noProof/>
            <w:webHidden/>
          </w:rPr>
          <w:fldChar w:fldCharType="end"/>
        </w:r>
      </w:hyperlink>
    </w:p>
    <w:p w14:paraId="137CC631"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32" w:history="1">
        <w:r w:rsidR="00EA6F7A" w:rsidRPr="00473EBB">
          <w:rPr>
            <w:rStyle w:val="Hyperlink"/>
            <w:b/>
            <w:bCs/>
            <w:noProof/>
          </w:rPr>
          <w:t>2.1.6</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Third Party</w:t>
        </w:r>
        <w:r w:rsidR="00EA6F7A">
          <w:rPr>
            <w:noProof/>
            <w:webHidden/>
          </w:rPr>
          <w:tab/>
        </w:r>
        <w:r w:rsidR="00EA6F7A">
          <w:rPr>
            <w:noProof/>
            <w:webHidden/>
          </w:rPr>
          <w:fldChar w:fldCharType="begin"/>
        </w:r>
        <w:r w:rsidR="00EA6F7A">
          <w:rPr>
            <w:noProof/>
            <w:webHidden/>
          </w:rPr>
          <w:instrText xml:space="preserve"> PAGEREF _Toc535244532 \h </w:instrText>
        </w:r>
        <w:r w:rsidR="00EA6F7A">
          <w:rPr>
            <w:noProof/>
            <w:webHidden/>
          </w:rPr>
        </w:r>
        <w:r w:rsidR="00EA6F7A">
          <w:rPr>
            <w:noProof/>
            <w:webHidden/>
          </w:rPr>
          <w:fldChar w:fldCharType="separate"/>
        </w:r>
        <w:r w:rsidR="00EA6F7A">
          <w:rPr>
            <w:noProof/>
            <w:webHidden/>
          </w:rPr>
          <w:t>13</w:t>
        </w:r>
        <w:r w:rsidR="00EA6F7A">
          <w:rPr>
            <w:noProof/>
            <w:webHidden/>
          </w:rPr>
          <w:fldChar w:fldCharType="end"/>
        </w:r>
      </w:hyperlink>
    </w:p>
    <w:p w14:paraId="34CBF442"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33" w:history="1">
        <w:r w:rsidR="00EA6F7A" w:rsidRPr="00473EBB">
          <w:rPr>
            <w:rStyle w:val="Hyperlink"/>
            <w:b/>
            <w:bCs/>
            <w:noProof/>
          </w:rPr>
          <w:t>2.1.7</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Involved Party</w:t>
        </w:r>
        <w:r w:rsidR="00EA6F7A">
          <w:rPr>
            <w:noProof/>
            <w:webHidden/>
          </w:rPr>
          <w:tab/>
        </w:r>
        <w:r w:rsidR="00EA6F7A">
          <w:rPr>
            <w:noProof/>
            <w:webHidden/>
          </w:rPr>
          <w:fldChar w:fldCharType="begin"/>
        </w:r>
        <w:r w:rsidR="00EA6F7A">
          <w:rPr>
            <w:noProof/>
            <w:webHidden/>
          </w:rPr>
          <w:instrText xml:space="preserve"> PAGEREF _Toc535244533 \h </w:instrText>
        </w:r>
        <w:r w:rsidR="00EA6F7A">
          <w:rPr>
            <w:noProof/>
            <w:webHidden/>
          </w:rPr>
        </w:r>
        <w:r w:rsidR="00EA6F7A">
          <w:rPr>
            <w:noProof/>
            <w:webHidden/>
          </w:rPr>
          <w:fldChar w:fldCharType="separate"/>
        </w:r>
        <w:r w:rsidR="00EA6F7A">
          <w:rPr>
            <w:noProof/>
            <w:webHidden/>
          </w:rPr>
          <w:t>13</w:t>
        </w:r>
        <w:r w:rsidR="00EA6F7A">
          <w:rPr>
            <w:noProof/>
            <w:webHidden/>
          </w:rPr>
          <w:fldChar w:fldCharType="end"/>
        </w:r>
      </w:hyperlink>
    </w:p>
    <w:p w14:paraId="0F665322"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34" w:history="1">
        <w:r w:rsidR="00EA6F7A" w:rsidRPr="00473EBB">
          <w:rPr>
            <w:rStyle w:val="Hyperlink"/>
            <w:b/>
            <w:bCs/>
            <w:noProof/>
          </w:rPr>
          <w:t>2.1.8</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Executor Service Task</w:t>
        </w:r>
        <w:r w:rsidR="00EA6F7A">
          <w:rPr>
            <w:noProof/>
            <w:webHidden/>
          </w:rPr>
          <w:tab/>
        </w:r>
        <w:r w:rsidR="00EA6F7A">
          <w:rPr>
            <w:noProof/>
            <w:webHidden/>
          </w:rPr>
          <w:fldChar w:fldCharType="begin"/>
        </w:r>
        <w:r w:rsidR="00EA6F7A">
          <w:rPr>
            <w:noProof/>
            <w:webHidden/>
          </w:rPr>
          <w:instrText xml:space="preserve"> PAGEREF _Toc535244534 \h </w:instrText>
        </w:r>
        <w:r w:rsidR="00EA6F7A">
          <w:rPr>
            <w:noProof/>
            <w:webHidden/>
          </w:rPr>
        </w:r>
        <w:r w:rsidR="00EA6F7A">
          <w:rPr>
            <w:noProof/>
            <w:webHidden/>
          </w:rPr>
          <w:fldChar w:fldCharType="separate"/>
        </w:r>
        <w:r w:rsidR="00EA6F7A">
          <w:rPr>
            <w:noProof/>
            <w:webHidden/>
          </w:rPr>
          <w:t>13</w:t>
        </w:r>
        <w:r w:rsidR="00EA6F7A">
          <w:rPr>
            <w:noProof/>
            <w:webHidden/>
          </w:rPr>
          <w:fldChar w:fldCharType="end"/>
        </w:r>
      </w:hyperlink>
    </w:p>
    <w:p w14:paraId="638FF9F2"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35" w:history="1">
        <w:r w:rsidR="00EA6F7A" w:rsidRPr="00473EBB">
          <w:rPr>
            <w:rStyle w:val="Hyperlink"/>
            <w:b/>
            <w:bCs/>
            <w:noProof/>
          </w:rPr>
          <w:t>2.1.9</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Executor Service Task Status</w:t>
        </w:r>
        <w:r w:rsidR="00EA6F7A">
          <w:rPr>
            <w:noProof/>
            <w:webHidden/>
          </w:rPr>
          <w:tab/>
        </w:r>
        <w:r w:rsidR="00EA6F7A">
          <w:rPr>
            <w:noProof/>
            <w:webHidden/>
          </w:rPr>
          <w:fldChar w:fldCharType="begin"/>
        </w:r>
        <w:r w:rsidR="00EA6F7A">
          <w:rPr>
            <w:noProof/>
            <w:webHidden/>
          </w:rPr>
          <w:instrText xml:space="preserve"> PAGEREF _Toc535244535 \h </w:instrText>
        </w:r>
        <w:r w:rsidR="00EA6F7A">
          <w:rPr>
            <w:noProof/>
            <w:webHidden/>
          </w:rPr>
        </w:r>
        <w:r w:rsidR="00EA6F7A">
          <w:rPr>
            <w:noProof/>
            <w:webHidden/>
          </w:rPr>
          <w:fldChar w:fldCharType="separate"/>
        </w:r>
        <w:r w:rsidR="00EA6F7A">
          <w:rPr>
            <w:noProof/>
            <w:webHidden/>
          </w:rPr>
          <w:t>14</w:t>
        </w:r>
        <w:r w:rsidR="00EA6F7A">
          <w:rPr>
            <w:noProof/>
            <w:webHidden/>
          </w:rPr>
          <w:fldChar w:fldCharType="end"/>
        </w:r>
      </w:hyperlink>
    </w:p>
    <w:p w14:paraId="25749467" w14:textId="77777777" w:rsidR="00EA6F7A" w:rsidRDefault="003A55CF">
      <w:pPr>
        <w:pStyle w:val="TOC3"/>
        <w:tabs>
          <w:tab w:val="left" w:pos="1320"/>
          <w:tab w:val="right" w:leader="dot" w:pos="9621"/>
        </w:tabs>
        <w:rPr>
          <w:rFonts w:asciiTheme="minorHAnsi" w:eastAsiaTheme="minorEastAsia" w:hAnsiTheme="minorHAnsi" w:cstheme="minorBidi"/>
          <w:i w:val="0"/>
          <w:iCs w:val="0"/>
          <w:noProof/>
          <w:sz w:val="22"/>
          <w:szCs w:val="22"/>
          <w:lang w:bidi="ar-SA"/>
        </w:rPr>
      </w:pPr>
      <w:hyperlink w:anchor="_Toc535244536" w:history="1">
        <w:r w:rsidR="00EA6F7A" w:rsidRPr="00473EBB">
          <w:rPr>
            <w:rStyle w:val="Hyperlink"/>
            <w:b/>
            <w:bCs/>
            <w:noProof/>
          </w:rPr>
          <w:t>2.1.10</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Executor Service Task Reviewer Notes</w:t>
        </w:r>
        <w:r w:rsidR="00EA6F7A">
          <w:rPr>
            <w:noProof/>
            <w:webHidden/>
          </w:rPr>
          <w:tab/>
        </w:r>
        <w:r w:rsidR="00EA6F7A">
          <w:rPr>
            <w:noProof/>
            <w:webHidden/>
          </w:rPr>
          <w:fldChar w:fldCharType="begin"/>
        </w:r>
        <w:r w:rsidR="00EA6F7A">
          <w:rPr>
            <w:noProof/>
            <w:webHidden/>
          </w:rPr>
          <w:instrText xml:space="preserve"> PAGEREF _Toc535244536 \h </w:instrText>
        </w:r>
        <w:r w:rsidR="00EA6F7A">
          <w:rPr>
            <w:noProof/>
            <w:webHidden/>
          </w:rPr>
        </w:r>
        <w:r w:rsidR="00EA6F7A">
          <w:rPr>
            <w:noProof/>
            <w:webHidden/>
          </w:rPr>
          <w:fldChar w:fldCharType="separate"/>
        </w:r>
        <w:r w:rsidR="00EA6F7A">
          <w:rPr>
            <w:noProof/>
            <w:webHidden/>
          </w:rPr>
          <w:t>14</w:t>
        </w:r>
        <w:r w:rsidR="00EA6F7A">
          <w:rPr>
            <w:noProof/>
            <w:webHidden/>
          </w:rPr>
          <w:fldChar w:fldCharType="end"/>
        </w:r>
      </w:hyperlink>
    </w:p>
    <w:p w14:paraId="046E04F2" w14:textId="77777777" w:rsidR="00EA6F7A" w:rsidRDefault="003A55CF">
      <w:pPr>
        <w:pStyle w:val="TOC3"/>
        <w:tabs>
          <w:tab w:val="left" w:pos="1320"/>
          <w:tab w:val="right" w:leader="dot" w:pos="9621"/>
        </w:tabs>
        <w:rPr>
          <w:rFonts w:asciiTheme="minorHAnsi" w:eastAsiaTheme="minorEastAsia" w:hAnsiTheme="minorHAnsi" w:cstheme="minorBidi"/>
          <w:i w:val="0"/>
          <w:iCs w:val="0"/>
          <w:noProof/>
          <w:sz w:val="22"/>
          <w:szCs w:val="22"/>
          <w:lang w:bidi="ar-SA"/>
        </w:rPr>
      </w:pPr>
      <w:hyperlink w:anchor="_Toc535244537" w:history="1">
        <w:r w:rsidR="00EA6F7A" w:rsidRPr="00473EBB">
          <w:rPr>
            <w:rStyle w:val="Hyperlink"/>
            <w:b/>
            <w:bCs/>
            <w:noProof/>
          </w:rPr>
          <w:t>2.1.11</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Product joint Account</w:t>
        </w:r>
        <w:r w:rsidR="00EA6F7A">
          <w:rPr>
            <w:noProof/>
            <w:webHidden/>
          </w:rPr>
          <w:tab/>
        </w:r>
        <w:r w:rsidR="00EA6F7A">
          <w:rPr>
            <w:noProof/>
            <w:webHidden/>
          </w:rPr>
          <w:fldChar w:fldCharType="begin"/>
        </w:r>
        <w:r w:rsidR="00EA6F7A">
          <w:rPr>
            <w:noProof/>
            <w:webHidden/>
          </w:rPr>
          <w:instrText xml:space="preserve"> PAGEREF _Toc535244537 \h </w:instrText>
        </w:r>
        <w:r w:rsidR="00EA6F7A">
          <w:rPr>
            <w:noProof/>
            <w:webHidden/>
          </w:rPr>
        </w:r>
        <w:r w:rsidR="00EA6F7A">
          <w:rPr>
            <w:noProof/>
            <w:webHidden/>
          </w:rPr>
          <w:fldChar w:fldCharType="separate"/>
        </w:r>
        <w:r w:rsidR="00EA6F7A">
          <w:rPr>
            <w:noProof/>
            <w:webHidden/>
          </w:rPr>
          <w:t>15</w:t>
        </w:r>
        <w:r w:rsidR="00EA6F7A">
          <w:rPr>
            <w:noProof/>
            <w:webHidden/>
          </w:rPr>
          <w:fldChar w:fldCharType="end"/>
        </w:r>
      </w:hyperlink>
    </w:p>
    <w:p w14:paraId="0BC05D02" w14:textId="77777777" w:rsidR="00EA6F7A" w:rsidRDefault="003A55CF">
      <w:pPr>
        <w:pStyle w:val="TOC3"/>
        <w:tabs>
          <w:tab w:val="left" w:pos="1320"/>
          <w:tab w:val="right" w:leader="dot" w:pos="9621"/>
        </w:tabs>
        <w:rPr>
          <w:rFonts w:asciiTheme="minorHAnsi" w:eastAsiaTheme="minorEastAsia" w:hAnsiTheme="minorHAnsi" w:cstheme="minorBidi"/>
          <w:i w:val="0"/>
          <w:iCs w:val="0"/>
          <w:noProof/>
          <w:sz w:val="22"/>
          <w:szCs w:val="22"/>
          <w:lang w:bidi="ar-SA"/>
        </w:rPr>
      </w:pPr>
      <w:hyperlink w:anchor="_Toc535244538" w:history="1">
        <w:r w:rsidR="00EA6F7A" w:rsidRPr="00473EBB">
          <w:rPr>
            <w:rStyle w:val="Hyperlink"/>
            <w:b/>
            <w:bCs/>
            <w:noProof/>
          </w:rPr>
          <w:t>2.1.12</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Product Shares</w:t>
        </w:r>
        <w:r w:rsidR="00EA6F7A">
          <w:rPr>
            <w:noProof/>
            <w:webHidden/>
          </w:rPr>
          <w:tab/>
        </w:r>
        <w:r w:rsidR="00EA6F7A">
          <w:rPr>
            <w:noProof/>
            <w:webHidden/>
          </w:rPr>
          <w:fldChar w:fldCharType="begin"/>
        </w:r>
        <w:r w:rsidR="00EA6F7A">
          <w:rPr>
            <w:noProof/>
            <w:webHidden/>
          </w:rPr>
          <w:instrText xml:space="preserve"> PAGEREF _Toc535244538 \h </w:instrText>
        </w:r>
        <w:r w:rsidR="00EA6F7A">
          <w:rPr>
            <w:noProof/>
            <w:webHidden/>
          </w:rPr>
        </w:r>
        <w:r w:rsidR="00EA6F7A">
          <w:rPr>
            <w:noProof/>
            <w:webHidden/>
          </w:rPr>
          <w:fldChar w:fldCharType="separate"/>
        </w:r>
        <w:r w:rsidR="00EA6F7A">
          <w:rPr>
            <w:noProof/>
            <w:webHidden/>
          </w:rPr>
          <w:t>15</w:t>
        </w:r>
        <w:r w:rsidR="00EA6F7A">
          <w:rPr>
            <w:noProof/>
            <w:webHidden/>
          </w:rPr>
          <w:fldChar w:fldCharType="end"/>
        </w:r>
      </w:hyperlink>
    </w:p>
    <w:p w14:paraId="6DBCC5D4" w14:textId="77777777" w:rsidR="00EA6F7A" w:rsidRDefault="003A55CF">
      <w:pPr>
        <w:pStyle w:val="TOC3"/>
        <w:tabs>
          <w:tab w:val="left" w:pos="1320"/>
          <w:tab w:val="right" w:leader="dot" w:pos="9621"/>
        </w:tabs>
        <w:rPr>
          <w:rFonts w:asciiTheme="minorHAnsi" w:eastAsiaTheme="minorEastAsia" w:hAnsiTheme="minorHAnsi" w:cstheme="minorBidi"/>
          <w:i w:val="0"/>
          <w:iCs w:val="0"/>
          <w:noProof/>
          <w:sz w:val="22"/>
          <w:szCs w:val="22"/>
          <w:lang w:bidi="ar-SA"/>
        </w:rPr>
      </w:pPr>
      <w:hyperlink w:anchor="_Toc535244539" w:history="1">
        <w:r w:rsidR="00EA6F7A" w:rsidRPr="00473EBB">
          <w:rPr>
            <w:rStyle w:val="Hyperlink"/>
            <w:b/>
            <w:bCs/>
            <w:noProof/>
          </w:rPr>
          <w:t>2.1.13</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Product User List</w:t>
        </w:r>
        <w:r w:rsidR="00EA6F7A">
          <w:rPr>
            <w:noProof/>
            <w:webHidden/>
          </w:rPr>
          <w:tab/>
        </w:r>
        <w:r w:rsidR="00EA6F7A">
          <w:rPr>
            <w:noProof/>
            <w:webHidden/>
          </w:rPr>
          <w:fldChar w:fldCharType="begin"/>
        </w:r>
        <w:r w:rsidR="00EA6F7A">
          <w:rPr>
            <w:noProof/>
            <w:webHidden/>
          </w:rPr>
          <w:instrText xml:space="preserve"> PAGEREF _Toc535244539 \h </w:instrText>
        </w:r>
        <w:r w:rsidR="00EA6F7A">
          <w:rPr>
            <w:noProof/>
            <w:webHidden/>
          </w:rPr>
        </w:r>
        <w:r w:rsidR="00EA6F7A">
          <w:rPr>
            <w:noProof/>
            <w:webHidden/>
          </w:rPr>
          <w:fldChar w:fldCharType="separate"/>
        </w:r>
        <w:r w:rsidR="00EA6F7A">
          <w:rPr>
            <w:noProof/>
            <w:webHidden/>
          </w:rPr>
          <w:t>15</w:t>
        </w:r>
        <w:r w:rsidR="00EA6F7A">
          <w:rPr>
            <w:noProof/>
            <w:webHidden/>
          </w:rPr>
          <w:fldChar w:fldCharType="end"/>
        </w:r>
      </w:hyperlink>
    </w:p>
    <w:p w14:paraId="7DFE4761" w14:textId="77777777" w:rsidR="00EA6F7A" w:rsidRDefault="003A55CF">
      <w:pPr>
        <w:pStyle w:val="TOC3"/>
        <w:tabs>
          <w:tab w:val="left" w:pos="1320"/>
          <w:tab w:val="right" w:leader="dot" w:pos="9621"/>
        </w:tabs>
        <w:rPr>
          <w:rFonts w:asciiTheme="minorHAnsi" w:eastAsiaTheme="minorEastAsia" w:hAnsiTheme="minorHAnsi" w:cstheme="minorBidi"/>
          <w:i w:val="0"/>
          <w:iCs w:val="0"/>
          <w:noProof/>
          <w:sz w:val="22"/>
          <w:szCs w:val="22"/>
          <w:lang w:bidi="ar-SA"/>
        </w:rPr>
      </w:pPr>
      <w:hyperlink w:anchor="_Toc535244540" w:history="1">
        <w:r w:rsidR="00EA6F7A" w:rsidRPr="00473EBB">
          <w:rPr>
            <w:rStyle w:val="Hyperlink"/>
            <w:b/>
            <w:bCs/>
            <w:noProof/>
          </w:rPr>
          <w:t>2.1.14</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Tracking Assignment</w:t>
        </w:r>
        <w:r w:rsidR="00EA6F7A">
          <w:rPr>
            <w:noProof/>
            <w:webHidden/>
          </w:rPr>
          <w:tab/>
        </w:r>
        <w:r w:rsidR="00EA6F7A">
          <w:rPr>
            <w:noProof/>
            <w:webHidden/>
          </w:rPr>
          <w:fldChar w:fldCharType="begin"/>
        </w:r>
        <w:r w:rsidR="00EA6F7A">
          <w:rPr>
            <w:noProof/>
            <w:webHidden/>
          </w:rPr>
          <w:instrText xml:space="preserve"> PAGEREF _Toc535244540 \h </w:instrText>
        </w:r>
        <w:r w:rsidR="00EA6F7A">
          <w:rPr>
            <w:noProof/>
            <w:webHidden/>
          </w:rPr>
        </w:r>
        <w:r w:rsidR="00EA6F7A">
          <w:rPr>
            <w:noProof/>
            <w:webHidden/>
          </w:rPr>
          <w:fldChar w:fldCharType="separate"/>
        </w:r>
        <w:r w:rsidR="00EA6F7A">
          <w:rPr>
            <w:noProof/>
            <w:webHidden/>
          </w:rPr>
          <w:t>16</w:t>
        </w:r>
        <w:r w:rsidR="00EA6F7A">
          <w:rPr>
            <w:noProof/>
            <w:webHidden/>
          </w:rPr>
          <w:fldChar w:fldCharType="end"/>
        </w:r>
      </w:hyperlink>
    </w:p>
    <w:p w14:paraId="1F054DB3" w14:textId="77777777" w:rsidR="00EA6F7A" w:rsidRDefault="003A55CF">
      <w:pPr>
        <w:pStyle w:val="TOC3"/>
        <w:tabs>
          <w:tab w:val="left" w:pos="1320"/>
          <w:tab w:val="right" w:leader="dot" w:pos="9621"/>
        </w:tabs>
        <w:rPr>
          <w:rFonts w:asciiTheme="minorHAnsi" w:eastAsiaTheme="minorEastAsia" w:hAnsiTheme="minorHAnsi" w:cstheme="minorBidi"/>
          <w:i w:val="0"/>
          <w:iCs w:val="0"/>
          <w:noProof/>
          <w:sz w:val="22"/>
          <w:szCs w:val="22"/>
          <w:lang w:bidi="ar-SA"/>
        </w:rPr>
      </w:pPr>
      <w:hyperlink w:anchor="_Toc535244541" w:history="1">
        <w:r w:rsidR="00EA6F7A" w:rsidRPr="00473EBB">
          <w:rPr>
            <w:rStyle w:val="Hyperlink"/>
            <w:b/>
            <w:bCs/>
            <w:noProof/>
          </w:rPr>
          <w:t>2.1.15</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Active SLA Instance</w:t>
        </w:r>
        <w:r w:rsidR="00EA6F7A">
          <w:rPr>
            <w:noProof/>
            <w:webHidden/>
          </w:rPr>
          <w:tab/>
        </w:r>
        <w:r w:rsidR="00EA6F7A">
          <w:rPr>
            <w:noProof/>
            <w:webHidden/>
          </w:rPr>
          <w:fldChar w:fldCharType="begin"/>
        </w:r>
        <w:r w:rsidR="00EA6F7A">
          <w:rPr>
            <w:noProof/>
            <w:webHidden/>
          </w:rPr>
          <w:instrText xml:space="preserve"> PAGEREF _Toc535244541 \h </w:instrText>
        </w:r>
        <w:r w:rsidR="00EA6F7A">
          <w:rPr>
            <w:noProof/>
            <w:webHidden/>
          </w:rPr>
        </w:r>
        <w:r w:rsidR="00EA6F7A">
          <w:rPr>
            <w:noProof/>
            <w:webHidden/>
          </w:rPr>
          <w:fldChar w:fldCharType="separate"/>
        </w:r>
        <w:r w:rsidR="00EA6F7A">
          <w:rPr>
            <w:noProof/>
            <w:webHidden/>
          </w:rPr>
          <w:t>16</w:t>
        </w:r>
        <w:r w:rsidR="00EA6F7A">
          <w:rPr>
            <w:noProof/>
            <w:webHidden/>
          </w:rPr>
          <w:fldChar w:fldCharType="end"/>
        </w:r>
      </w:hyperlink>
    </w:p>
    <w:p w14:paraId="29829070" w14:textId="77777777" w:rsidR="00EA6F7A" w:rsidRDefault="003A55CF">
      <w:pPr>
        <w:pStyle w:val="TOC2"/>
        <w:rPr>
          <w:rFonts w:asciiTheme="minorHAnsi" w:eastAsiaTheme="minorEastAsia" w:hAnsiTheme="minorHAnsi" w:cstheme="minorBidi"/>
          <w:smallCaps w:val="0"/>
          <w:szCs w:val="22"/>
          <w:lang w:bidi="ar-SA"/>
        </w:rPr>
      </w:pPr>
      <w:hyperlink w:anchor="_Toc535244542" w:history="1">
        <w:r w:rsidR="00EA6F7A" w:rsidRPr="00473EBB">
          <w:rPr>
            <w:rStyle w:val="Hyperlink"/>
          </w:rPr>
          <w:t>2.2</w:t>
        </w:r>
        <w:r w:rsidR="00EA6F7A">
          <w:rPr>
            <w:rFonts w:asciiTheme="minorHAnsi" w:eastAsiaTheme="minorEastAsia" w:hAnsiTheme="minorHAnsi" w:cstheme="minorBidi"/>
            <w:smallCaps w:val="0"/>
            <w:szCs w:val="22"/>
            <w:lang w:bidi="ar-SA"/>
          </w:rPr>
          <w:tab/>
        </w:r>
        <w:r w:rsidR="00EA6F7A" w:rsidRPr="00473EBB">
          <w:rPr>
            <w:rStyle w:val="Hyperlink"/>
          </w:rPr>
          <w:t>Physical Data Model (PDM)</w:t>
        </w:r>
        <w:r w:rsidR="00EA6F7A">
          <w:rPr>
            <w:webHidden/>
          </w:rPr>
          <w:tab/>
        </w:r>
        <w:r w:rsidR="00EA6F7A">
          <w:rPr>
            <w:webHidden/>
          </w:rPr>
          <w:fldChar w:fldCharType="begin"/>
        </w:r>
        <w:r w:rsidR="00EA6F7A">
          <w:rPr>
            <w:webHidden/>
          </w:rPr>
          <w:instrText xml:space="preserve"> PAGEREF _Toc535244542 \h </w:instrText>
        </w:r>
        <w:r w:rsidR="00EA6F7A">
          <w:rPr>
            <w:webHidden/>
          </w:rPr>
        </w:r>
        <w:r w:rsidR="00EA6F7A">
          <w:rPr>
            <w:webHidden/>
          </w:rPr>
          <w:fldChar w:fldCharType="separate"/>
        </w:r>
        <w:r w:rsidR="00EA6F7A">
          <w:rPr>
            <w:webHidden/>
          </w:rPr>
          <w:t>17</w:t>
        </w:r>
        <w:r w:rsidR="00EA6F7A">
          <w:rPr>
            <w:webHidden/>
          </w:rPr>
          <w:fldChar w:fldCharType="end"/>
        </w:r>
      </w:hyperlink>
    </w:p>
    <w:p w14:paraId="10EBEC50" w14:textId="77777777" w:rsidR="00EA6F7A" w:rsidRDefault="003A55CF">
      <w:pPr>
        <w:pStyle w:val="TOC2"/>
        <w:rPr>
          <w:rFonts w:asciiTheme="minorHAnsi" w:eastAsiaTheme="minorEastAsia" w:hAnsiTheme="minorHAnsi" w:cstheme="minorBidi"/>
          <w:smallCaps w:val="0"/>
          <w:szCs w:val="22"/>
          <w:lang w:bidi="ar-SA"/>
        </w:rPr>
      </w:pPr>
      <w:hyperlink w:anchor="_Toc535244543" w:history="1">
        <w:r w:rsidR="00EA6F7A" w:rsidRPr="00473EBB">
          <w:rPr>
            <w:rStyle w:val="Hyperlink"/>
          </w:rPr>
          <w:t>2.3</w:t>
        </w:r>
        <w:r w:rsidR="00EA6F7A">
          <w:rPr>
            <w:rFonts w:asciiTheme="minorHAnsi" w:eastAsiaTheme="minorEastAsia" w:hAnsiTheme="minorHAnsi" w:cstheme="minorBidi"/>
            <w:smallCaps w:val="0"/>
            <w:szCs w:val="22"/>
            <w:lang w:bidi="ar-SA"/>
          </w:rPr>
          <w:tab/>
        </w:r>
        <w:r w:rsidR="00EA6F7A" w:rsidRPr="00473EBB">
          <w:rPr>
            <w:rStyle w:val="Hyperlink"/>
          </w:rPr>
          <w:t>Lookup Table</w:t>
        </w:r>
        <w:r w:rsidR="00EA6F7A">
          <w:rPr>
            <w:webHidden/>
          </w:rPr>
          <w:tab/>
        </w:r>
        <w:r w:rsidR="00EA6F7A">
          <w:rPr>
            <w:webHidden/>
          </w:rPr>
          <w:fldChar w:fldCharType="begin"/>
        </w:r>
        <w:r w:rsidR="00EA6F7A">
          <w:rPr>
            <w:webHidden/>
          </w:rPr>
          <w:instrText xml:space="preserve"> PAGEREF _Toc535244543 \h </w:instrText>
        </w:r>
        <w:r w:rsidR="00EA6F7A">
          <w:rPr>
            <w:webHidden/>
          </w:rPr>
        </w:r>
        <w:r w:rsidR="00EA6F7A">
          <w:rPr>
            <w:webHidden/>
          </w:rPr>
          <w:fldChar w:fldCharType="separate"/>
        </w:r>
        <w:r w:rsidR="00EA6F7A">
          <w:rPr>
            <w:webHidden/>
          </w:rPr>
          <w:t>18</w:t>
        </w:r>
        <w:r w:rsidR="00EA6F7A">
          <w:rPr>
            <w:webHidden/>
          </w:rPr>
          <w:fldChar w:fldCharType="end"/>
        </w:r>
      </w:hyperlink>
    </w:p>
    <w:p w14:paraId="45D56173" w14:textId="77777777" w:rsidR="00EA6F7A" w:rsidRDefault="003A55CF">
      <w:pPr>
        <w:pStyle w:val="TOC1"/>
        <w:rPr>
          <w:rFonts w:asciiTheme="minorHAnsi" w:eastAsiaTheme="minorEastAsia" w:hAnsiTheme="minorHAnsi" w:cstheme="minorBidi"/>
          <w:b w:val="0"/>
          <w:bCs w:val="0"/>
          <w:caps w:val="0"/>
          <w:sz w:val="22"/>
          <w:szCs w:val="22"/>
          <w:lang w:bidi="ar-SA"/>
        </w:rPr>
      </w:pPr>
      <w:hyperlink w:anchor="_Toc535244544" w:history="1">
        <w:r w:rsidR="00EA6F7A" w:rsidRPr="00473EBB">
          <w:rPr>
            <w:rStyle w:val="Hyperlink"/>
          </w:rPr>
          <w:t>3</w:t>
        </w:r>
        <w:r w:rsidR="00EA6F7A">
          <w:rPr>
            <w:rFonts w:asciiTheme="minorHAnsi" w:eastAsiaTheme="minorEastAsia" w:hAnsiTheme="minorHAnsi" w:cstheme="minorBidi"/>
            <w:b w:val="0"/>
            <w:bCs w:val="0"/>
            <w:caps w:val="0"/>
            <w:sz w:val="22"/>
            <w:szCs w:val="22"/>
            <w:lang w:bidi="ar-SA"/>
          </w:rPr>
          <w:tab/>
        </w:r>
        <w:r w:rsidR="00EA6F7A" w:rsidRPr="00473EBB">
          <w:rPr>
            <w:rStyle w:val="Hyperlink"/>
          </w:rPr>
          <w:t>Subject Area: Wave 1 - General Inquiry Process</w:t>
        </w:r>
        <w:r w:rsidR="00EA6F7A">
          <w:rPr>
            <w:webHidden/>
          </w:rPr>
          <w:tab/>
        </w:r>
        <w:r w:rsidR="00EA6F7A">
          <w:rPr>
            <w:webHidden/>
          </w:rPr>
          <w:fldChar w:fldCharType="begin"/>
        </w:r>
        <w:r w:rsidR="00EA6F7A">
          <w:rPr>
            <w:webHidden/>
          </w:rPr>
          <w:instrText xml:space="preserve"> PAGEREF _Toc535244544 \h </w:instrText>
        </w:r>
        <w:r w:rsidR="00EA6F7A">
          <w:rPr>
            <w:webHidden/>
          </w:rPr>
        </w:r>
        <w:r w:rsidR="00EA6F7A">
          <w:rPr>
            <w:webHidden/>
          </w:rPr>
          <w:fldChar w:fldCharType="separate"/>
        </w:r>
        <w:r w:rsidR="00EA6F7A">
          <w:rPr>
            <w:webHidden/>
          </w:rPr>
          <w:t>18</w:t>
        </w:r>
        <w:r w:rsidR="00EA6F7A">
          <w:rPr>
            <w:webHidden/>
          </w:rPr>
          <w:fldChar w:fldCharType="end"/>
        </w:r>
      </w:hyperlink>
    </w:p>
    <w:p w14:paraId="26084EF2" w14:textId="77777777" w:rsidR="00EA6F7A" w:rsidRDefault="003A55CF">
      <w:pPr>
        <w:pStyle w:val="TOC2"/>
        <w:rPr>
          <w:rFonts w:asciiTheme="minorHAnsi" w:eastAsiaTheme="minorEastAsia" w:hAnsiTheme="minorHAnsi" w:cstheme="minorBidi"/>
          <w:smallCaps w:val="0"/>
          <w:szCs w:val="22"/>
          <w:lang w:bidi="ar-SA"/>
        </w:rPr>
      </w:pPr>
      <w:hyperlink w:anchor="_Toc535244545" w:history="1">
        <w:r w:rsidR="00EA6F7A" w:rsidRPr="00473EBB">
          <w:rPr>
            <w:rStyle w:val="Hyperlink"/>
          </w:rPr>
          <w:t>3.1</w:t>
        </w:r>
        <w:r w:rsidR="00EA6F7A">
          <w:rPr>
            <w:rFonts w:asciiTheme="minorHAnsi" w:eastAsiaTheme="minorEastAsia" w:hAnsiTheme="minorHAnsi" w:cstheme="minorBidi"/>
            <w:smallCaps w:val="0"/>
            <w:szCs w:val="22"/>
            <w:lang w:bidi="ar-SA"/>
          </w:rPr>
          <w:tab/>
        </w:r>
        <w:r w:rsidR="00EA6F7A" w:rsidRPr="00473EBB">
          <w:rPr>
            <w:rStyle w:val="Hyperlink"/>
          </w:rPr>
          <w:t>Logical Data Model (LDM)</w:t>
        </w:r>
        <w:r w:rsidR="00EA6F7A">
          <w:rPr>
            <w:webHidden/>
          </w:rPr>
          <w:tab/>
        </w:r>
        <w:r w:rsidR="00EA6F7A">
          <w:rPr>
            <w:webHidden/>
          </w:rPr>
          <w:fldChar w:fldCharType="begin"/>
        </w:r>
        <w:r w:rsidR="00EA6F7A">
          <w:rPr>
            <w:webHidden/>
          </w:rPr>
          <w:instrText xml:space="preserve"> PAGEREF _Toc535244545 \h </w:instrText>
        </w:r>
        <w:r w:rsidR="00EA6F7A">
          <w:rPr>
            <w:webHidden/>
          </w:rPr>
        </w:r>
        <w:r w:rsidR="00EA6F7A">
          <w:rPr>
            <w:webHidden/>
          </w:rPr>
          <w:fldChar w:fldCharType="separate"/>
        </w:r>
        <w:r w:rsidR="00EA6F7A">
          <w:rPr>
            <w:webHidden/>
          </w:rPr>
          <w:t>18</w:t>
        </w:r>
        <w:r w:rsidR="00EA6F7A">
          <w:rPr>
            <w:webHidden/>
          </w:rPr>
          <w:fldChar w:fldCharType="end"/>
        </w:r>
      </w:hyperlink>
    </w:p>
    <w:p w14:paraId="27C96F69"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46" w:history="1">
        <w:r w:rsidR="00EA6F7A" w:rsidRPr="00473EBB">
          <w:rPr>
            <w:rStyle w:val="Hyperlink"/>
            <w:b/>
            <w:bCs/>
            <w:noProof/>
          </w:rPr>
          <w:t>3.1.1</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Account Information Request</w:t>
        </w:r>
        <w:r w:rsidR="00EA6F7A">
          <w:rPr>
            <w:noProof/>
            <w:webHidden/>
          </w:rPr>
          <w:tab/>
        </w:r>
        <w:r w:rsidR="00EA6F7A">
          <w:rPr>
            <w:noProof/>
            <w:webHidden/>
          </w:rPr>
          <w:fldChar w:fldCharType="begin"/>
        </w:r>
        <w:r w:rsidR="00EA6F7A">
          <w:rPr>
            <w:noProof/>
            <w:webHidden/>
          </w:rPr>
          <w:instrText xml:space="preserve"> PAGEREF _Toc535244546 \h </w:instrText>
        </w:r>
        <w:r w:rsidR="00EA6F7A">
          <w:rPr>
            <w:noProof/>
            <w:webHidden/>
          </w:rPr>
        </w:r>
        <w:r w:rsidR="00EA6F7A">
          <w:rPr>
            <w:noProof/>
            <w:webHidden/>
          </w:rPr>
          <w:fldChar w:fldCharType="separate"/>
        </w:r>
        <w:r w:rsidR="00EA6F7A">
          <w:rPr>
            <w:noProof/>
            <w:webHidden/>
          </w:rPr>
          <w:t>21</w:t>
        </w:r>
        <w:r w:rsidR="00EA6F7A">
          <w:rPr>
            <w:noProof/>
            <w:webHidden/>
          </w:rPr>
          <w:fldChar w:fldCharType="end"/>
        </w:r>
      </w:hyperlink>
    </w:p>
    <w:p w14:paraId="75C3CC48"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47" w:history="1">
        <w:r w:rsidR="00EA6F7A" w:rsidRPr="00473EBB">
          <w:rPr>
            <w:rStyle w:val="Hyperlink"/>
            <w:b/>
            <w:bCs/>
            <w:noProof/>
          </w:rPr>
          <w:t>3.1.2</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Account Information Response</w:t>
        </w:r>
        <w:r w:rsidR="00EA6F7A">
          <w:rPr>
            <w:noProof/>
            <w:webHidden/>
          </w:rPr>
          <w:tab/>
        </w:r>
        <w:r w:rsidR="00EA6F7A">
          <w:rPr>
            <w:noProof/>
            <w:webHidden/>
          </w:rPr>
          <w:fldChar w:fldCharType="begin"/>
        </w:r>
        <w:r w:rsidR="00EA6F7A">
          <w:rPr>
            <w:noProof/>
            <w:webHidden/>
          </w:rPr>
          <w:instrText xml:space="preserve"> PAGEREF _Toc535244547 \h </w:instrText>
        </w:r>
        <w:r w:rsidR="00EA6F7A">
          <w:rPr>
            <w:noProof/>
            <w:webHidden/>
          </w:rPr>
        </w:r>
        <w:r w:rsidR="00EA6F7A">
          <w:rPr>
            <w:noProof/>
            <w:webHidden/>
          </w:rPr>
          <w:fldChar w:fldCharType="separate"/>
        </w:r>
        <w:r w:rsidR="00EA6F7A">
          <w:rPr>
            <w:noProof/>
            <w:webHidden/>
          </w:rPr>
          <w:t>21</w:t>
        </w:r>
        <w:r w:rsidR="00EA6F7A">
          <w:rPr>
            <w:noProof/>
            <w:webHidden/>
          </w:rPr>
          <w:fldChar w:fldCharType="end"/>
        </w:r>
      </w:hyperlink>
    </w:p>
    <w:p w14:paraId="7380EEBF"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48" w:history="1">
        <w:r w:rsidR="00EA6F7A" w:rsidRPr="00473EBB">
          <w:rPr>
            <w:rStyle w:val="Hyperlink"/>
            <w:b/>
            <w:bCs/>
            <w:noProof/>
          </w:rPr>
          <w:t>3.1.3</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Account Balance Information Request</w:t>
        </w:r>
        <w:r w:rsidR="00EA6F7A">
          <w:rPr>
            <w:noProof/>
            <w:webHidden/>
          </w:rPr>
          <w:tab/>
        </w:r>
        <w:r w:rsidR="00EA6F7A">
          <w:rPr>
            <w:noProof/>
            <w:webHidden/>
          </w:rPr>
          <w:fldChar w:fldCharType="begin"/>
        </w:r>
        <w:r w:rsidR="00EA6F7A">
          <w:rPr>
            <w:noProof/>
            <w:webHidden/>
          </w:rPr>
          <w:instrText xml:space="preserve"> PAGEREF _Toc535244548 \h </w:instrText>
        </w:r>
        <w:r w:rsidR="00EA6F7A">
          <w:rPr>
            <w:noProof/>
            <w:webHidden/>
          </w:rPr>
        </w:r>
        <w:r w:rsidR="00EA6F7A">
          <w:rPr>
            <w:noProof/>
            <w:webHidden/>
          </w:rPr>
          <w:fldChar w:fldCharType="separate"/>
        </w:r>
        <w:r w:rsidR="00EA6F7A">
          <w:rPr>
            <w:noProof/>
            <w:webHidden/>
          </w:rPr>
          <w:t>21</w:t>
        </w:r>
        <w:r w:rsidR="00EA6F7A">
          <w:rPr>
            <w:noProof/>
            <w:webHidden/>
          </w:rPr>
          <w:fldChar w:fldCharType="end"/>
        </w:r>
      </w:hyperlink>
    </w:p>
    <w:p w14:paraId="34541AAF"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49" w:history="1">
        <w:r w:rsidR="00EA6F7A" w:rsidRPr="00473EBB">
          <w:rPr>
            <w:rStyle w:val="Hyperlink"/>
            <w:b/>
            <w:bCs/>
            <w:noProof/>
          </w:rPr>
          <w:t>3.1.4</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Account Balance Information Response</w:t>
        </w:r>
        <w:r w:rsidR="00EA6F7A">
          <w:rPr>
            <w:noProof/>
            <w:webHidden/>
          </w:rPr>
          <w:tab/>
        </w:r>
        <w:r w:rsidR="00EA6F7A">
          <w:rPr>
            <w:noProof/>
            <w:webHidden/>
          </w:rPr>
          <w:fldChar w:fldCharType="begin"/>
        </w:r>
        <w:r w:rsidR="00EA6F7A">
          <w:rPr>
            <w:noProof/>
            <w:webHidden/>
          </w:rPr>
          <w:instrText xml:space="preserve"> PAGEREF _Toc535244549 \h </w:instrText>
        </w:r>
        <w:r w:rsidR="00EA6F7A">
          <w:rPr>
            <w:noProof/>
            <w:webHidden/>
          </w:rPr>
        </w:r>
        <w:r w:rsidR="00EA6F7A">
          <w:rPr>
            <w:noProof/>
            <w:webHidden/>
          </w:rPr>
          <w:fldChar w:fldCharType="separate"/>
        </w:r>
        <w:r w:rsidR="00EA6F7A">
          <w:rPr>
            <w:noProof/>
            <w:webHidden/>
          </w:rPr>
          <w:t>21</w:t>
        </w:r>
        <w:r w:rsidR="00EA6F7A">
          <w:rPr>
            <w:noProof/>
            <w:webHidden/>
          </w:rPr>
          <w:fldChar w:fldCharType="end"/>
        </w:r>
      </w:hyperlink>
    </w:p>
    <w:p w14:paraId="19908AD0"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50" w:history="1">
        <w:r w:rsidR="00EA6F7A" w:rsidRPr="00473EBB">
          <w:rPr>
            <w:rStyle w:val="Hyperlink"/>
            <w:b/>
            <w:bCs/>
            <w:noProof/>
          </w:rPr>
          <w:t>3.1.5</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Account Balance Information Reservation</w:t>
        </w:r>
        <w:r w:rsidR="00EA6F7A">
          <w:rPr>
            <w:noProof/>
            <w:webHidden/>
          </w:rPr>
          <w:tab/>
        </w:r>
        <w:r w:rsidR="00EA6F7A">
          <w:rPr>
            <w:noProof/>
            <w:webHidden/>
          </w:rPr>
          <w:fldChar w:fldCharType="begin"/>
        </w:r>
        <w:r w:rsidR="00EA6F7A">
          <w:rPr>
            <w:noProof/>
            <w:webHidden/>
          </w:rPr>
          <w:instrText xml:space="preserve"> PAGEREF _Toc535244550 \h </w:instrText>
        </w:r>
        <w:r w:rsidR="00EA6F7A">
          <w:rPr>
            <w:noProof/>
            <w:webHidden/>
          </w:rPr>
        </w:r>
        <w:r w:rsidR="00EA6F7A">
          <w:rPr>
            <w:noProof/>
            <w:webHidden/>
          </w:rPr>
          <w:fldChar w:fldCharType="separate"/>
        </w:r>
        <w:r w:rsidR="00EA6F7A">
          <w:rPr>
            <w:noProof/>
            <w:webHidden/>
          </w:rPr>
          <w:t>22</w:t>
        </w:r>
        <w:r w:rsidR="00EA6F7A">
          <w:rPr>
            <w:noProof/>
            <w:webHidden/>
          </w:rPr>
          <w:fldChar w:fldCharType="end"/>
        </w:r>
      </w:hyperlink>
    </w:p>
    <w:p w14:paraId="5929FBDE"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51" w:history="1">
        <w:r w:rsidR="00EA6F7A" w:rsidRPr="00473EBB">
          <w:rPr>
            <w:rStyle w:val="Hyperlink"/>
            <w:b/>
            <w:bCs/>
            <w:noProof/>
          </w:rPr>
          <w:t>3.1.6</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Deposit Information Request</w:t>
        </w:r>
        <w:r w:rsidR="00EA6F7A">
          <w:rPr>
            <w:noProof/>
            <w:webHidden/>
          </w:rPr>
          <w:tab/>
        </w:r>
        <w:r w:rsidR="00EA6F7A">
          <w:rPr>
            <w:noProof/>
            <w:webHidden/>
          </w:rPr>
          <w:fldChar w:fldCharType="begin"/>
        </w:r>
        <w:r w:rsidR="00EA6F7A">
          <w:rPr>
            <w:noProof/>
            <w:webHidden/>
          </w:rPr>
          <w:instrText xml:space="preserve"> PAGEREF _Toc535244551 \h </w:instrText>
        </w:r>
        <w:r w:rsidR="00EA6F7A">
          <w:rPr>
            <w:noProof/>
            <w:webHidden/>
          </w:rPr>
        </w:r>
        <w:r w:rsidR="00EA6F7A">
          <w:rPr>
            <w:noProof/>
            <w:webHidden/>
          </w:rPr>
          <w:fldChar w:fldCharType="separate"/>
        </w:r>
        <w:r w:rsidR="00EA6F7A">
          <w:rPr>
            <w:noProof/>
            <w:webHidden/>
          </w:rPr>
          <w:t>23</w:t>
        </w:r>
        <w:r w:rsidR="00EA6F7A">
          <w:rPr>
            <w:noProof/>
            <w:webHidden/>
          </w:rPr>
          <w:fldChar w:fldCharType="end"/>
        </w:r>
      </w:hyperlink>
    </w:p>
    <w:p w14:paraId="3AB0573B"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52" w:history="1">
        <w:r w:rsidR="00EA6F7A" w:rsidRPr="00473EBB">
          <w:rPr>
            <w:rStyle w:val="Hyperlink"/>
            <w:b/>
            <w:bCs/>
            <w:noProof/>
          </w:rPr>
          <w:t>3.1.7</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Deposit Information Response</w:t>
        </w:r>
        <w:r w:rsidR="00EA6F7A">
          <w:rPr>
            <w:noProof/>
            <w:webHidden/>
          </w:rPr>
          <w:tab/>
        </w:r>
        <w:r w:rsidR="00EA6F7A">
          <w:rPr>
            <w:noProof/>
            <w:webHidden/>
          </w:rPr>
          <w:fldChar w:fldCharType="begin"/>
        </w:r>
        <w:r w:rsidR="00EA6F7A">
          <w:rPr>
            <w:noProof/>
            <w:webHidden/>
          </w:rPr>
          <w:instrText xml:space="preserve"> PAGEREF _Toc535244552 \h </w:instrText>
        </w:r>
        <w:r w:rsidR="00EA6F7A">
          <w:rPr>
            <w:noProof/>
            <w:webHidden/>
          </w:rPr>
        </w:r>
        <w:r w:rsidR="00EA6F7A">
          <w:rPr>
            <w:noProof/>
            <w:webHidden/>
          </w:rPr>
          <w:fldChar w:fldCharType="separate"/>
        </w:r>
        <w:r w:rsidR="00EA6F7A">
          <w:rPr>
            <w:noProof/>
            <w:webHidden/>
          </w:rPr>
          <w:t>23</w:t>
        </w:r>
        <w:r w:rsidR="00EA6F7A">
          <w:rPr>
            <w:noProof/>
            <w:webHidden/>
          </w:rPr>
          <w:fldChar w:fldCharType="end"/>
        </w:r>
      </w:hyperlink>
    </w:p>
    <w:p w14:paraId="1A0F3546"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53" w:history="1">
        <w:r w:rsidR="00EA6F7A" w:rsidRPr="00473EBB">
          <w:rPr>
            <w:rStyle w:val="Hyperlink"/>
            <w:b/>
            <w:bCs/>
            <w:noProof/>
          </w:rPr>
          <w:t>3.1.8</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Liabilities Information Request</w:t>
        </w:r>
        <w:r w:rsidR="00EA6F7A">
          <w:rPr>
            <w:noProof/>
            <w:webHidden/>
          </w:rPr>
          <w:tab/>
        </w:r>
        <w:r w:rsidR="00EA6F7A">
          <w:rPr>
            <w:noProof/>
            <w:webHidden/>
          </w:rPr>
          <w:fldChar w:fldCharType="begin"/>
        </w:r>
        <w:r w:rsidR="00EA6F7A">
          <w:rPr>
            <w:noProof/>
            <w:webHidden/>
          </w:rPr>
          <w:instrText xml:space="preserve"> PAGEREF _Toc535244553 \h </w:instrText>
        </w:r>
        <w:r w:rsidR="00EA6F7A">
          <w:rPr>
            <w:noProof/>
            <w:webHidden/>
          </w:rPr>
        </w:r>
        <w:r w:rsidR="00EA6F7A">
          <w:rPr>
            <w:noProof/>
            <w:webHidden/>
          </w:rPr>
          <w:fldChar w:fldCharType="separate"/>
        </w:r>
        <w:r w:rsidR="00EA6F7A">
          <w:rPr>
            <w:noProof/>
            <w:webHidden/>
          </w:rPr>
          <w:t>23</w:t>
        </w:r>
        <w:r w:rsidR="00EA6F7A">
          <w:rPr>
            <w:noProof/>
            <w:webHidden/>
          </w:rPr>
          <w:fldChar w:fldCharType="end"/>
        </w:r>
      </w:hyperlink>
    </w:p>
    <w:p w14:paraId="547B72CE"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54" w:history="1">
        <w:r w:rsidR="00EA6F7A" w:rsidRPr="00473EBB">
          <w:rPr>
            <w:rStyle w:val="Hyperlink"/>
            <w:b/>
            <w:bCs/>
            <w:noProof/>
          </w:rPr>
          <w:t>3.1.9</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Liabilities Information Response</w:t>
        </w:r>
        <w:r w:rsidR="00EA6F7A">
          <w:rPr>
            <w:noProof/>
            <w:webHidden/>
          </w:rPr>
          <w:tab/>
        </w:r>
        <w:r w:rsidR="00EA6F7A">
          <w:rPr>
            <w:noProof/>
            <w:webHidden/>
          </w:rPr>
          <w:fldChar w:fldCharType="begin"/>
        </w:r>
        <w:r w:rsidR="00EA6F7A">
          <w:rPr>
            <w:noProof/>
            <w:webHidden/>
          </w:rPr>
          <w:instrText xml:space="preserve"> PAGEREF _Toc535244554 \h </w:instrText>
        </w:r>
        <w:r w:rsidR="00EA6F7A">
          <w:rPr>
            <w:noProof/>
            <w:webHidden/>
          </w:rPr>
        </w:r>
        <w:r w:rsidR="00EA6F7A">
          <w:rPr>
            <w:noProof/>
            <w:webHidden/>
          </w:rPr>
          <w:fldChar w:fldCharType="separate"/>
        </w:r>
        <w:r w:rsidR="00EA6F7A">
          <w:rPr>
            <w:noProof/>
            <w:webHidden/>
          </w:rPr>
          <w:t>24</w:t>
        </w:r>
        <w:r w:rsidR="00EA6F7A">
          <w:rPr>
            <w:noProof/>
            <w:webHidden/>
          </w:rPr>
          <w:fldChar w:fldCharType="end"/>
        </w:r>
      </w:hyperlink>
    </w:p>
    <w:p w14:paraId="1EF02167" w14:textId="77777777" w:rsidR="00EA6F7A" w:rsidRDefault="003A55CF">
      <w:pPr>
        <w:pStyle w:val="TOC3"/>
        <w:tabs>
          <w:tab w:val="left" w:pos="1320"/>
          <w:tab w:val="right" w:leader="dot" w:pos="9621"/>
        </w:tabs>
        <w:rPr>
          <w:rFonts w:asciiTheme="minorHAnsi" w:eastAsiaTheme="minorEastAsia" w:hAnsiTheme="minorHAnsi" w:cstheme="minorBidi"/>
          <w:i w:val="0"/>
          <w:iCs w:val="0"/>
          <w:noProof/>
          <w:sz w:val="22"/>
          <w:szCs w:val="22"/>
          <w:lang w:bidi="ar-SA"/>
        </w:rPr>
      </w:pPr>
      <w:hyperlink w:anchor="_Toc535244555" w:history="1">
        <w:r w:rsidR="00EA6F7A" w:rsidRPr="00473EBB">
          <w:rPr>
            <w:rStyle w:val="Hyperlink"/>
            <w:b/>
            <w:bCs/>
            <w:noProof/>
          </w:rPr>
          <w:t>3.1.10</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Safe Information Request</w:t>
        </w:r>
        <w:r w:rsidR="00EA6F7A">
          <w:rPr>
            <w:noProof/>
            <w:webHidden/>
          </w:rPr>
          <w:tab/>
        </w:r>
        <w:r w:rsidR="00EA6F7A">
          <w:rPr>
            <w:noProof/>
            <w:webHidden/>
          </w:rPr>
          <w:fldChar w:fldCharType="begin"/>
        </w:r>
        <w:r w:rsidR="00EA6F7A">
          <w:rPr>
            <w:noProof/>
            <w:webHidden/>
          </w:rPr>
          <w:instrText xml:space="preserve"> PAGEREF _Toc535244555 \h </w:instrText>
        </w:r>
        <w:r w:rsidR="00EA6F7A">
          <w:rPr>
            <w:noProof/>
            <w:webHidden/>
          </w:rPr>
        </w:r>
        <w:r w:rsidR="00EA6F7A">
          <w:rPr>
            <w:noProof/>
            <w:webHidden/>
          </w:rPr>
          <w:fldChar w:fldCharType="separate"/>
        </w:r>
        <w:r w:rsidR="00EA6F7A">
          <w:rPr>
            <w:noProof/>
            <w:webHidden/>
          </w:rPr>
          <w:t>25</w:t>
        </w:r>
        <w:r w:rsidR="00EA6F7A">
          <w:rPr>
            <w:noProof/>
            <w:webHidden/>
          </w:rPr>
          <w:fldChar w:fldCharType="end"/>
        </w:r>
      </w:hyperlink>
    </w:p>
    <w:p w14:paraId="7D3E3AB7" w14:textId="77777777" w:rsidR="00EA6F7A" w:rsidRDefault="003A55CF">
      <w:pPr>
        <w:pStyle w:val="TOC3"/>
        <w:tabs>
          <w:tab w:val="left" w:pos="1320"/>
          <w:tab w:val="right" w:leader="dot" w:pos="9621"/>
        </w:tabs>
        <w:rPr>
          <w:rFonts w:asciiTheme="minorHAnsi" w:eastAsiaTheme="minorEastAsia" w:hAnsiTheme="minorHAnsi" w:cstheme="minorBidi"/>
          <w:i w:val="0"/>
          <w:iCs w:val="0"/>
          <w:noProof/>
          <w:sz w:val="22"/>
          <w:szCs w:val="22"/>
          <w:lang w:bidi="ar-SA"/>
        </w:rPr>
      </w:pPr>
      <w:hyperlink w:anchor="_Toc535244556" w:history="1">
        <w:r w:rsidR="00EA6F7A" w:rsidRPr="00473EBB">
          <w:rPr>
            <w:rStyle w:val="Hyperlink"/>
            <w:b/>
            <w:bCs/>
            <w:noProof/>
          </w:rPr>
          <w:t>3.1.11</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Safe Information Response</w:t>
        </w:r>
        <w:r w:rsidR="00EA6F7A">
          <w:rPr>
            <w:noProof/>
            <w:webHidden/>
          </w:rPr>
          <w:tab/>
        </w:r>
        <w:r w:rsidR="00EA6F7A">
          <w:rPr>
            <w:noProof/>
            <w:webHidden/>
          </w:rPr>
          <w:fldChar w:fldCharType="begin"/>
        </w:r>
        <w:r w:rsidR="00EA6F7A">
          <w:rPr>
            <w:noProof/>
            <w:webHidden/>
          </w:rPr>
          <w:instrText xml:space="preserve"> PAGEREF _Toc535244556 \h </w:instrText>
        </w:r>
        <w:r w:rsidR="00EA6F7A">
          <w:rPr>
            <w:noProof/>
            <w:webHidden/>
          </w:rPr>
        </w:r>
        <w:r w:rsidR="00EA6F7A">
          <w:rPr>
            <w:noProof/>
            <w:webHidden/>
          </w:rPr>
          <w:fldChar w:fldCharType="separate"/>
        </w:r>
        <w:r w:rsidR="00EA6F7A">
          <w:rPr>
            <w:noProof/>
            <w:webHidden/>
          </w:rPr>
          <w:t>25</w:t>
        </w:r>
        <w:r w:rsidR="00EA6F7A">
          <w:rPr>
            <w:noProof/>
            <w:webHidden/>
          </w:rPr>
          <w:fldChar w:fldCharType="end"/>
        </w:r>
      </w:hyperlink>
    </w:p>
    <w:p w14:paraId="575F7790" w14:textId="77777777" w:rsidR="00EA6F7A" w:rsidRDefault="003A55CF">
      <w:pPr>
        <w:pStyle w:val="TOC1"/>
        <w:rPr>
          <w:rFonts w:asciiTheme="minorHAnsi" w:eastAsiaTheme="minorEastAsia" w:hAnsiTheme="minorHAnsi" w:cstheme="minorBidi"/>
          <w:b w:val="0"/>
          <w:bCs w:val="0"/>
          <w:caps w:val="0"/>
          <w:sz w:val="22"/>
          <w:szCs w:val="22"/>
          <w:lang w:bidi="ar-SA"/>
        </w:rPr>
      </w:pPr>
      <w:hyperlink w:anchor="_Toc535244557" w:history="1">
        <w:r w:rsidR="00EA6F7A" w:rsidRPr="00473EBB">
          <w:rPr>
            <w:rStyle w:val="Hyperlink"/>
          </w:rPr>
          <w:t>4</w:t>
        </w:r>
        <w:r w:rsidR="00EA6F7A">
          <w:rPr>
            <w:rFonts w:asciiTheme="minorHAnsi" w:eastAsiaTheme="minorEastAsia" w:hAnsiTheme="minorHAnsi" w:cstheme="minorBidi"/>
            <w:b w:val="0"/>
            <w:bCs w:val="0"/>
            <w:caps w:val="0"/>
            <w:sz w:val="22"/>
            <w:szCs w:val="22"/>
            <w:lang w:bidi="ar-SA"/>
          </w:rPr>
          <w:tab/>
        </w:r>
        <w:r w:rsidR="00EA6F7A" w:rsidRPr="00473EBB">
          <w:rPr>
            <w:rStyle w:val="Hyperlink"/>
          </w:rPr>
          <w:t>Subject Area: Wave 2 - Execution Process</w:t>
        </w:r>
        <w:r w:rsidR="00EA6F7A">
          <w:rPr>
            <w:webHidden/>
          </w:rPr>
          <w:tab/>
        </w:r>
        <w:r w:rsidR="00EA6F7A">
          <w:rPr>
            <w:webHidden/>
          </w:rPr>
          <w:fldChar w:fldCharType="begin"/>
        </w:r>
        <w:r w:rsidR="00EA6F7A">
          <w:rPr>
            <w:webHidden/>
          </w:rPr>
          <w:instrText xml:space="preserve"> PAGEREF _Toc535244557 \h </w:instrText>
        </w:r>
        <w:r w:rsidR="00EA6F7A">
          <w:rPr>
            <w:webHidden/>
          </w:rPr>
        </w:r>
        <w:r w:rsidR="00EA6F7A">
          <w:rPr>
            <w:webHidden/>
          </w:rPr>
          <w:fldChar w:fldCharType="separate"/>
        </w:r>
        <w:r w:rsidR="00EA6F7A">
          <w:rPr>
            <w:webHidden/>
          </w:rPr>
          <w:t>25</w:t>
        </w:r>
        <w:r w:rsidR="00EA6F7A">
          <w:rPr>
            <w:webHidden/>
          </w:rPr>
          <w:fldChar w:fldCharType="end"/>
        </w:r>
      </w:hyperlink>
    </w:p>
    <w:p w14:paraId="047ABD89" w14:textId="77777777" w:rsidR="00EA6F7A" w:rsidRDefault="003A55CF">
      <w:pPr>
        <w:pStyle w:val="TOC2"/>
        <w:rPr>
          <w:rFonts w:asciiTheme="minorHAnsi" w:eastAsiaTheme="minorEastAsia" w:hAnsiTheme="minorHAnsi" w:cstheme="minorBidi"/>
          <w:smallCaps w:val="0"/>
          <w:szCs w:val="22"/>
          <w:lang w:bidi="ar-SA"/>
        </w:rPr>
      </w:pPr>
      <w:hyperlink w:anchor="_Toc535244558" w:history="1">
        <w:r w:rsidR="00EA6F7A" w:rsidRPr="00473EBB">
          <w:rPr>
            <w:rStyle w:val="Hyperlink"/>
          </w:rPr>
          <w:t>4.1</w:t>
        </w:r>
        <w:r w:rsidR="00EA6F7A">
          <w:rPr>
            <w:rFonts w:asciiTheme="minorHAnsi" w:eastAsiaTheme="minorEastAsia" w:hAnsiTheme="minorHAnsi" w:cstheme="minorBidi"/>
            <w:smallCaps w:val="0"/>
            <w:szCs w:val="22"/>
            <w:lang w:bidi="ar-SA"/>
          </w:rPr>
          <w:tab/>
        </w:r>
        <w:r w:rsidR="00EA6F7A" w:rsidRPr="00473EBB">
          <w:rPr>
            <w:rStyle w:val="Hyperlink"/>
          </w:rPr>
          <w:t>Logical Data Model (LDM)</w:t>
        </w:r>
        <w:r w:rsidR="00EA6F7A">
          <w:rPr>
            <w:webHidden/>
          </w:rPr>
          <w:tab/>
        </w:r>
        <w:r w:rsidR="00EA6F7A">
          <w:rPr>
            <w:webHidden/>
          </w:rPr>
          <w:fldChar w:fldCharType="begin"/>
        </w:r>
        <w:r w:rsidR="00EA6F7A">
          <w:rPr>
            <w:webHidden/>
          </w:rPr>
          <w:instrText xml:space="preserve"> PAGEREF _Toc535244558 \h </w:instrText>
        </w:r>
        <w:r w:rsidR="00EA6F7A">
          <w:rPr>
            <w:webHidden/>
          </w:rPr>
        </w:r>
        <w:r w:rsidR="00EA6F7A">
          <w:rPr>
            <w:webHidden/>
          </w:rPr>
          <w:fldChar w:fldCharType="separate"/>
        </w:r>
        <w:r w:rsidR="00EA6F7A">
          <w:rPr>
            <w:webHidden/>
          </w:rPr>
          <w:t>25</w:t>
        </w:r>
        <w:r w:rsidR="00EA6F7A">
          <w:rPr>
            <w:webHidden/>
          </w:rPr>
          <w:fldChar w:fldCharType="end"/>
        </w:r>
      </w:hyperlink>
    </w:p>
    <w:p w14:paraId="73C5EBA9"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59" w:history="1">
        <w:r w:rsidR="00EA6F7A" w:rsidRPr="00473EBB">
          <w:rPr>
            <w:rStyle w:val="Hyperlink"/>
            <w:b/>
            <w:bCs/>
            <w:noProof/>
          </w:rPr>
          <w:t>4.1.1</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Ban Execution Request</w:t>
        </w:r>
        <w:r w:rsidR="00EA6F7A">
          <w:rPr>
            <w:noProof/>
            <w:webHidden/>
          </w:rPr>
          <w:tab/>
        </w:r>
        <w:r w:rsidR="00EA6F7A">
          <w:rPr>
            <w:noProof/>
            <w:webHidden/>
          </w:rPr>
          <w:fldChar w:fldCharType="begin"/>
        </w:r>
        <w:r w:rsidR="00EA6F7A">
          <w:rPr>
            <w:noProof/>
            <w:webHidden/>
          </w:rPr>
          <w:instrText xml:space="preserve"> PAGEREF _Toc535244559 \h </w:instrText>
        </w:r>
        <w:r w:rsidR="00EA6F7A">
          <w:rPr>
            <w:noProof/>
            <w:webHidden/>
          </w:rPr>
        </w:r>
        <w:r w:rsidR="00EA6F7A">
          <w:rPr>
            <w:noProof/>
            <w:webHidden/>
          </w:rPr>
          <w:fldChar w:fldCharType="separate"/>
        </w:r>
        <w:r w:rsidR="00EA6F7A">
          <w:rPr>
            <w:noProof/>
            <w:webHidden/>
          </w:rPr>
          <w:t>27</w:t>
        </w:r>
        <w:r w:rsidR="00EA6F7A">
          <w:rPr>
            <w:noProof/>
            <w:webHidden/>
          </w:rPr>
          <w:fldChar w:fldCharType="end"/>
        </w:r>
      </w:hyperlink>
    </w:p>
    <w:p w14:paraId="0AEEA9C2"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60" w:history="1">
        <w:r w:rsidR="00EA6F7A" w:rsidRPr="00473EBB">
          <w:rPr>
            <w:rStyle w:val="Hyperlink"/>
            <w:b/>
            <w:bCs/>
            <w:noProof/>
          </w:rPr>
          <w:t>4.1.2</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Ban Execution Response</w:t>
        </w:r>
        <w:r w:rsidR="00EA6F7A">
          <w:rPr>
            <w:noProof/>
            <w:webHidden/>
          </w:rPr>
          <w:tab/>
        </w:r>
        <w:r w:rsidR="00EA6F7A">
          <w:rPr>
            <w:noProof/>
            <w:webHidden/>
          </w:rPr>
          <w:fldChar w:fldCharType="begin"/>
        </w:r>
        <w:r w:rsidR="00EA6F7A">
          <w:rPr>
            <w:noProof/>
            <w:webHidden/>
          </w:rPr>
          <w:instrText xml:space="preserve"> PAGEREF _Toc535244560 \h </w:instrText>
        </w:r>
        <w:r w:rsidR="00EA6F7A">
          <w:rPr>
            <w:noProof/>
            <w:webHidden/>
          </w:rPr>
        </w:r>
        <w:r w:rsidR="00EA6F7A">
          <w:rPr>
            <w:noProof/>
            <w:webHidden/>
          </w:rPr>
          <w:fldChar w:fldCharType="separate"/>
        </w:r>
        <w:r w:rsidR="00EA6F7A">
          <w:rPr>
            <w:noProof/>
            <w:webHidden/>
          </w:rPr>
          <w:t>27</w:t>
        </w:r>
        <w:r w:rsidR="00EA6F7A">
          <w:rPr>
            <w:noProof/>
            <w:webHidden/>
          </w:rPr>
          <w:fldChar w:fldCharType="end"/>
        </w:r>
      </w:hyperlink>
    </w:p>
    <w:p w14:paraId="00F33898"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61" w:history="1">
        <w:r w:rsidR="00EA6F7A" w:rsidRPr="00473EBB">
          <w:rPr>
            <w:rStyle w:val="Hyperlink"/>
            <w:b/>
            <w:bCs/>
            <w:noProof/>
          </w:rPr>
          <w:t>4.1.3</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Block Execution Request</w:t>
        </w:r>
        <w:r w:rsidR="00EA6F7A">
          <w:rPr>
            <w:noProof/>
            <w:webHidden/>
          </w:rPr>
          <w:tab/>
        </w:r>
        <w:r w:rsidR="00EA6F7A">
          <w:rPr>
            <w:noProof/>
            <w:webHidden/>
          </w:rPr>
          <w:fldChar w:fldCharType="begin"/>
        </w:r>
        <w:r w:rsidR="00EA6F7A">
          <w:rPr>
            <w:noProof/>
            <w:webHidden/>
          </w:rPr>
          <w:instrText xml:space="preserve"> PAGEREF _Toc535244561 \h </w:instrText>
        </w:r>
        <w:r w:rsidR="00EA6F7A">
          <w:rPr>
            <w:noProof/>
            <w:webHidden/>
          </w:rPr>
        </w:r>
        <w:r w:rsidR="00EA6F7A">
          <w:rPr>
            <w:noProof/>
            <w:webHidden/>
          </w:rPr>
          <w:fldChar w:fldCharType="separate"/>
        </w:r>
        <w:r w:rsidR="00EA6F7A">
          <w:rPr>
            <w:noProof/>
            <w:webHidden/>
          </w:rPr>
          <w:t>28</w:t>
        </w:r>
        <w:r w:rsidR="00EA6F7A">
          <w:rPr>
            <w:noProof/>
            <w:webHidden/>
          </w:rPr>
          <w:fldChar w:fldCharType="end"/>
        </w:r>
      </w:hyperlink>
    </w:p>
    <w:p w14:paraId="0DCECCC7"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62" w:history="1">
        <w:r w:rsidR="00EA6F7A" w:rsidRPr="00473EBB">
          <w:rPr>
            <w:rStyle w:val="Hyperlink"/>
            <w:b/>
            <w:bCs/>
            <w:noProof/>
          </w:rPr>
          <w:t>4.1.4</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Block Execution Response</w:t>
        </w:r>
        <w:r w:rsidR="00EA6F7A">
          <w:rPr>
            <w:noProof/>
            <w:webHidden/>
          </w:rPr>
          <w:tab/>
        </w:r>
        <w:r w:rsidR="00EA6F7A">
          <w:rPr>
            <w:noProof/>
            <w:webHidden/>
          </w:rPr>
          <w:fldChar w:fldCharType="begin"/>
        </w:r>
        <w:r w:rsidR="00EA6F7A">
          <w:rPr>
            <w:noProof/>
            <w:webHidden/>
          </w:rPr>
          <w:instrText xml:space="preserve"> PAGEREF _Toc535244562 \h </w:instrText>
        </w:r>
        <w:r w:rsidR="00EA6F7A">
          <w:rPr>
            <w:noProof/>
            <w:webHidden/>
          </w:rPr>
        </w:r>
        <w:r w:rsidR="00EA6F7A">
          <w:rPr>
            <w:noProof/>
            <w:webHidden/>
          </w:rPr>
          <w:fldChar w:fldCharType="separate"/>
        </w:r>
        <w:r w:rsidR="00EA6F7A">
          <w:rPr>
            <w:noProof/>
            <w:webHidden/>
          </w:rPr>
          <w:t>28</w:t>
        </w:r>
        <w:r w:rsidR="00EA6F7A">
          <w:rPr>
            <w:noProof/>
            <w:webHidden/>
          </w:rPr>
          <w:fldChar w:fldCharType="end"/>
        </w:r>
      </w:hyperlink>
    </w:p>
    <w:p w14:paraId="5192B28E"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63" w:history="1">
        <w:r w:rsidR="00EA6F7A" w:rsidRPr="00473EBB">
          <w:rPr>
            <w:rStyle w:val="Hyperlink"/>
            <w:b/>
            <w:bCs/>
            <w:noProof/>
          </w:rPr>
          <w:t>4.1.5</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Deny Execution Request</w:t>
        </w:r>
        <w:r w:rsidR="00EA6F7A">
          <w:rPr>
            <w:noProof/>
            <w:webHidden/>
          </w:rPr>
          <w:tab/>
        </w:r>
        <w:r w:rsidR="00EA6F7A">
          <w:rPr>
            <w:noProof/>
            <w:webHidden/>
          </w:rPr>
          <w:fldChar w:fldCharType="begin"/>
        </w:r>
        <w:r w:rsidR="00EA6F7A">
          <w:rPr>
            <w:noProof/>
            <w:webHidden/>
          </w:rPr>
          <w:instrText xml:space="preserve"> PAGEREF _Toc535244563 \h </w:instrText>
        </w:r>
        <w:r w:rsidR="00EA6F7A">
          <w:rPr>
            <w:noProof/>
            <w:webHidden/>
          </w:rPr>
        </w:r>
        <w:r w:rsidR="00EA6F7A">
          <w:rPr>
            <w:noProof/>
            <w:webHidden/>
          </w:rPr>
          <w:fldChar w:fldCharType="separate"/>
        </w:r>
        <w:r w:rsidR="00EA6F7A">
          <w:rPr>
            <w:noProof/>
            <w:webHidden/>
          </w:rPr>
          <w:t>29</w:t>
        </w:r>
        <w:r w:rsidR="00EA6F7A">
          <w:rPr>
            <w:noProof/>
            <w:webHidden/>
          </w:rPr>
          <w:fldChar w:fldCharType="end"/>
        </w:r>
      </w:hyperlink>
    </w:p>
    <w:p w14:paraId="03D8C2C6"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64" w:history="1">
        <w:r w:rsidR="00EA6F7A" w:rsidRPr="00473EBB">
          <w:rPr>
            <w:rStyle w:val="Hyperlink"/>
            <w:b/>
            <w:bCs/>
            <w:noProof/>
          </w:rPr>
          <w:t>4.1.6</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Deny Execution Response</w:t>
        </w:r>
        <w:r w:rsidR="00EA6F7A">
          <w:rPr>
            <w:noProof/>
            <w:webHidden/>
          </w:rPr>
          <w:tab/>
        </w:r>
        <w:r w:rsidR="00EA6F7A">
          <w:rPr>
            <w:noProof/>
            <w:webHidden/>
          </w:rPr>
          <w:fldChar w:fldCharType="begin"/>
        </w:r>
        <w:r w:rsidR="00EA6F7A">
          <w:rPr>
            <w:noProof/>
            <w:webHidden/>
          </w:rPr>
          <w:instrText xml:space="preserve"> PAGEREF _Toc535244564 \h </w:instrText>
        </w:r>
        <w:r w:rsidR="00EA6F7A">
          <w:rPr>
            <w:noProof/>
            <w:webHidden/>
          </w:rPr>
        </w:r>
        <w:r w:rsidR="00EA6F7A">
          <w:rPr>
            <w:noProof/>
            <w:webHidden/>
          </w:rPr>
          <w:fldChar w:fldCharType="separate"/>
        </w:r>
        <w:r w:rsidR="00EA6F7A">
          <w:rPr>
            <w:noProof/>
            <w:webHidden/>
          </w:rPr>
          <w:t>29</w:t>
        </w:r>
        <w:r w:rsidR="00EA6F7A">
          <w:rPr>
            <w:noProof/>
            <w:webHidden/>
          </w:rPr>
          <w:fldChar w:fldCharType="end"/>
        </w:r>
      </w:hyperlink>
    </w:p>
    <w:p w14:paraId="2DB4E53F"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65" w:history="1">
        <w:r w:rsidR="00EA6F7A" w:rsidRPr="00473EBB">
          <w:rPr>
            <w:rStyle w:val="Hyperlink"/>
            <w:b/>
            <w:bCs/>
            <w:noProof/>
          </w:rPr>
          <w:t>4.1.7</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Lift Execution Request</w:t>
        </w:r>
        <w:r w:rsidR="00EA6F7A">
          <w:rPr>
            <w:noProof/>
            <w:webHidden/>
          </w:rPr>
          <w:tab/>
        </w:r>
        <w:r w:rsidR="00EA6F7A">
          <w:rPr>
            <w:noProof/>
            <w:webHidden/>
          </w:rPr>
          <w:fldChar w:fldCharType="begin"/>
        </w:r>
        <w:r w:rsidR="00EA6F7A">
          <w:rPr>
            <w:noProof/>
            <w:webHidden/>
          </w:rPr>
          <w:instrText xml:space="preserve"> PAGEREF _Toc535244565 \h </w:instrText>
        </w:r>
        <w:r w:rsidR="00EA6F7A">
          <w:rPr>
            <w:noProof/>
            <w:webHidden/>
          </w:rPr>
        </w:r>
        <w:r w:rsidR="00EA6F7A">
          <w:rPr>
            <w:noProof/>
            <w:webHidden/>
          </w:rPr>
          <w:fldChar w:fldCharType="separate"/>
        </w:r>
        <w:r w:rsidR="00EA6F7A">
          <w:rPr>
            <w:noProof/>
            <w:webHidden/>
          </w:rPr>
          <w:t>29</w:t>
        </w:r>
        <w:r w:rsidR="00EA6F7A">
          <w:rPr>
            <w:noProof/>
            <w:webHidden/>
          </w:rPr>
          <w:fldChar w:fldCharType="end"/>
        </w:r>
      </w:hyperlink>
    </w:p>
    <w:p w14:paraId="0FCB6806"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66" w:history="1">
        <w:r w:rsidR="00EA6F7A" w:rsidRPr="00473EBB">
          <w:rPr>
            <w:rStyle w:val="Hyperlink"/>
            <w:b/>
            <w:bCs/>
            <w:noProof/>
          </w:rPr>
          <w:t>4.1.8</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Lift Execution Response</w:t>
        </w:r>
        <w:r w:rsidR="00EA6F7A">
          <w:rPr>
            <w:noProof/>
            <w:webHidden/>
          </w:rPr>
          <w:tab/>
        </w:r>
        <w:r w:rsidR="00EA6F7A">
          <w:rPr>
            <w:noProof/>
            <w:webHidden/>
          </w:rPr>
          <w:fldChar w:fldCharType="begin"/>
        </w:r>
        <w:r w:rsidR="00EA6F7A">
          <w:rPr>
            <w:noProof/>
            <w:webHidden/>
          </w:rPr>
          <w:instrText xml:space="preserve"> PAGEREF _Toc535244566 \h </w:instrText>
        </w:r>
        <w:r w:rsidR="00EA6F7A">
          <w:rPr>
            <w:noProof/>
            <w:webHidden/>
          </w:rPr>
        </w:r>
        <w:r w:rsidR="00EA6F7A">
          <w:rPr>
            <w:noProof/>
            <w:webHidden/>
          </w:rPr>
          <w:fldChar w:fldCharType="separate"/>
        </w:r>
        <w:r w:rsidR="00EA6F7A">
          <w:rPr>
            <w:noProof/>
            <w:webHidden/>
          </w:rPr>
          <w:t>30</w:t>
        </w:r>
        <w:r w:rsidR="00EA6F7A">
          <w:rPr>
            <w:noProof/>
            <w:webHidden/>
          </w:rPr>
          <w:fldChar w:fldCharType="end"/>
        </w:r>
      </w:hyperlink>
    </w:p>
    <w:p w14:paraId="09626242" w14:textId="77777777" w:rsidR="00EA6F7A" w:rsidRDefault="003A55CF">
      <w:pPr>
        <w:pStyle w:val="TOC3"/>
        <w:tabs>
          <w:tab w:val="left" w:pos="1100"/>
          <w:tab w:val="right" w:leader="dot" w:pos="9621"/>
        </w:tabs>
        <w:rPr>
          <w:rFonts w:asciiTheme="minorHAnsi" w:eastAsiaTheme="minorEastAsia" w:hAnsiTheme="minorHAnsi" w:cstheme="minorBidi"/>
          <w:i w:val="0"/>
          <w:iCs w:val="0"/>
          <w:noProof/>
          <w:sz w:val="22"/>
          <w:szCs w:val="22"/>
          <w:lang w:bidi="ar-SA"/>
        </w:rPr>
      </w:pPr>
      <w:hyperlink w:anchor="_Toc535244567" w:history="1">
        <w:r w:rsidR="00EA6F7A" w:rsidRPr="00473EBB">
          <w:rPr>
            <w:rStyle w:val="Hyperlink"/>
            <w:b/>
            <w:bCs/>
            <w:noProof/>
          </w:rPr>
          <w:t>4.1.9</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Garnish Execution Request</w:t>
        </w:r>
        <w:r w:rsidR="00EA6F7A">
          <w:rPr>
            <w:noProof/>
            <w:webHidden/>
          </w:rPr>
          <w:tab/>
        </w:r>
        <w:r w:rsidR="00EA6F7A">
          <w:rPr>
            <w:noProof/>
            <w:webHidden/>
          </w:rPr>
          <w:fldChar w:fldCharType="begin"/>
        </w:r>
        <w:r w:rsidR="00EA6F7A">
          <w:rPr>
            <w:noProof/>
            <w:webHidden/>
          </w:rPr>
          <w:instrText xml:space="preserve"> PAGEREF _Toc535244567 \h </w:instrText>
        </w:r>
        <w:r w:rsidR="00EA6F7A">
          <w:rPr>
            <w:noProof/>
            <w:webHidden/>
          </w:rPr>
        </w:r>
        <w:r w:rsidR="00EA6F7A">
          <w:rPr>
            <w:noProof/>
            <w:webHidden/>
          </w:rPr>
          <w:fldChar w:fldCharType="separate"/>
        </w:r>
        <w:r w:rsidR="00EA6F7A">
          <w:rPr>
            <w:noProof/>
            <w:webHidden/>
          </w:rPr>
          <w:t>31</w:t>
        </w:r>
        <w:r w:rsidR="00EA6F7A">
          <w:rPr>
            <w:noProof/>
            <w:webHidden/>
          </w:rPr>
          <w:fldChar w:fldCharType="end"/>
        </w:r>
      </w:hyperlink>
    </w:p>
    <w:p w14:paraId="1E603AAC" w14:textId="77777777" w:rsidR="00EA6F7A" w:rsidRDefault="003A55CF">
      <w:pPr>
        <w:pStyle w:val="TOC3"/>
        <w:tabs>
          <w:tab w:val="left" w:pos="1320"/>
          <w:tab w:val="right" w:leader="dot" w:pos="9621"/>
        </w:tabs>
        <w:rPr>
          <w:rFonts w:asciiTheme="minorHAnsi" w:eastAsiaTheme="minorEastAsia" w:hAnsiTheme="minorHAnsi" w:cstheme="minorBidi"/>
          <w:i w:val="0"/>
          <w:iCs w:val="0"/>
          <w:noProof/>
          <w:sz w:val="22"/>
          <w:szCs w:val="22"/>
          <w:lang w:bidi="ar-SA"/>
        </w:rPr>
      </w:pPr>
      <w:hyperlink w:anchor="_Toc535244568" w:history="1">
        <w:r w:rsidR="00EA6F7A" w:rsidRPr="00473EBB">
          <w:rPr>
            <w:rStyle w:val="Hyperlink"/>
            <w:b/>
            <w:bCs/>
            <w:noProof/>
          </w:rPr>
          <w:t>4.1.10</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Garnish Execution Response</w:t>
        </w:r>
        <w:r w:rsidR="00EA6F7A">
          <w:rPr>
            <w:noProof/>
            <w:webHidden/>
          </w:rPr>
          <w:tab/>
        </w:r>
        <w:r w:rsidR="00EA6F7A">
          <w:rPr>
            <w:noProof/>
            <w:webHidden/>
          </w:rPr>
          <w:fldChar w:fldCharType="begin"/>
        </w:r>
        <w:r w:rsidR="00EA6F7A">
          <w:rPr>
            <w:noProof/>
            <w:webHidden/>
          </w:rPr>
          <w:instrText xml:space="preserve"> PAGEREF _Toc535244568 \h </w:instrText>
        </w:r>
        <w:r w:rsidR="00EA6F7A">
          <w:rPr>
            <w:noProof/>
            <w:webHidden/>
          </w:rPr>
        </w:r>
        <w:r w:rsidR="00EA6F7A">
          <w:rPr>
            <w:noProof/>
            <w:webHidden/>
          </w:rPr>
          <w:fldChar w:fldCharType="separate"/>
        </w:r>
        <w:r w:rsidR="00EA6F7A">
          <w:rPr>
            <w:noProof/>
            <w:webHidden/>
          </w:rPr>
          <w:t>31</w:t>
        </w:r>
        <w:r w:rsidR="00EA6F7A">
          <w:rPr>
            <w:noProof/>
            <w:webHidden/>
          </w:rPr>
          <w:fldChar w:fldCharType="end"/>
        </w:r>
      </w:hyperlink>
    </w:p>
    <w:p w14:paraId="6CB790E7" w14:textId="77777777" w:rsidR="00EA6F7A" w:rsidRDefault="003A55CF">
      <w:pPr>
        <w:pStyle w:val="TOC3"/>
        <w:tabs>
          <w:tab w:val="left" w:pos="1320"/>
          <w:tab w:val="right" w:leader="dot" w:pos="9621"/>
        </w:tabs>
        <w:rPr>
          <w:rFonts w:asciiTheme="minorHAnsi" w:eastAsiaTheme="minorEastAsia" w:hAnsiTheme="minorHAnsi" w:cstheme="minorBidi"/>
          <w:i w:val="0"/>
          <w:iCs w:val="0"/>
          <w:noProof/>
          <w:sz w:val="22"/>
          <w:szCs w:val="22"/>
          <w:lang w:bidi="ar-SA"/>
        </w:rPr>
      </w:pPr>
      <w:hyperlink w:anchor="_Toc535244569" w:history="1">
        <w:r w:rsidR="00EA6F7A" w:rsidRPr="00473EBB">
          <w:rPr>
            <w:rStyle w:val="Hyperlink"/>
            <w:b/>
            <w:bCs/>
            <w:noProof/>
          </w:rPr>
          <w:t>4.1.11</w:t>
        </w:r>
        <w:r w:rsidR="00EA6F7A">
          <w:rPr>
            <w:rFonts w:asciiTheme="minorHAnsi" w:eastAsiaTheme="minorEastAsia" w:hAnsiTheme="minorHAnsi" w:cstheme="minorBidi"/>
            <w:i w:val="0"/>
            <w:iCs w:val="0"/>
            <w:noProof/>
            <w:sz w:val="22"/>
            <w:szCs w:val="22"/>
            <w:lang w:bidi="ar-SA"/>
          </w:rPr>
          <w:tab/>
        </w:r>
        <w:r w:rsidR="00EA6F7A" w:rsidRPr="00473EBB">
          <w:rPr>
            <w:rStyle w:val="Hyperlink"/>
            <w:b/>
            <w:bCs/>
            <w:noProof/>
          </w:rPr>
          <w:t>Execution Account Info</w:t>
        </w:r>
        <w:r w:rsidR="00EA6F7A">
          <w:rPr>
            <w:noProof/>
            <w:webHidden/>
          </w:rPr>
          <w:tab/>
        </w:r>
        <w:r w:rsidR="00EA6F7A">
          <w:rPr>
            <w:noProof/>
            <w:webHidden/>
          </w:rPr>
          <w:fldChar w:fldCharType="begin"/>
        </w:r>
        <w:r w:rsidR="00EA6F7A">
          <w:rPr>
            <w:noProof/>
            <w:webHidden/>
          </w:rPr>
          <w:instrText xml:space="preserve"> PAGEREF _Toc535244569 \h </w:instrText>
        </w:r>
        <w:r w:rsidR="00EA6F7A">
          <w:rPr>
            <w:noProof/>
            <w:webHidden/>
          </w:rPr>
        </w:r>
        <w:r w:rsidR="00EA6F7A">
          <w:rPr>
            <w:noProof/>
            <w:webHidden/>
          </w:rPr>
          <w:fldChar w:fldCharType="separate"/>
        </w:r>
        <w:r w:rsidR="00EA6F7A">
          <w:rPr>
            <w:noProof/>
            <w:webHidden/>
          </w:rPr>
          <w:t>32</w:t>
        </w:r>
        <w:r w:rsidR="00EA6F7A">
          <w:rPr>
            <w:noProof/>
            <w:webHidden/>
          </w:rPr>
          <w:fldChar w:fldCharType="end"/>
        </w:r>
      </w:hyperlink>
    </w:p>
    <w:p w14:paraId="5B06F12D" w14:textId="77777777" w:rsidR="003241CC" w:rsidRPr="007E3130" w:rsidRDefault="003241CC" w:rsidP="003241CC">
      <w:pPr>
        <w:rPr>
          <w:b/>
          <w:bCs/>
          <w:sz w:val="16"/>
          <w:szCs w:val="16"/>
        </w:rPr>
      </w:pPr>
      <w:r w:rsidRPr="005633E9">
        <w:rPr>
          <w:sz w:val="8"/>
          <w:szCs w:val="8"/>
        </w:rPr>
        <w:fldChar w:fldCharType="end"/>
      </w:r>
    </w:p>
    <w:p w14:paraId="345F384B" w14:textId="77777777" w:rsidR="00CE279E" w:rsidRDefault="003241CC" w:rsidP="000460B7">
      <w:pPr>
        <w:spacing w:before="120" w:after="240"/>
        <w:rPr>
          <w:sz w:val="36"/>
          <w:szCs w:val="36"/>
        </w:rPr>
      </w:pPr>
      <w:r>
        <w:br w:type="page"/>
      </w:r>
    </w:p>
    <w:p w14:paraId="43FF7322" w14:textId="77777777" w:rsidR="00CE279E" w:rsidRPr="00DC7A20" w:rsidRDefault="00CE279E" w:rsidP="00CE279E">
      <w:pPr>
        <w:spacing w:before="120" w:after="120"/>
        <w:rPr>
          <w:rFonts w:asciiTheme="minorHAnsi" w:hAnsiTheme="minorHAnsi"/>
          <w:b/>
          <w:bCs/>
          <w:sz w:val="36"/>
          <w:szCs w:val="36"/>
        </w:rPr>
      </w:pPr>
      <w:r w:rsidRPr="00DC7A20">
        <w:rPr>
          <w:rFonts w:asciiTheme="minorHAnsi" w:hAnsiTheme="minorHAnsi"/>
          <w:b/>
          <w:bCs/>
          <w:sz w:val="36"/>
          <w:szCs w:val="36"/>
        </w:rPr>
        <w:lastRenderedPageBreak/>
        <w:t xml:space="preserve">Record of changes </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260"/>
        <w:gridCol w:w="1890"/>
        <w:gridCol w:w="4590"/>
      </w:tblGrid>
      <w:tr w:rsidR="00CE279E" w:rsidRPr="00DC7A20" w14:paraId="42F01152" w14:textId="77777777" w:rsidTr="00C87C67">
        <w:trPr>
          <w:trHeight w:val="393"/>
        </w:trPr>
        <w:tc>
          <w:tcPr>
            <w:tcW w:w="2160" w:type="dxa"/>
            <w:shd w:val="clear" w:color="auto" w:fill="9CC2E5" w:themeFill="accent5" w:themeFillTint="99"/>
            <w:vAlign w:val="center"/>
          </w:tcPr>
          <w:p w14:paraId="39F0A9AE" w14:textId="77777777" w:rsidR="00CE279E" w:rsidRPr="00CE279E" w:rsidRDefault="00CE279E" w:rsidP="00CE279E">
            <w:pPr>
              <w:autoSpaceDE w:val="0"/>
              <w:autoSpaceDN w:val="0"/>
              <w:spacing w:after="0" w:line="240" w:lineRule="auto"/>
              <w:jc w:val="center"/>
              <w:rPr>
                <w:rFonts w:asciiTheme="minorHAnsi" w:hAnsiTheme="minorHAnsi"/>
                <w:b/>
                <w:bCs/>
                <w:sz w:val="24"/>
                <w:szCs w:val="24"/>
                <w:lang w:bidi="ar-SA"/>
              </w:rPr>
            </w:pPr>
            <w:r w:rsidRPr="00CE279E">
              <w:rPr>
                <w:rFonts w:asciiTheme="minorHAnsi" w:hAnsiTheme="minorHAnsi"/>
                <w:b/>
                <w:bCs/>
                <w:sz w:val="24"/>
                <w:szCs w:val="24"/>
                <w:lang w:bidi="ar-SA"/>
              </w:rPr>
              <w:t>Date</w:t>
            </w:r>
          </w:p>
        </w:tc>
        <w:tc>
          <w:tcPr>
            <w:tcW w:w="1260" w:type="dxa"/>
            <w:shd w:val="clear" w:color="auto" w:fill="9CC2E5" w:themeFill="accent5" w:themeFillTint="99"/>
            <w:vAlign w:val="center"/>
          </w:tcPr>
          <w:p w14:paraId="60AA593E" w14:textId="77777777" w:rsidR="00CE279E" w:rsidRPr="00CE279E" w:rsidRDefault="00CE279E" w:rsidP="00CE279E">
            <w:pPr>
              <w:autoSpaceDE w:val="0"/>
              <w:autoSpaceDN w:val="0"/>
              <w:spacing w:after="0" w:line="240" w:lineRule="auto"/>
              <w:jc w:val="center"/>
              <w:rPr>
                <w:rFonts w:asciiTheme="minorHAnsi" w:hAnsiTheme="minorHAnsi"/>
                <w:b/>
                <w:bCs/>
                <w:sz w:val="24"/>
                <w:szCs w:val="24"/>
                <w:lang w:bidi="ar-SA"/>
              </w:rPr>
            </w:pPr>
            <w:r w:rsidRPr="00CE279E">
              <w:rPr>
                <w:rFonts w:asciiTheme="minorHAnsi" w:hAnsiTheme="minorHAnsi"/>
                <w:b/>
                <w:bCs/>
                <w:sz w:val="24"/>
                <w:szCs w:val="24"/>
                <w:lang w:bidi="ar-SA"/>
              </w:rPr>
              <w:t>Version</w:t>
            </w:r>
          </w:p>
        </w:tc>
        <w:tc>
          <w:tcPr>
            <w:tcW w:w="1890" w:type="dxa"/>
            <w:shd w:val="clear" w:color="auto" w:fill="9CC2E5" w:themeFill="accent5" w:themeFillTint="99"/>
            <w:vAlign w:val="center"/>
          </w:tcPr>
          <w:p w14:paraId="022E81FC" w14:textId="77777777" w:rsidR="00CE279E" w:rsidRPr="00CE279E" w:rsidRDefault="00CE279E" w:rsidP="00CE279E">
            <w:pPr>
              <w:autoSpaceDE w:val="0"/>
              <w:autoSpaceDN w:val="0"/>
              <w:spacing w:after="0" w:line="240" w:lineRule="auto"/>
              <w:jc w:val="center"/>
              <w:rPr>
                <w:rFonts w:asciiTheme="minorHAnsi" w:hAnsiTheme="minorHAnsi"/>
                <w:b/>
                <w:bCs/>
                <w:sz w:val="24"/>
                <w:szCs w:val="24"/>
                <w:lang w:bidi="ar-SA"/>
              </w:rPr>
            </w:pPr>
            <w:r w:rsidRPr="00CE279E">
              <w:rPr>
                <w:rFonts w:asciiTheme="minorHAnsi" w:hAnsiTheme="minorHAnsi"/>
                <w:b/>
                <w:bCs/>
                <w:sz w:val="24"/>
                <w:szCs w:val="24"/>
                <w:lang w:bidi="ar-SA"/>
              </w:rPr>
              <w:t>Author</w:t>
            </w:r>
          </w:p>
        </w:tc>
        <w:tc>
          <w:tcPr>
            <w:tcW w:w="4590" w:type="dxa"/>
            <w:shd w:val="clear" w:color="auto" w:fill="9CC2E5" w:themeFill="accent5" w:themeFillTint="99"/>
            <w:vAlign w:val="center"/>
          </w:tcPr>
          <w:p w14:paraId="4D3D4796" w14:textId="77777777" w:rsidR="00CE279E" w:rsidRPr="00CE279E" w:rsidRDefault="00CE279E" w:rsidP="00CE279E">
            <w:pPr>
              <w:autoSpaceDE w:val="0"/>
              <w:autoSpaceDN w:val="0"/>
              <w:spacing w:after="0" w:line="240" w:lineRule="auto"/>
              <w:jc w:val="center"/>
              <w:rPr>
                <w:rFonts w:asciiTheme="minorHAnsi" w:hAnsiTheme="minorHAnsi"/>
                <w:b/>
                <w:bCs/>
                <w:sz w:val="24"/>
                <w:szCs w:val="24"/>
                <w:lang w:bidi="ar-SA"/>
              </w:rPr>
            </w:pPr>
            <w:r w:rsidRPr="00CE279E">
              <w:rPr>
                <w:rFonts w:asciiTheme="minorHAnsi" w:hAnsiTheme="minorHAnsi"/>
                <w:b/>
                <w:bCs/>
                <w:sz w:val="24"/>
                <w:szCs w:val="24"/>
                <w:lang w:bidi="ar-SA"/>
              </w:rPr>
              <w:t xml:space="preserve">Change details </w:t>
            </w:r>
          </w:p>
        </w:tc>
      </w:tr>
      <w:tr w:rsidR="00CE279E" w:rsidRPr="00DC7A20" w14:paraId="1DA0C97A" w14:textId="77777777" w:rsidTr="00C87C67">
        <w:trPr>
          <w:trHeight w:val="263"/>
        </w:trPr>
        <w:tc>
          <w:tcPr>
            <w:tcW w:w="2160" w:type="dxa"/>
          </w:tcPr>
          <w:p w14:paraId="0ED560BE" w14:textId="77777777" w:rsidR="00CE279E" w:rsidRPr="00DC7A20" w:rsidRDefault="00CE279E" w:rsidP="00E2633C">
            <w:pPr>
              <w:spacing w:before="120" w:after="120" w:line="240" w:lineRule="atLeast"/>
              <w:rPr>
                <w:rFonts w:asciiTheme="minorHAnsi" w:hAnsiTheme="minorHAnsi"/>
                <w:lang w:val="en-GB"/>
              </w:rPr>
            </w:pPr>
            <w:r>
              <w:rPr>
                <w:rFonts w:asciiTheme="minorHAnsi" w:hAnsiTheme="minorHAnsi"/>
                <w:lang w:val="en-GB"/>
              </w:rPr>
              <w:t>2</w:t>
            </w:r>
            <w:r w:rsidR="001A3AF8">
              <w:rPr>
                <w:rFonts w:asciiTheme="minorHAnsi" w:hAnsiTheme="minorHAnsi"/>
                <w:lang w:val="en-GB"/>
              </w:rPr>
              <w:t>3</w:t>
            </w:r>
            <w:r w:rsidRPr="00DC7A20">
              <w:rPr>
                <w:rFonts w:asciiTheme="minorHAnsi" w:hAnsiTheme="minorHAnsi"/>
                <w:lang w:val="en-GB"/>
              </w:rPr>
              <w:t xml:space="preserve"> December 2017</w:t>
            </w:r>
          </w:p>
        </w:tc>
        <w:tc>
          <w:tcPr>
            <w:tcW w:w="1260" w:type="dxa"/>
          </w:tcPr>
          <w:p w14:paraId="2AED065B" w14:textId="77777777" w:rsidR="00CE279E" w:rsidRPr="00DC7A20" w:rsidRDefault="00CE279E" w:rsidP="00E2633C">
            <w:pPr>
              <w:spacing w:before="120" w:after="120" w:line="240" w:lineRule="atLeast"/>
              <w:rPr>
                <w:rFonts w:asciiTheme="minorHAnsi" w:hAnsiTheme="minorHAnsi"/>
                <w:lang w:val="en-GB"/>
              </w:rPr>
            </w:pPr>
            <w:r>
              <w:rPr>
                <w:rFonts w:asciiTheme="minorHAnsi" w:hAnsiTheme="minorHAnsi"/>
                <w:lang w:val="en-GB"/>
              </w:rPr>
              <w:t>1</w:t>
            </w:r>
            <w:r w:rsidRPr="00DC7A20">
              <w:rPr>
                <w:rFonts w:asciiTheme="minorHAnsi" w:hAnsiTheme="minorHAnsi"/>
                <w:lang w:val="en-GB"/>
              </w:rPr>
              <w:t>.</w:t>
            </w:r>
            <w:r>
              <w:rPr>
                <w:rFonts w:asciiTheme="minorHAnsi" w:hAnsiTheme="minorHAnsi"/>
                <w:lang w:val="en-GB"/>
              </w:rPr>
              <w:t>0</w:t>
            </w:r>
          </w:p>
        </w:tc>
        <w:tc>
          <w:tcPr>
            <w:tcW w:w="1890" w:type="dxa"/>
          </w:tcPr>
          <w:p w14:paraId="6219A6C6" w14:textId="77777777" w:rsidR="00CE279E" w:rsidRPr="00DC7A20" w:rsidRDefault="00CE279E" w:rsidP="00E2633C">
            <w:pPr>
              <w:spacing w:before="120" w:after="120" w:line="240" w:lineRule="atLeast"/>
              <w:rPr>
                <w:rFonts w:asciiTheme="minorHAnsi" w:hAnsiTheme="minorHAnsi"/>
                <w:lang w:val="en-GB"/>
              </w:rPr>
            </w:pPr>
            <w:r>
              <w:rPr>
                <w:rFonts w:asciiTheme="minorHAnsi" w:hAnsiTheme="minorHAnsi"/>
                <w:lang w:val="en-GB"/>
              </w:rPr>
              <w:t xml:space="preserve">SBM team </w:t>
            </w:r>
          </w:p>
        </w:tc>
        <w:tc>
          <w:tcPr>
            <w:tcW w:w="4590" w:type="dxa"/>
          </w:tcPr>
          <w:p w14:paraId="0D1FF258" w14:textId="77777777" w:rsidR="00CE279E" w:rsidRPr="00DC7A20" w:rsidRDefault="00CE279E" w:rsidP="00E2633C">
            <w:pPr>
              <w:spacing w:before="120" w:after="120" w:line="240" w:lineRule="atLeast"/>
              <w:ind w:right="318"/>
              <w:rPr>
                <w:rFonts w:asciiTheme="minorHAnsi" w:hAnsiTheme="minorHAnsi"/>
                <w:lang w:val="en-GB"/>
              </w:rPr>
            </w:pPr>
            <w:r w:rsidRPr="00DC7A20">
              <w:rPr>
                <w:rFonts w:asciiTheme="minorHAnsi" w:hAnsiTheme="minorHAnsi"/>
                <w:lang w:val="en-GB"/>
              </w:rPr>
              <w:t xml:space="preserve">Initial </w:t>
            </w:r>
            <w:r>
              <w:rPr>
                <w:rFonts w:asciiTheme="minorHAnsi" w:hAnsiTheme="minorHAnsi"/>
                <w:lang w:val="en-GB"/>
              </w:rPr>
              <w:t>version</w:t>
            </w:r>
          </w:p>
        </w:tc>
      </w:tr>
      <w:tr w:rsidR="009F0F46" w:rsidRPr="00DC7A20" w14:paraId="7A6CE55F" w14:textId="77777777" w:rsidTr="00C87C67">
        <w:trPr>
          <w:trHeight w:val="337"/>
        </w:trPr>
        <w:tc>
          <w:tcPr>
            <w:tcW w:w="2160" w:type="dxa"/>
          </w:tcPr>
          <w:p w14:paraId="3C5E06F1" w14:textId="77777777" w:rsidR="009F0F46" w:rsidRPr="008D62A4" w:rsidRDefault="00761B56" w:rsidP="009F0F46">
            <w:pPr>
              <w:spacing w:before="120" w:after="120" w:line="240" w:lineRule="atLeast"/>
              <w:rPr>
                <w:rFonts w:asciiTheme="minorHAnsi" w:hAnsiTheme="minorHAnsi"/>
                <w:lang w:val="en-GB"/>
              </w:rPr>
            </w:pPr>
            <w:r>
              <w:rPr>
                <w:rFonts w:asciiTheme="minorHAnsi" w:hAnsiTheme="minorHAnsi"/>
                <w:lang w:val="en-GB"/>
              </w:rPr>
              <w:t>4</w:t>
            </w:r>
            <w:r w:rsidR="009F0F46">
              <w:rPr>
                <w:rFonts w:asciiTheme="minorHAnsi" w:hAnsiTheme="minorHAnsi"/>
                <w:lang w:val="en-GB"/>
              </w:rPr>
              <w:t xml:space="preserve"> March 2018</w:t>
            </w:r>
          </w:p>
        </w:tc>
        <w:tc>
          <w:tcPr>
            <w:tcW w:w="1260" w:type="dxa"/>
          </w:tcPr>
          <w:p w14:paraId="7E3D192C" w14:textId="77777777" w:rsidR="009F0F46" w:rsidRPr="008D62A4" w:rsidRDefault="009F0F46" w:rsidP="009F0F46">
            <w:pPr>
              <w:spacing w:before="120" w:after="120" w:line="240" w:lineRule="atLeast"/>
              <w:rPr>
                <w:rFonts w:asciiTheme="minorHAnsi" w:hAnsiTheme="minorHAnsi"/>
                <w:lang w:val="en-GB"/>
              </w:rPr>
            </w:pPr>
            <w:r>
              <w:rPr>
                <w:rFonts w:asciiTheme="minorHAnsi" w:hAnsiTheme="minorHAnsi"/>
                <w:lang w:val="en-GB"/>
              </w:rPr>
              <w:t>1.1</w:t>
            </w:r>
          </w:p>
        </w:tc>
        <w:tc>
          <w:tcPr>
            <w:tcW w:w="1890" w:type="dxa"/>
          </w:tcPr>
          <w:p w14:paraId="08FBB415" w14:textId="77777777" w:rsidR="009F0F46" w:rsidRPr="00DC7A20" w:rsidRDefault="008B4147" w:rsidP="009F0F46">
            <w:pPr>
              <w:spacing w:before="120" w:after="120" w:line="240" w:lineRule="atLeast"/>
              <w:rPr>
                <w:rFonts w:asciiTheme="minorHAnsi" w:hAnsiTheme="minorHAnsi"/>
                <w:lang w:val="en-GB"/>
              </w:rPr>
            </w:pPr>
            <w:r>
              <w:rPr>
                <w:rFonts w:asciiTheme="minorHAnsi" w:hAnsiTheme="minorHAnsi"/>
                <w:lang w:val="en-GB"/>
              </w:rPr>
              <w:t xml:space="preserve">Mahmoud </w:t>
            </w:r>
            <w:r w:rsidR="001B5DD0">
              <w:rPr>
                <w:rFonts w:asciiTheme="minorHAnsi" w:hAnsiTheme="minorHAnsi"/>
                <w:lang w:val="en-GB"/>
              </w:rPr>
              <w:t>Gawad</w:t>
            </w:r>
            <w:r w:rsidR="009F0F46">
              <w:rPr>
                <w:rFonts w:asciiTheme="minorHAnsi" w:hAnsiTheme="minorHAnsi"/>
                <w:lang w:val="en-GB"/>
              </w:rPr>
              <w:t xml:space="preserve"> </w:t>
            </w:r>
          </w:p>
        </w:tc>
        <w:tc>
          <w:tcPr>
            <w:tcW w:w="4590" w:type="dxa"/>
          </w:tcPr>
          <w:p w14:paraId="3B385049" w14:textId="77777777" w:rsidR="009F0F46" w:rsidRPr="008D62A4" w:rsidRDefault="009F0F46" w:rsidP="009F0F46">
            <w:pPr>
              <w:spacing w:before="120" w:after="120" w:line="240" w:lineRule="atLeast"/>
              <w:rPr>
                <w:rFonts w:asciiTheme="minorHAnsi" w:hAnsiTheme="minorHAnsi"/>
                <w:lang w:val="en-GB"/>
              </w:rPr>
            </w:pPr>
            <w:r>
              <w:rPr>
                <w:rFonts w:asciiTheme="minorHAnsi" w:hAnsiTheme="minorHAnsi"/>
                <w:lang w:val="en-GB"/>
              </w:rPr>
              <w:t xml:space="preserve">Add column [ </w:t>
            </w:r>
            <w:r>
              <w:rPr>
                <w:rFonts w:ascii="Arial" w:hAnsi="Arial" w:cs="Arial"/>
                <w:color w:val="222222"/>
                <w:sz w:val="21"/>
                <w:szCs w:val="21"/>
                <w:shd w:val="clear" w:color="auto" w:fill="FFFFFF"/>
              </w:rPr>
              <w:t xml:space="preserve">PROCESS_TYPE_CD </w:t>
            </w:r>
            <w:r>
              <w:rPr>
                <w:rFonts w:asciiTheme="minorHAnsi" w:hAnsiTheme="minorHAnsi"/>
                <w:lang w:val="en-GB"/>
              </w:rPr>
              <w:t>] to table [</w:t>
            </w:r>
            <w:r w:rsidRPr="009F0F46">
              <w:rPr>
                <w:rFonts w:asciiTheme="minorHAnsi" w:hAnsiTheme="minorHAnsi"/>
                <w:lang w:val="en-GB"/>
              </w:rPr>
              <w:t>AGENCY SERVICE REQUEST</w:t>
            </w:r>
            <w:r>
              <w:rPr>
                <w:rFonts w:asciiTheme="minorHAnsi" w:hAnsiTheme="minorHAnsi"/>
                <w:lang w:val="en-GB"/>
              </w:rPr>
              <w:t>]</w:t>
            </w:r>
          </w:p>
        </w:tc>
      </w:tr>
      <w:tr w:rsidR="00E96859" w:rsidRPr="00DC7A20" w14:paraId="010A67B5" w14:textId="77777777" w:rsidTr="00C87C67">
        <w:trPr>
          <w:trHeight w:val="337"/>
        </w:trPr>
        <w:tc>
          <w:tcPr>
            <w:tcW w:w="2160" w:type="dxa"/>
          </w:tcPr>
          <w:p w14:paraId="3EA85A15" w14:textId="77777777" w:rsidR="00E96859" w:rsidRDefault="00E96859" w:rsidP="009F0F46">
            <w:pPr>
              <w:spacing w:before="120" w:after="120" w:line="240" w:lineRule="atLeast"/>
              <w:rPr>
                <w:rFonts w:asciiTheme="minorHAnsi" w:hAnsiTheme="minorHAnsi"/>
                <w:lang w:val="en-GB"/>
              </w:rPr>
            </w:pPr>
            <w:bookmarkStart w:id="0" w:name="_Hlk508703767"/>
            <w:r>
              <w:rPr>
                <w:rFonts w:asciiTheme="minorHAnsi" w:hAnsiTheme="minorHAnsi"/>
                <w:lang w:val="en-GB"/>
              </w:rPr>
              <w:t>13 March 2018</w:t>
            </w:r>
            <w:bookmarkEnd w:id="0"/>
          </w:p>
        </w:tc>
        <w:tc>
          <w:tcPr>
            <w:tcW w:w="1260" w:type="dxa"/>
          </w:tcPr>
          <w:p w14:paraId="5B94B91C" w14:textId="77777777" w:rsidR="00E96859" w:rsidRDefault="00E96859" w:rsidP="009F0F46">
            <w:pPr>
              <w:spacing w:before="120" w:after="120" w:line="240" w:lineRule="atLeast"/>
              <w:rPr>
                <w:rFonts w:asciiTheme="minorHAnsi" w:hAnsiTheme="minorHAnsi"/>
                <w:lang w:val="en-GB"/>
              </w:rPr>
            </w:pPr>
            <w:r>
              <w:rPr>
                <w:rFonts w:asciiTheme="minorHAnsi" w:hAnsiTheme="minorHAnsi"/>
                <w:lang w:val="en-GB"/>
              </w:rPr>
              <w:t>1.</w:t>
            </w:r>
            <w:r w:rsidR="005B30E0">
              <w:rPr>
                <w:rFonts w:asciiTheme="minorHAnsi" w:hAnsiTheme="minorHAnsi"/>
                <w:lang w:val="en-GB"/>
              </w:rPr>
              <w:t>2</w:t>
            </w:r>
          </w:p>
        </w:tc>
        <w:tc>
          <w:tcPr>
            <w:tcW w:w="1890" w:type="dxa"/>
          </w:tcPr>
          <w:p w14:paraId="738E4D12" w14:textId="77777777" w:rsidR="00E96859" w:rsidRDefault="001B5DD0" w:rsidP="009F0F46">
            <w:pPr>
              <w:spacing w:before="120" w:after="120" w:line="240" w:lineRule="atLeast"/>
              <w:rPr>
                <w:rFonts w:asciiTheme="minorHAnsi" w:hAnsiTheme="minorHAnsi"/>
                <w:lang w:val="en-GB"/>
              </w:rPr>
            </w:pPr>
            <w:r>
              <w:rPr>
                <w:rFonts w:asciiTheme="minorHAnsi" w:hAnsiTheme="minorHAnsi"/>
                <w:lang w:val="en-GB"/>
              </w:rPr>
              <w:t>Mahmoud Gawad</w:t>
            </w:r>
          </w:p>
        </w:tc>
        <w:tc>
          <w:tcPr>
            <w:tcW w:w="4590" w:type="dxa"/>
          </w:tcPr>
          <w:p w14:paraId="352FACF1" w14:textId="77777777" w:rsidR="00E96859" w:rsidRDefault="00F66F65" w:rsidP="009F0F46">
            <w:pPr>
              <w:spacing w:before="120" w:after="120" w:line="240" w:lineRule="atLeast"/>
              <w:rPr>
                <w:rFonts w:asciiTheme="minorHAnsi" w:hAnsiTheme="minorHAnsi"/>
                <w:lang w:val="en-GB"/>
              </w:rPr>
            </w:pPr>
            <w:r>
              <w:rPr>
                <w:rFonts w:asciiTheme="minorHAnsi" w:hAnsiTheme="minorHAnsi"/>
                <w:lang w:val="en-GB"/>
              </w:rPr>
              <w:t>Add table [</w:t>
            </w:r>
            <w:r w:rsidRPr="00F66F65">
              <w:rPr>
                <w:rFonts w:asciiTheme="minorHAnsi" w:hAnsiTheme="minorHAnsi"/>
                <w:lang w:val="en-GB"/>
              </w:rPr>
              <w:t>ACTIVE SLA INSTANCE</w:t>
            </w:r>
            <w:r>
              <w:rPr>
                <w:rFonts w:asciiTheme="minorHAnsi" w:hAnsiTheme="minorHAnsi"/>
                <w:lang w:val="en-GB"/>
              </w:rPr>
              <w:t>]</w:t>
            </w:r>
          </w:p>
        </w:tc>
      </w:tr>
      <w:tr w:rsidR="005B30E0" w:rsidRPr="005B30E0" w14:paraId="2E22604F" w14:textId="77777777" w:rsidTr="00C87C67">
        <w:trPr>
          <w:trHeight w:val="337"/>
        </w:trPr>
        <w:tc>
          <w:tcPr>
            <w:tcW w:w="2160" w:type="dxa"/>
          </w:tcPr>
          <w:p w14:paraId="0739292E" w14:textId="77777777" w:rsidR="005B30E0" w:rsidRDefault="005B30E0" w:rsidP="005B30E0">
            <w:pPr>
              <w:spacing w:before="120" w:after="120" w:line="240" w:lineRule="atLeast"/>
              <w:rPr>
                <w:rFonts w:asciiTheme="minorHAnsi" w:hAnsiTheme="minorHAnsi"/>
                <w:lang w:val="en-GB"/>
              </w:rPr>
            </w:pPr>
            <w:r>
              <w:rPr>
                <w:rFonts w:asciiTheme="minorHAnsi" w:hAnsiTheme="minorHAnsi"/>
                <w:lang w:val="en-GB"/>
              </w:rPr>
              <w:t>20 March 2018</w:t>
            </w:r>
          </w:p>
        </w:tc>
        <w:tc>
          <w:tcPr>
            <w:tcW w:w="1260" w:type="dxa"/>
          </w:tcPr>
          <w:p w14:paraId="36ED7373" w14:textId="77777777" w:rsidR="005B30E0" w:rsidRDefault="005B30E0" w:rsidP="005B30E0">
            <w:pPr>
              <w:spacing w:before="120" w:after="120" w:line="240" w:lineRule="atLeast"/>
              <w:rPr>
                <w:rFonts w:asciiTheme="minorHAnsi" w:hAnsiTheme="minorHAnsi"/>
                <w:lang w:val="en-GB"/>
              </w:rPr>
            </w:pPr>
            <w:r>
              <w:rPr>
                <w:rFonts w:asciiTheme="minorHAnsi" w:hAnsiTheme="minorHAnsi"/>
                <w:lang w:val="en-GB"/>
              </w:rPr>
              <w:t>1.3</w:t>
            </w:r>
          </w:p>
        </w:tc>
        <w:tc>
          <w:tcPr>
            <w:tcW w:w="1890" w:type="dxa"/>
          </w:tcPr>
          <w:p w14:paraId="4E72C86C" w14:textId="77777777" w:rsidR="005B30E0" w:rsidRDefault="001B5DD0" w:rsidP="005B30E0">
            <w:pPr>
              <w:spacing w:before="120" w:after="120" w:line="240" w:lineRule="atLeast"/>
              <w:rPr>
                <w:rFonts w:asciiTheme="minorHAnsi" w:hAnsiTheme="minorHAnsi"/>
                <w:lang w:val="en-GB"/>
              </w:rPr>
            </w:pPr>
            <w:r>
              <w:rPr>
                <w:rFonts w:asciiTheme="minorHAnsi" w:hAnsiTheme="minorHAnsi"/>
                <w:lang w:val="en-GB"/>
              </w:rPr>
              <w:t>Mahmoud Gawad</w:t>
            </w:r>
          </w:p>
        </w:tc>
        <w:tc>
          <w:tcPr>
            <w:tcW w:w="4590" w:type="dxa"/>
          </w:tcPr>
          <w:p w14:paraId="247FBDE3" w14:textId="77777777" w:rsidR="005B30E0" w:rsidRDefault="005B30E0" w:rsidP="005B30E0">
            <w:pPr>
              <w:pStyle w:val="ListParagraph"/>
              <w:numPr>
                <w:ilvl w:val="0"/>
                <w:numId w:val="11"/>
              </w:numPr>
              <w:spacing w:before="120" w:after="120" w:line="240" w:lineRule="atLeast"/>
              <w:rPr>
                <w:rFonts w:asciiTheme="minorHAnsi" w:hAnsiTheme="minorHAnsi"/>
                <w:lang w:val="en-GB"/>
              </w:rPr>
            </w:pPr>
            <w:r w:rsidRPr="005B30E0">
              <w:rPr>
                <w:rFonts w:asciiTheme="minorHAnsi" w:hAnsiTheme="minorHAnsi"/>
                <w:lang w:val="en-GB"/>
              </w:rPr>
              <w:t>Add [SLA_ENTITY_ID] column to</w:t>
            </w:r>
            <w:r>
              <w:rPr>
                <w:rFonts w:asciiTheme="minorHAnsi" w:hAnsiTheme="minorHAnsi"/>
                <w:lang w:val="en-GB"/>
              </w:rPr>
              <w:t xml:space="preserve"> </w:t>
            </w:r>
            <w:r w:rsidRPr="005B30E0">
              <w:rPr>
                <w:rFonts w:asciiTheme="minorHAnsi" w:hAnsiTheme="minorHAnsi"/>
                <w:lang w:val="en-GB"/>
              </w:rPr>
              <w:t>table [ACTIVE SLA INSTANCE]</w:t>
            </w:r>
          </w:p>
          <w:p w14:paraId="53A48175" w14:textId="77777777" w:rsidR="005B30E0" w:rsidRDefault="005B30E0" w:rsidP="005B30E0">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Add [</w:t>
            </w:r>
            <w:r w:rsidRPr="005B30E0">
              <w:rPr>
                <w:rFonts w:asciiTheme="minorHAnsi" w:hAnsiTheme="minorHAnsi"/>
                <w:lang w:val="en-GB"/>
              </w:rPr>
              <w:t>ACTV_SLA_INSTANCE_FK</w:t>
            </w:r>
            <w:r>
              <w:rPr>
                <w:rFonts w:asciiTheme="minorHAnsi" w:hAnsiTheme="minorHAnsi"/>
                <w:lang w:val="en-GB"/>
              </w:rPr>
              <w:t xml:space="preserve">] constraint </w:t>
            </w:r>
            <w:r w:rsidRPr="005B30E0">
              <w:rPr>
                <w:rFonts w:asciiTheme="minorHAnsi" w:hAnsiTheme="minorHAnsi"/>
                <w:lang w:val="en-GB"/>
              </w:rPr>
              <w:t>to</w:t>
            </w:r>
            <w:r>
              <w:rPr>
                <w:rFonts w:asciiTheme="minorHAnsi" w:hAnsiTheme="minorHAnsi"/>
                <w:lang w:val="en-GB"/>
              </w:rPr>
              <w:t xml:space="preserve"> </w:t>
            </w:r>
            <w:r w:rsidRPr="005B30E0">
              <w:rPr>
                <w:rFonts w:asciiTheme="minorHAnsi" w:hAnsiTheme="minorHAnsi"/>
                <w:lang w:val="en-GB"/>
              </w:rPr>
              <w:t>table [ACTIVE SLA INSTANCE]</w:t>
            </w:r>
          </w:p>
          <w:p w14:paraId="69075718" w14:textId="77777777" w:rsidR="005B30E0" w:rsidRDefault="005B30E0" w:rsidP="005B30E0">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Add unique constraint [</w:t>
            </w:r>
            <w:r w:rsidRPr="005B30E0">
              <w:rPr>
                <w:rFonts w:asciiTheme="minorHAnsi" w:hAnsiTheme="minorHAnsi"/>
                <w:lang w:val="en-GB"/>
              </w:rPr>
              <w:t>ACTV_SLA_INSTANCE_UK1</w:t>
            </w:r>
            <w:r>
              <w:rPr>
                <w:rFonts w:asciiTheme="minorHAnsi" w:hAnsiTheme="minorHAnsi"/>
                <w:lang w:val="en-GB"/>
              </w:rPr>
              <w:t>]</w:t>
            </w:r>
            <w:r w:rsidRPr="005B30E0">
              <w:rPr>
                <w:rFonts w:asciiTheme="minorHAnsi" w:hAnsiTheme="minorHAnsi"/>
                <w:lang w:val="en-GB"/>
              </w:rPr>
              <w:t>to</w:t>
            </w:r>
            <w:r>
              <w:rPr>
                <w:rFonts w:asciiTheme="minorHAnsi" w:hAnsiTheme="minorHAnsi"/>
                <w:lang w:val="en-GB"/>
              </w:rPr>
              <w:t xml:space="preserve"> </w:t>
            </w:r>
            <w:r w:rsidRPr="005B30E0">
              <w:rPr>
                <w:rFonts w:asciiTheme="minorHAnsi" w:hAnsiTheme="minorHAnsi"/>
                <w:lang w:val="en-GB"/>
              </w:rPr>
              <w:t>table [ACTIVE SLA INSTANCE]</w:t>
            </w:r>
          </w:p>
          <w:p w14:paraId="59A51BA5" w14:textId="77777777" w:rsidR="005B30E0" w:rsidRPr="005B30E0" w:rsidRDefault="005B30E0" w:rsidP="005B30E0">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Modify data type of column [</w:t>
            </w:r>
            <w:r w:rsidRPr="005B30E0">
              <w:rPr>
                <w:rFonts w:asciiTheme="minorHAnsi" w:hAnsiTheme="minorHAnsi"/>
                <w:lang w:val="en-GB"/>
              </w:rPr>
              <w:t>BAL_DATE</w:t>
            </w:r>
            <w:r>
              <w:rPr>
                <w:rFonts w:asciiTheme="minorHAnsi" w:hAnsiTheme="minorHAnsi"/>
                <w:lang w:val="en-GB"/>
              </w:rPr>
              <w:t>] to be date in table [</w:t>
            </w:r>
            <w:r w:rsidRPr="005B30E0">
              <w:rPr>
                <w:rFonts w:asciiTheme="minorHAnsi" w:hAnsiTheme="minorHAnsi"/>
                <w:lang w:val="en-GB"/>
              </w:rPr>
              <w:t>ACC_BAL_INFO_RESP</w:t>
            </w:r>
            <w:r>
              <w:rPr>
                <w:rFonts w:asciiTheme="minorHAnsi" w:hAnsiTheme="minorHAnsi"/>
                <w:lang w:val="en-GB"/>
              </w:rPr>
              <w:t>]</w:t>
            </w:r>
          </w:p>
        </w:tc>
      </w:tr>
      <w:tr w:rsidR="001B5DD0" w:rsidRPr="005B30E0" w14:paraId="1B90CB00" w14:textId="77777777" w:rsidTr="00C87C67">
        <w:trPr>
          <w:trHeight w:val="337"/>
        </w:trPr>
        <w:tc>
          <w:tcPr>
            <w:tcW w:w="2160" w:type="dxa"/>
          </w:tcPr>
          <w:p w14:paraId="77D58898" w14:textId="77777777" w:rsidR="001B5DD0" w:rsidRDefault="001B5DD0" w:rsidP="005B30E0">
            <w:pPr>
              <w:spacing w:before="120" w:after="120" w:line="240" w:lineRule="atLeast"/>
              <w:rPr>
                <w:rFonts w:asciiTheme="minorHAnsi" w:hAnsiTheme="minorHAnsi"/>
                <w:lang w:val="en-GB"/>
              </w:rPr>
            </w:pPr>
            <w:r>
              <w:rPr>
                <w:rFonts w:asciiTheme="minorHAnsi" w:hAnsiTheme="minorHAnsi"/>
                <w:lang w:val="en-GB"/>
              </w:rPr>
              <w:t>25 March 2018</w:t>
            </w:r>
          </w:p>
        </w:tc>
        <w:tc>
          <w:tcPr>
            <w:tcW w:w="1260" w:type="dxa"/>
          </w:tcPr>
          <w:p w14:paraId="55E61D83" w14:textId="77777777" w:rsidR="001B5DD0" w:rsidRDefault="001B5DD0" w:rsidP="005B30E0">
            <w:pPr>
              <w:spacing w:before="120" w:after="120" w:line="240" w:lineRule="atLeast"/>
              <w:rPr>
                <w:rFonts w:asciiTheme="minorHAnsi" w:hAnsiTheme="minorHAnsi"/>
                <w:lang w:val="en-GB"/>
              </w:rPr>
            </w:pPr>
            <w:r>
              <w:rPr>
                <w:rFonts w:asciiTheme="minorHAnsi" w:hAnsiTheme="minorHAnsi"/>
                <w:lang w:val="en-GB"/>
              </w:rPr>
              <w:t>1.4</w:t>
            </w:r>
          </w:p>
        </w:tc>
        <w:tc>
          <w:tcPr>
            <w:tcW w:w="1890" w:type="dxa"/>
          </w:tcPr>
          <w:p w14:paraId="780712D0" w14:textId="77777777" w:rsidR="001B5DD0" w:rsidRDefault="001B5DD0" w:rsidP="005B30E0">
            <w:pPr>
              <w:spacing w:before="120" w:after="120" w:line="240" w:lineRule="atLeast"/>
              <w:rPr>
                <w:rFonts w:asciiTheme="minorHAnsi" w:hAnsiTheme="minorHAnsi"/>
                <w:lang w:val="en-GB"/>
              </w:rPr>
            </w:pPr>
            <w:r>
              <w:rPr>
                <w:rFonts w:asciiTheme="minorHAnsi" w:hAnsiTheme="minorHAnsi"/>
                <w:lang w:val="en-GB"/>
              </w:rPr>
              <w:t>Mahmoud Gawad</w:t>
            </w:r>
          </w:p>
        </w:tc>
        <w:tc>
          <w:tcPr>
            <w:tcW w:w="4590" w:type="dxa"/>
          </w:tcPr>
          <w:p w14:paraId="4269A8CD" w14:textId="77777777" w:rsidR="001B5DD0" w:rsidRDefault="001B5DD0" w:rsidP="001B5DD0">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Change length of [</w:t>
            </w:r>
            <w:r w:rsidRPr="001B5DD0">
              <w:rPr>
                <w:rFonts w:asciiTheme="minorHAnsi" w:hAnsiTheme="minorHAnsi"/>
                <w:lang w:val="en-GB"/>
              </w:rPr>
              <w:t>AGCY_SRVC_REQST_ID</w:t>
            </w:r>
            <w:r>
              <w:rPr>
                <w:rFonts w:asciiTheme="minorHAnsi" w:hAnsiTheme="minorHAnsi"/>
                <w:lang w:val="en-GB"/>
              </w:rPr>
              <w:t>] As foreign key in tables [</w:t>
            </w:r>
            <w:r w:rsidRPr="001B5DD0">
              <w:rPr>
                <w:rFonts w:asciiTheme="minorHAnsi" w:hAnsiTheme="minorHAnsi"/>
                <w:lang w:val="en-GB"/>
              </w:rPr>
              <w:t>ACC_BAL_INFO_REQST</w:t>
            </w:r>
            <w:r>
              <w:rPr>
                <w:rFonts w:asciiTheme="minorHAnsi" w:hAnsiTheme="minorHAnsi"/>
                <w:lang w:val="en-GB"/>
              </w:rPr>
              <w:t xml:space="preserve"> , </w:t>
            </w:r>
            <w:r w:rsidRPr="001B5DD0">
              <w:rPr>
                <w:rFonts w:asciiTheme="minorHAnsi" w:hAnsiTheme="minorHAnsi"/>
                <w:lang w:val="en-GB"/>
              </w:rPr>
              <w:t>COMPANY</w:t>
            </w:r>
            <w:r>
              <w:rPr>
                <w:rFonts w:asciiTheme="minorHAnsi" w:hAnsiTheme="minorHAnsi"/>
                <w:lang w:val="en-GB"/>
              </w:rPr>
              <w:t xml:space="preserve"> , </w:t>
            </w:r>
            <w:r w:rsidRPr="001B5DD0">
              <w:rPr>
                <w:rFonts w:asciiTheme="minorHAnsi" w:hAnsiTheme="minorHAnsi"/>
                <w:lang w:val="en-GB"/>
              </w:rPr>
              <w:t>DEPOSIT_INFO_REQST</w:t>
            </w:r>
            <w:r>
              <w:rPr>
                <w:rFonts w:asciiTheme="minorHAnsi" w:hAnsiTheme="minorHAnsi"/>
                <w:lang w:val="en-GB"/>
              </w:rPr>
              <w:t xml:space="preserve"> , </w:t>
            </w:r>
            <w:r w:rsidRPr="001B5DD0">
              <w:rPr>
                <w:rFonts w:asciiTheme="minorHAnsi" w:hAnsiTheme="minorHAnsi"/>
                <w:lang w:val="en-GB"/>
              </w:rPr>
              <w:t>PERSON</w:t>
            </w:r>
            <w:r>
              <w:rPr>
                <w:rFonts w:asciiTheme="minorHAnsi" w:hAnsiTheme="minorHAnsi"/>
                <w:lang w:val="en-GB"/>
              </w:rPr>
              <w:t xml:space="preserve"> </w:t>
            </w:r>
            <w:r w:rsidRPr="001B5DD0">
              <w:rPr>
                <w:rFonts w:asciiTheme="minorHAnsi" w:hAnsiTheme="minorHAnsi"/>
                <w:lang w:val="en-GB"/>
              </w:rPr>
              <w:t>]</w:t>
            </w:r>
          </w:p>
          <w:p w14:paraId="6A7DA865" w14:textId="77777777" w:rsidR="001B5DD0" w:rsidRDefault="001B5DD0" w:rsidP="001B5DD0">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Change length of [</w:t>
            </w:r>
            <w:r w:rsidRPr="001B5DD0">
              <w:rPr>
                <w:rFonts w:asciiTheme="minorHAnsi" w:hAnsiTheme="minorHAnsi"/>
                <w:lang w:val="en-GB"/>
              </w:rPr>
              <w:t>RESERVED_AMT</w:t>
            </w:r>
            <w:r>
              <w:rPr>
                <w:rFonts w:asciiTheme="minorHAnsi" w:hAnsiTheme="minorHAnsi"/>
                <w:lang w:val="en-GB"/>
              </w:rPr>
              <w:t>] in table [</w:t>
            </w:r>
            <w:r w:rsidRPr="001B5DD0">
              <w:rPr>
                <w:rFonts w:asciiTheme="minorHAnsi" w:hAnsiTheme="minorHAnsi"/>
                <w:lang w:val="en-GB"/>
              </w:rPr>
              <w:t>ACC_BAL_INFO_RESERV</w:t>
            </w:r>
            <w:r>
              <w:rPr>
                <w:rFonts w:asciiTheme="minorHAnsi" w:hAnsiTheme="minorHAnsi"/>
                <w:lang w:val="en-GB"/>
              </w:rPr>
              <w:t>]</w:t>
            </w:r>
          </w:p>
          <w:p w14:paraId="71B2286B" w14:textId="77777777" w:rsidR="001B5DD0" w:rsidRDefault="001B5DD0" w:rsidP="001B5DD0">
            <w:pPr>
              <w:pStyle w:val="ListParagraph"/>
              <w:numPr>
                <w:ilvl w:val="0"/>
                <w:numId w:val="11"/>
              </w:numPr>
              <w:spacing w:before="120" w:after="120" w:line="240" w:lineRule="atLeast"/>
              <w:rPr>
                <w:rFonts w:asciiTheme="minorHAnsi" w:hAnsiTheme="minorHAnsi"/>
                <w:lang w:val="en-GB"/>
              </w:rPr>
            </w:pPr>
            <w:r w:rsidRPr="001B5DD0">
              <w:rPr>
                <w:rFonts w:asciiTheme="minorHAnsi" w:hAnsiTheme="minorHAnsi"/>
                <w:lang w:val="en-GB"/>
              </w:rPr>
              <w:t xml:space="preserve"> </w:t>
            </w:r>
            <w:r>
              <w:rPr>
                <w:rFonts w:asciiTheme="minorHAnsi" w:hAnsiTheme="minorHAnsi"/>
                <w:lang w:val="en-GB"/>
              </w:rPr>
              <w:t>Change length of [</w:t>
            </w:r>
            <w:r w:rsidRPr="001B5DD0">
              <w:rPr>
                <w:rFonts w:asciiTheme="minorHAnsi" w:hAnsiTheme="minorHAnsi"/>
                <w:lang w:val="en-GB"/>
              </w:rPr>
              <w:t>BOX_NO</w:t>
            </w:r>
            <w:r>
              <w:rPr>
                <w:rFonts w:asciiTheme="minorHAnsi" w:hAnsiTheme="minorHAnsi"/>
                <w:lang w:val="en-GB"/>
              </w:rPr>
              <w:t>] in table [</w:t>
            </w:r>
            <w:r w:rsidRPr="001B5DD0">
              <w:rPr>
                <w:rFonts w:asciiTheme="minorHAnsi" w:hAnsiTheme="minorHAnsi"/>
                <w:lang w:val="en-GB"/>
              </w:rPr>
              <w:t>SAFE_INFO_REQST</w:t>
            </w:r>
            <w:r>
              <w:rPr>
                <w:rFonts w:asciiTheme="minorHAnsi" w:hAnsiTheme="minorHAnsi"/>
                <w:lang w:val="en-GB"/>
              </w:rPr>
              <w:t>]</w:t>
            </w:r>
          </w:p>
          <w:p w14:paraId="5AC58921" w14:textId="77777777" w:rsidR="001B5DD0" w:rsidRDefault="001B5DD0" w:rsidP="001B5DD0">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Change length of [</w:t>
            </w:r>
            <w:r w:rsidRPr="001B5DD0">
              <w:rPr>
                <w:rFonts w:asciiTheme="minorHAnsi" w:hAnsiTheme="minorHAnsi"/>
                <w:lang w:val="en-GB"/>
              </w:rPr>
              <w:t>DEPOSIT_BAL</w:t>
            </w:r>
            <w:r>
              <w:rPr>
                <w:rFonts w:asciiTheme="minorHAnsi" w:hAnsiTheme="minorHAnsi"/>
                <w:lang w:val="en-GB"/>
              </w:rPr>
              <w:t>] in table [</w:t>
            </w:r>
            <w:r w:rsidRPr="001B5DD0">
              <w:rPr>
                <w:rFonts w:asciiTheme="minorHAnsi" w:hAnsiTheme="minorHAnsi"/>
                <w:lang w:val="en-GB"/>
              </w:rPr>
              <w:t>DEPOSIT_INFO_RESP</w:t>
            </w:r>
            <w:r>
              <w:rPr>
                <w:rFonts w:asciiTheme="minorHAnsi" w:hAnsiTheme="minorHAnsi"/>
                <w:lang w:val="en-GB"/>
              </w:rPr>
              <w:t>]</w:t>
            </w:r>
          </w:p>
          <w:p w14:paraId="672AA55B" w14:textId="77777777" w:rsidR="001B5DD0" w:rsidRDefault="001B5DD0" w:rsidP="001B5DD0">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Change length of [</w:t>
            </w:r>
            <w:r w:rsidRPr="001B5DD0">
              <w:rPr>
                <w:rFonts w:asciiTheme="minorHAnsi" w:hAnsiTheme="minorHAnsi"/>
                <w:lang w:val="en-GB"/>
              </w:rPr>
              <w:t>AVAILABLE_BAL</w:t>
            </w:r>
            <w:r>
              <w:rPr>
                <w:rFonts w:asciiTheme="minorHAnsi" w:hAnsiTheme="minorHAnsi"/>
                <w:lang w:val="en-GB"/>
              </w:rPr>
              <w:t xml:space="preserve"> , </w:t>
            </w:r>
            <w:r w:rsidRPr="001B5DD0">
              <w:rPr>
                <w:rFonts w:asciiTheme="minorHAnsi" w:hAnsiTheme="minorHAnsi"/>
                <w:lang w:val="en-GB"/>
              </w:rPr>
              <w:t>TOTAL_BAL</w:t>
            </w:r>
            <w:r>
              <w:rPr>
                <w:rFonts w:asciiTheme="minorHAnsi" w:hAnsiTheme="minorHAnsi"/>
                <w:lang w:val="en-GB"/>
              </w:rPr>
              <w:t xml:space="preserve"> ] in table [</w:t>
            </w:r>
            <w:r w:rsidRPr="001B5DD0">
              <w:rPr>
                <w:rFonts w:asciiTheme="minorHAnsi" w:hAnsiTheme="minorHAnsi"/>
                <w:lang w:val="en-GB"/>
              </w:rPr>
              <w:t>ACC_BAL_INFO_RESP</w:t>
            </w:r>
            <w:r>
              <w:rPr>
                <w:rFonts w:asciiTheme="minorHAnsi" w:hAnsiTheme="minorHAnsi"/>
                <w:lang w:val="en-GB"/>
              </w:rPr>
              <w:t>]</w:t>
            </w:r>
          </w:p>
          <w:p w14:paraId="6A168340" w14:textId="77777777" w:rsidR="001B5DD0" w:rsidRDefault="001B5DD0" w:rsidP="001B5DD0">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Change length of [</w:t>
            </w:r>
            <w:r w:rsidRPr="001B5DD0">
              <w:rPr>
                <w:rFonts w:asciiTheme="minorHAnsi" w:hAnsiTheme="minorHAnsi"/>
                <w:lang w:val="en-GB"/>
              </w:rPr>
              <w:t>ACC_USER_NAME</w:t>
            </w:r>
            <w:r>
              <w:rPr>
                <w:rFonts w:asciiTheme="minorHAnsi" w:hAnsiTheme="minorHAnsi"/>
                <w:lang w:val="en-GB"/>
              </w:rPr>
              <w:t>] in tables [</w:t>
            </w:r>
            <w:r w:rsidRPr="001B5DD0">
              <w:rPr>
                <w:rFonts w:asciiTheme="minorHAnsi" w:hAnsiTheme="minorHAnsi"/>
                <w:lang w:val="en-GB"/>
              </w:rPr>
              <w:t>ACC_INFO_RESP_USER</w:t>
            </w:r>
            <w:r>
              <w:rPr>
                <w:rFonts w:asciiTheme="minorHAnsi" w:hAnsiTheme="minorHAnsi"/>
                <w:lang w:val="en-GB"/>
              </w:rPr>
              <w:t xml:space="preserve"> , </w:t>
            </w:r>
            <w:r w:rsidRPr="001B5DD0">
              <w:rPr>
                <w:rFonts w:asciiTheme="minorHAnsi" w:hAnsiTheme="minorHAnsi"/>
                <w:lang w:val="en-GB"/>
              </w:rPr>
              <w:t>DEPOSIT_INFO_RESP_USER</w:t>
            </w:r>
            <w:r>
              <w:rPr>
                <w:rFonts w:asciiTheme="minorHAnsi" w:hAnsiTheme="minorHAnsi"/>
                <w:lang w:val="en-GB"/>
              </w:rPr>
              <w:t xml:space="preserve"> , </w:t>
            </w:r>
            <w:r w:rsidRPr="001B5DD0">
              <w:rPr>
                <w:rFonts w:asciiTheme="minorHAnsi" w:hAnsiTheme="minorHAnsi"/>
                <w:lang w:val="en-GB"/>
              </w:rPr>
              <w:t>SAFE_INFO_RESP_USER</w:t>
            </w:r>
            <w:r>
              <w:rPr>
                <w:rFonts w:asciiTheme="minorHAnsi" w:hAnsiTheme="minorHAnsi"/>
                <w:lang w:val="en-GB"/>
              </w:rPr>
              <w:t>]</w:t>
            </w:r>
          </w:p>
          <w:p w14:paraId="7CB61D5E" w14:textId="77777777" w:rsidR="001B5DD0" w:rsidRDefault="001B5DD0" w:rsidP="001B5DD0">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Change length of [</w:t>
            </w:r>
            <w:r w:rsidRPr="001B5DD0">
              <w:rPr>
                <w:rFonts w:asciiTheme="minorHAnsi" w:hAnsiTheme="minorHAnsi"/>
                <w:lang w:val="en-GB"/>
              </w:rPr>
              <w:t>EXETR_REF_NO</w:t>
            </w:r>
            <w:r>
              <w:rPr>
                <w:rFonts w:asciiTheme="minorHAnsi" w:hAnsiTheme="minorHAnsi"/>
                <w:lang w:val="en-GB"/>
              </w:rPr>
              <w:t>] in table [</w:t>
            </w:r>
            <w:r w:rsidRPr="001B5DD0">
              <w:rPr>
                <w:rFonts w:asciiTheme="minorHAnsi" w:hAnsiTheme="minorHAnsi"/>
                <w:lang w:val="en-GB"/>
              </w:rPr>
              <w:t>EXETR_SRVC_TASK</w:t>
            </w:r>
            <w:r>
              <w:rPr>
                <w:rFonts w:asciiTheme="minorHAnsi" w:hAnsiTheme="minorHAnsi"/>
                <w:lang w:val="en-GB"/>
              </w:rPr>
              <w:t>]</w:t>
            </w:r>
          </w:p>
          <w:p w14:paraId="7191874C" w14:textId="77777777" w:rsidR="001B5DD0" w:rsidRDefault="001B5DD0" w:rsidP="001B5DD0">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Change length of [</w:t>
            </w:r>
            <w:r w:rsidRPr="001B5DD0">
              <w:rPr>
                <w:rFonts w:asciiTheme="minorHAnsi" w:hAnsiTheme="minorHAnsi"/>
                <w:lang w:val="en-GB"/>
              </w:rPr>
              <w:t>REQSTR_PERSON_ID</w:t>
            </w:r>
            <w:r>
              <w:rPr>
                <w:rFonts w:asciiTheme="minorHAnsi" w:hAnsiTheme="minorHAnsi"/>
                <w:lang w:val="en-GB"/>
              </w:rPr>
              <w:t xml:space="preserve"> , </w:t>
            </w:r>
            <w:r w:rsidRPr="001B5DD0">
              <w:rPr>
                <w:rFonts w:asciiTheme="minorHAnsi" w:hAnsiTheme="minorHAnsi"/>
                <w:lang w:val="en-GB"/>
              </w:rPr>
              <w:t>SRVC_TYPE_CD</w:t>
            </w:r>
            <w:r>
              <w:rPr>
                <w:rFonts w:asciiTheme="minorHAnsi" w:hAnsiTheme="minorHAnsi"/>
                <w:lang w:val="en-GB"/>
              </w:rPr>
              <w:t xml:space="preserve"> , </w:t>
            </w:r>
            <w:r w:rsidRPr="001B5DD0">
              <w:rPr>
                <w:rFonts w:asciiTheme="minorHAnsi" w:hAnsiTheme="minorHAnsi"/>
                <w:lang w:val="en-GB"/>
              </w:rPr>
              <w:t>EXT_REF_NO</w:t>
            </w:r>
            <w:r>
              <w:rPr>
                <w:rFonts w:asciiTheme="minorHAnsi" w:hAnsiTheme="minorHAnsi"/>
                <w:lang w:val="en-GB"/>
              </w:rPr>
              <w:t xml:space="preserve"> ] in table [</w:t>
            </w:r>
            <w:r w:rsidRPr="001B5DD0">
              <w:rPr>
                <w:rFonts w:asciiTheme="minorHAnsi" w:hAnsiTheme="minorHAnsi"/>
                <w:lang w:val="en-GB"/>
              </w:rPr>
              <w:t>AGCY_SRVC_REQST</w:t>
            </w:r>
            <w:r>
              <w:rPr>
                <w:rFonts w:asciiTheme="minorHAnsi" w:hAnsiTheme="minorHAnsi"/>
                <w:lang w:val="en-GB"/>
              </w:rPr>
              <w:t>]</w:t>
            </w:r>
          </w:p>
          <w:p w14:paraId="77005B07" w14:textId="77777777" w:rsidR="001B5DD0" w:rsidRDefault="001B5DD0" w:rsidP="001B5DD0">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Change length of [</w:t>
            </w:r>
            <w:r w:rsidRPr="001B5DD0">
              <w:rPr>
                <w:rFonts w:asciiTheme="minorHAnsi" w:hAnsiTheme="minorHAnsi"/>
                <w:lang w:val="en-GB"/>
              </w:rPr>
              <w:t>REVWR_1_ID</w:t>
            </w:r>
            <w:r>
              <w:rPr>
                <w:rFonts w:asciiTheme="minorHAnsi" w:hAnsiTheme="minorHAnsi"/>
                <w:lang w:val="en-GB"/>
              </w:rPr>
              <w:t xml:space="preserve">, </w:t>
            </w:r>
            <w:r w:rsidRPr="001B5DD0">
              <w:rPr>
                <w:rFonts w:asciiTheme="minorHAnsi" w:hAnsiTheme="minorHAnsi"/>
                <w:lang w:val="en-GB"/>
              </w:rPr>
              <w:t>REVWR_1_NAME</w:t>
            </w:r>
            <w:r>
              <w:rPr>
                <w:rFonts w:asciiTheme="minorHAnsi" w:hAnsiTheme="minorHAnsi"/>
                <w:lang w:val="en-GB"/>
              </w:rPr>
              <w:t xml:space="preserve">, </w:t>
            </w:r>
            <w:r w:rsidRPr="001B5DD0">
              <w:rPr>
                <w:rFonts w:asciiTheme="minorHAnsi" w:hAnsiTheme="minorHAnsi"/>
                <w:lang w:val="en-GB"/>
              </w:rPr>
              <w:t>REVWR_2_ID</w:t>
            </w:r>
            <w:r>
              <w:rPr>
                <w:rFonts w:asciiTheme="minorHAnsi" w:hAnsiTheme="minorHAnsi"/>
                <w:lang w:val="en-GB"/>
              </w:rPr>
              <w:t xml:space="preserve"> , </w:t>
            </w:r>
            <w:r w:rsidRPr="001B5DD0">
              <w:rPr>
                <w:rFonts w:asciiTheme="minorHAnsi" w:hAnsiTheme="minorHAnsi"/>
                <w:lang w:val="en-GB"/>
              </w:rPr>
              <w:t>REVWR_2_NAME</w:t>
            </w:r>
            <w:r>
              <w:rPr>
                <w:rFonts w:asciiTheme="minorHAnsi" w:hAnsiTheme="minorHAnsi"/>
                <w:lang w:val="en-GB"/>
              </w:rPr>
              <w:t xml:space="preserve">] in tables </w:t>
            </w:r>
            <w:r>
              <w:rPr>
                <w:rFonts w:asciiTheme="minorHAnsi" w:hAnsiTheme="minorHAnsi"/>
                <w:lang w:val="en-GB"/>
              </w:rPr>
              <w:lastRenderedPageBreak/>
              <w:t>[</w:t>
            </w:r>
            <w:r w:rsidRPr="001B5DD0">
              <w:rPr>
                <w:rFonts w:asciiTheme="minorHAnsi" w:hAnsiTheme="minorHAnsi"/>
                <w:lang w:val="en-GB"/>
              </w:rPr>
              <w:t>AGCY_SRVC_REQST_REVWR_NOTES</w:t>
            </w:r>
            <w:r>
              <w:rPr>
                <w:rFonts w:asciiTheme="minorHAnsi" w:hAnsiTheme="minorHAnsi"/>
                <w:lang w:val="en-GB"/>
              </w:rPr>
              <w:t xml:space="preserve"> , </w:t>
            </w:r>
            <w:r w:rsidRPr="001B5DD0">
              <w:rPr>
                <w:rFonts w:asciiTheme="minorHAnsi" w:hAnsiTheme="minorHAnsi"/>
                <w:lang w:val="en-GB"/>
              </w:rPr>
              <w:t>EXETR_SRVC_TASK_REVWR_NOTES</w:t>
            </w:r>
            <w:r>
              <w:rPr>
                <w:rFonts w:asciiTheme="minorHAnsi" w:hAnsiTheme="minorHAnsi"/>
                <w:lang w:val="en-GB"/>
              </w:rPr>
              <w:t>]</w:t>
            </w:r>
          </w:p>
          <w:p w14:paraId="63B11573" w14:textId="77777777" w:rsidR="001B5DD0" w:rsidRPr="008373F7" w:rsidRDefault="001B5DD0" w:rsidP="008373F7">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Change length of [</w:t>
            </w:r>
            <w:r w:rsidRPr="001B5DD0">
              <w:rPr>
                <w:rFonts w:asciiTheme="minorHAnsi" w:hAnsiTheme="minorHAnsi"/>
                <w:lang w:val="en-GB"/>
              </w:rPr>
              <w:t>TOTAL_LIAB_AMT</w:t>
            </w:r>
            <w:r>
              <w:rPr>
                <w:rFonts w:asciiTheme="minorHAnsi" w:hAnsiTheme="minorHAnsi"/>
                <w:lang w:val="en-GB"/>
              </w:rPr>
              <w:t xml:space="preserve"> , </w:t>
            </w:r>
            <w:r w:rsidRPr="001B5DD0">
              <w:rPr>
                <w:rFonts w:asciiTheme="minorHAnsi" w:hAnsiTheme="minorHAnsi"/>
                <w:lang w:val="en-GB"/>
              </w:rPr>
              <w:t>REMAINING_LIAB_AMT</w:t>
            </w:r>
            <w:r>
              <w:rPr>
                <w:rFonts w:asciiTheme="minorHAnsi" w:hAnsiTheme="minorHAnsi"/>
                <w:lang w:val="en-GB"/>
              </w:rPr>
              <w:t xml:space="preserve"> , </w:t>
            </w:r>
            <w:r w:rsidRPr="001B5DD0">
              <w:rPr>
                <w:rFonts w:asciiTheme="minorHAnsi" w:hAnsiTheme="minorHAnsi"/>
                <w:lang w:val="en-GB"/>
              </w:rPr>
              <w:t>INSTAL_AMT</w:t>
            </w:r>
            <w:r>
              <w:rPr>
                <w:rFonts w:asciiTheme="minorHAnsi" w:hAnsiTheme="minorHAnsi"/>
                <w:lang w:val="en-GB"/>
              </w:rPr>
              <w:t>] in table [</w:t>
            </w:r>
            <w:r w:rsidRPr="001B5DD0">
              <w:rPr>
                <w:rFonts w:asciiTheme="minorHAnsi" w:hAnsiTheme="minorHAnsi"/>
                <w:lang w:val="en-GB"/>
              </w:rPr>
              <w:t>LIAB_INFO_RESP</w:t>
            </w:r>
            <w:r>
              <w:rPr>
                <w:rFonts w:asciiTheme="minorHAnsi" w:hAnsiTheme="minorHAnsi"/>
                <w:lang w:val="en-GB"/>
              </w:rPr>
              <w:t>]</w:t>
            </w:r>
          </w:p>
        </w:tc>
      </w:tr>
      <w:tr w:rsidR="005200EA" w:rsidRPr="005B30E0" w14:paraId="527C23D4" w14:textId="77777777" w:rsidTr="00C87C67">
        <w:trPr>
          <w:trHeight w:val="337"/>
        </w:trPr>
        <w:tc>
          <w:tcPr>
            <w:tcW w:w="2160" w:type="dxa"/>
          </w:tcPr>
          <w:p w14:paraId="1CC879E5" w14:textId="77777777" w:rsidR="005200EA" w:rsidRDefault="005200EA" w:rsidP="005200EA">
            <w:pPr>
              <w:spacing w:before="120" w:after="120" w:line="240" w:lineRule="atLeast"/>
              <w:rPr>
                <w:rFonts w:asciiTheme="minorHAnsi" w:hAnsiTheme="minorHAnsi"/>
                <w:lang w:val="en-GB"/>
              </w:rPr>
            </w:pPr>
            <w:r>
              <w:rPr>
                <w:rFonts w:asciiTheme="minorHAnsi" w:hAnsiTheme="minorHAnsi"/>
                <w:lang w:val="en-GB"/>
              </w:rPr>
              <w:lastRenderedPageBreak/>
              <w:t>19 April 2018</w:t>
            </w:r>
          </w:p>
        </w:tc>
        <w:tc>
          <w:tcPr>
            <w:tcW w:w="1260" w:type="dxa"/>
          </w:tcPr>
          <w:p w14:paraId="51F91730" w14:textId="77777777" w:rsidR="005200EA" w:rsidRDefault="005200EA" w:rsidP="005200EA">
            <w:pPr>
              <w:spacing w:before="120" w:after="120" w:line="240" w:lineRule="atLeast"/>
              <w:rPr>
                <w:rFonts w:asciiTheme="minorHAnsi" w:hAnsiTheme="minorHAnsi"/>
                <w:lang w:val="en-GB"/>
              </w:rPr>
            </w:pPr>
            <w:r>
              <w:rPr>
                <w:rFonts w:asciiTheme="minorHAnsi" w:hAnsiTheme="minorHAnsi"/>
                <w:lang w:val="en-GB"/>
              </w:rPr>
              <w:t>1.41</w:t>
            </w:r>
          </w:p>
        </w:tc>
        <w:tc>
          <w:tcPr>
            <w:tcW w:w="1890" w:type="dxa"/>
          </w:tcPr>
          <w:p w14:paraId="5BFB73D6" w14:textId="77777777" w:rsidR="005200EA" w:rsidRDefault="005200EA" w:rsidP="005200EA">
            <w:pPr>
              <w:spacing w:before="120" w:after="120" w:line="240" w:lineRule="atLeast"/>
              <w:rPr>
                <w:rFonts w:asciiTheme="minorHAnsi" w:hAnsiTheme="minorHAnsi"/>
                <w:lang w:val="en-GB"/>
              </w:rPr>
            </w:pPr>
            <w:r>
              <w:rPr>
                <w:rFonts w:asciiTheme="minorHAnsi" w:hAnsiTheme="minorHAnsi"/>
                <w:lang w:val="en-GB"/>
              </w:rPr>
              <w:t>Mahmoud Gawad</w:t>
            </w:r>
          </w:p>
        </w:tc>
        <w:tc>
          <w:tcPr>
            <w:tcW w:w="4590" w:type="dxa"/>
          </w:tcPr>
          <w:p w14:paraId="5897CC0E" w14:textId="77777777" w:rsidR="005200EA" w:rsidRDefault="005200EA" w:rsidP="005200EA">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Change </w:t>
            </w:r>
            <w:r w:rsidRPr="009A7F15">
              <w:rPr>
                <w:rFonts w:asciiTheme="minorHAnsi" w:hAnsiTheme="minorHAnsi" w:cstheme="minorHAnsi"/>
                <w:color w:val="000000"/>
                <w:lang w:val="en-GB" w:eastAsia="en-GB"/>
              </w:rPr>
              <w:t>ID_NO</w:t>
            </w:r>
            <w:r>
              <w:rPr>
                <w:rFonts w:asciiTheme="minorHAnsi" w:hAnsiTheme="minorHAnsi" w:cstheme="minorHAnsi"/>
                <w:color w:val="000000"/>
                <w:lang w:val="en-GB" w:eastAsia="en-GB"/>
              </w:rPr>
              <w:t xml:space="preserve"> on Government table to accept null values</w:t>
            </w:r>
          </w:p>
        </w:tc>
      </w:tr>
      <w:tr w:rsidR="00C87C67" w:rsidRPr="005B30E0" w14:paraId="46CF787C" w14:textId="77777777" w:rsidTr="00C87C67">
        <w:trPr>
          <w:trHeight w:val="337"/>
        </w:trPr>
        <w:tc>
          <w:tcPr>
            <w:tcW w:w="2160" w:type="dxa"/>
          </w:tcPr>
          <w:p w14:paraId="7F7767AF" w14:textId="77777777" w:rsidR="00C87C67" w:rsidRDefault="00C87C67" w:rsidP="00C87C67">
            <w:pPr>
              <w:spacing w:before="120" w:after="120" w:line="240" w:lineRule="atLeast"/>
              <w:rPr>
                <w:rFonts w:asciiTheme="minorHAnsi" w:hAnsiTheme="minorHAnsi"/>
                <w:lang w:val="en-GB"/>
              </w:rPr>
            </w:pPr>
            <w:r>
              <w:rPr>
                <w:rFonts w:asciiTheme="minorHAnsi" w:hAnsiTheme="minorHAnsi"/>
                <w:lang w:val="en-GB"/>
              </w:rPr>
              <w:t>3 May 2018</w:t>
            </w:r>
          </w:p>
        </w:tc>
        <w:tc>
          <w:tcPr>
            <w:tcW w:w="1260" w:type="dxa"/>
          </w:tcPr>
          <w:p w14:paraId="22D1A574" w14:textId="77777777" w:rsidR="00C87C67" w:rsidRDefault="00C87C67" w:rsidP="00C87C67">
            <w:pPr>
              <w:spacing w:before="120" w:after="120" w:line="240" w:lineRule="atLeast"/>
              <w:rPr>
                <w:rFonts w:asciiTheme="minorHAnsi" w:hAnsiTheme="minorHAnsi"/>
                <w:lang w:val="en-GB"/>
              </w:rPr>
            </w:pPr>
            <w:r>
              <w:rPr>
                <w:rFonts w:asciiTheme="minorHAnsi" w:hAnsiTheme="minorHAnsi"/>
                <w:lang w:val="en-GB"/>
              </w:rPr>
              <w:t>1.42</w:t>
            </w:r>
          </w:p>
        </w:tc>
        <w:tc>
          <w:tcPr>
            <w:tcW w:w="1890" w:type="dxa"/>
          </w:tcPr>
          <w:p w14:paraId="5FC516CD" w14:textId="77777777" w:rsidR="00C87C67" w:rsidRDefault="00C87C67" w:rsidP="00C87C67">
            <w:pPr>
              <w:spacing w:before="120" w:after="120" w:line="240" w:lineRule="atLeast"/>
              <w:rPr>
                <w:rFonts w:asciiTheme="minorHAnsi" w:hAnsiTheme="minorHAnsi"/>
                <w:lang w:val="en-GB"/>
              </w:rPr>
            </w:pPr>
            <w:r>
              <w:rPr>
                <w:rFonts w:asciiTheme="minorHAnsi" w:hAnsiTheme="minorHAnsi"/>
                <w:lang w:val="en-GB"/>
              </w:rPr>
              <w:t>Mahmoud Gawad</w:t>
            </w:r>
          </w:p>
        </w:tc>
        <w:tc>
          <w:tcPr>
            <w:tcW w:w="4590" w:type="dxa"/>
          </w:tcPr>
          <w:p w14:paraId="27089123" w14:textId="77777777" w:rsidR="00C87C67" w:rsidRDefault="00C87C67" w:rsidP="00C87C67">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Drop </w:t>
            </w:r>
            <w:r w:rsidRPr="00C87C67">
              <w:rPr>
                <w:rFonts w:asciiTheme="minorHAnsi" w:hAnsiTheme="minorHAnsi"/>
                <w:lang w:val="en-GB"/>
              </w:rPr>
              <w:t>C</w:t>
            </w:r>
            <w:r>
              <w:rPr>
                <w:rFonts w:asciiTheme="minorHAnsi" w:hAnsiTheme="minorHAnsi"/>
                <w:lang w:val="en-GB"/>
              </w:rPr>
              <w:t>olumn</w:t>
            </w:r>
            <w:r w:rsidRPr="00C87C67">
              <w:rPr>
                <w:rFonts w:asciiTheme="minorHAnsi" w:hAnsiTheme="minorHAnsi"/>
                <w:lang w:val="en-GB"/>
              </w:rPr>
              <w:t xml:space="preserve"> ID </w:t>
            </w:r>
            <w:r>
              <w:rPr>
                <w:rFonts w:asciiTheme="minorHAnsi" w:hAnsiTheme="minorHAnsi"/>
                <w:lang w:val="en-GB"/>
              </w:rPr>
              <w:t xml:space="preserve">on </w:t>
            </w:r>
            <w:r w:rsidRPr="00C87C67">
              <w:rPr>
                <w:rFonts w:asciiTheme="minorHAnsi" w:hAnsiTheme="minorHAnsi"/>
                <w:lang w:val="en-GB"/>
              </w:rPr>
              <w:t xml:space="preserve">THIRD_PARTY </w:t>
            </w:r>
            <w:r>
              <w:rPr>
                <w:rFonts w:asciiTheme="minorHAnsi" w:hAnsiTheme="minorHAnsi"/>
                <w:lang w:val="en-GB"/>
              </w:rPr>
              <w:t>table</w:t>
            </w:r>
          </w:p>
          <w:p w14:paraId="0EB4BD51" w14:textId="77777777" w:rsidR="00C87C67" w:rsidRDefault="00C87C67" w:rsidP="00C87C67">
            <w:pPr>
              <w:pStyle w:val="ListParagraph"/>
              <w:numPr>
                <w:ilvl w:val="0"/>
                <w:numId w:val="11"/>
              </w:numPr>
              <w:spacing w:before="120" w:after="120" w:line="240" w:lineRule="atLeast"/>
              <w:rPr>
                <w:rFonts w:asciiTheme="minorHAnsi" w:hAnsiTheme="minorHAnsi"/>
                <w:lang w:val="en-GB"/>
              </w:rPr>
            </w:pPr>
            <w:r w:rsidRPr="00C87C67">
              <w:rPr>
                <w:rFonts w:asciiTheme="minorHAnsi" w:hAnsiTheme="minorHAnsi"/>
                <w:lang w:val="en-GB"/>
              </w:rPr>
              <w:t xml:space="preserve"> </w:t>
            </w:r>
            <w:r>
              <w:rPr>
                <w:rFonts w:asciiTheme="minorHAnsi" w:hAnsiTheme="minorHAnsi"/>
                <w:lang w:val="en-GB"/>
              </w:rPr>
              <w:t xml:space="preserve">ADD </w:t>
            </w:r>
            <w:r w:rsidRPr="00C87C67">
              <w:rPr>
                <w:rFonts w:asciiTheme="minorHAnsi" w:hAnsiTheme="minorHAnsi"/>
                <w:lang w:val="en-GB"/>
              </w:rPr>
              <w:t>C</w:t>
            </w:r>
            <w:r>
              <w:rPr>
                <w:rFonts w:asciiTheme="minorHAnsi" w:hAnsiTheme="minorHAnsi"/>
                <w:lang w:val="en-GB"/>
              </w:rPr>
              <w:t>olumn</w:t>
            </w:r>
            <w:r w:rsidRPr="00C87C67">
              <w:rPr>
                <w:rFonts w:asciiTheme="minorHAnsi" w:hAnsiTheme="minorHAnsi"/>
                <w:lang w:val="en-GB"/>
              </w:rPr>
              <w:t xml:space="preserve"> ID_NO </w:t>
            </w:r>
            <w:r>
              <w:rPr>
                <w:rFonts w:asciiTheme="minorHAnsi" w:hAnsiTheme="minorHAnsi"/>
                <w:lang w:val="en-GB"/>
              </w:rPr>
              <w:t xml:space="preserve">to </w:t>
            </w:r>
            <w:r w:rsidRPr="00C87C67">
              <w:rPr>
                <w:rFonts w:asciiTheme="minorHAnsi" w:hAnsiTheme="minorHAnsi"/>
                <w:lang w:val="en-GB"/>
              </w:rPr>
              <w:t xml:space="preserve">THIRD_PARTY </w:t>
            </w:r>
            <w:r>
              <w:rPr>
                <w:rFonts w:asciiTheme="minorHAnsi" w:hAnsiTheme="minorHAnsi"/>
                <w:lang w:val="en-GB"/>
              </w:rPr>
              <w:t>table</w:t>
            </w:r>
          </w:p>
        </w:tc>
      </w:tr>
      <w:tr w:rsidR="00C87C67" w:rsidRPr="005B30E0" w14:paraId="15781617" w14:textId="77777777" w:rsidTr="00C87C67">
        <w:trPr>
          <w:trHeight w:val="337"/>
        </w:trPr>
        <w:tc>
          <w:tcPr>
            <w:tcW w:w="2160" w:type="dxa"/>
          </w:tcPr>
          <w:p w14:paraId="204DFF65" w14:textId="77777777" w:rsidR="00C87C67" w:rsidRDefault="00C87C67" w:rsidP="00537E86">
            <w:pPr>
              <w:spacing w:before="120" w:after="120" w:line="240" w:lineRule="atLeast"/>
              <w:rPr>
                <w:rFonts w:asciiTheme="minorHAnsi" w:hAnsiTheme="minorHAnsi"/>
                <w:lang w:val="en-GB"/>
              </w:rPr>
            </w:pPr>
            <w:r>
              <w:rPr>
                <w:rFonts w:asciiTheme="minorHAnsi" w:hAnsiTheme="minorHAnsi"/>
                <w:lang w:val="en-GB"/>
              </w:rPr>
              <w:t>3</w:t>
            </w:r>
            <w:r w:rsidR="00537E86">
              <w:rPr>
                <w:rFonts w:asciiTheme="minorHAnsi" w:hAnsiTheme="minorHAnsi"/>
                <w:lang w:val="en-GB"/>
              </w:rPr>
              <w:t>0</w:t>
            </w:r>
            <w:r>
              <w:rPr>
                <w:rFonts w:asciiTheme="minorHAnsi" w:hAnsiTheme="minorHAnsi"/>
                <w:lang w:val="en-GB"/>
              </w:rPr>
              <w:t xml:space="preserve"> May 2018</w:t>
            </w:r>
          </w:p>
        </w:tc>
        <w:tc>
          <w:tcPr>
            <w:tcW w:w="1260" w:type="dxa"/>
          </w:tcPr>
          <w:p w14:paraId="6B4B9111" w14:textId="77777777" w:rsidR="00C87C67" w:rsidRDefault="00C87C67" w:rsidP="00C87C67">
            <w:pPr>
              <w:spacing w:before="120" w:after="120" w:line="240" w:lineRule="atLeast"/>
              <w:rPr>
                <w:rFonts w:asciiTheme="minorHAnsi" w:hAnsiTheme="minorHAnsi"/>
                <w:lang w:val="en-GB"/>
              </w:rPr>
            </w:pPr>
            <w:r>
              <w:rPr>
                <w:rFonts w:asciiTheme="minorHAnsi" w:hAnsiTheme="minorHAnsi"/>
                <w:lang w:val="en-GB"/>
              </w:rPr>
              <w:t>1.43</w:t>
            </w:r>
          </w:p>
        </w:tc>
        <w:tc>
          <w:tcPr>
            <w:tcW w:w="1890" w:type="dxa"/>
          </w:tcPr>
          <w:p w14:paraId="4D092F0A" w14:textId="77777777" w:rsidR="00C87C67" w:rsidRDefault="00C87C67" w:rsidP="00C87C67">
            <w:pPr>
              <w:spacing w:before="120" w:after="120" w:line="240" w:lineRule="atLeast"/>
              <w:rPr>
                <w:rFonts w:asciiTheme="minorHAnsi" w:hAnsiTheme="minorHAnsi"/>
                <w:lang w:val="en-GB"/>
              </w:rPr>
            </w:pPr>
            <w:r>
              <w:rPr>
                <w:rFonts w:asciiTheme="minorHAnsi" w:hAnsiTheme="minorHAnsi"/>
                <w:lang w:val="en-GB"/>
              </w:rPr>
              <w:t>Mahmoud Gawad</w:t>
            </w:r>
          </w:p>
        </w:tc>
        <w:tc>
          <w:tcPr>
            <w:tcW w:w="4590" w:type="dxa"/>
          </w:tcPr>
          <w:p w14:paraId="745E61D4" w14:textId="77777777" w:rsidR="00C87C67" w:rsidRDefault="00C87C67" w:rsidP="00C87C67">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ADD </w:t>
            </w:r>
            <w:r w:rsidRPr="00C87C67">
              <w:rPr>
                <w:rFonts w:asciiTheme="minorHAnsi" w:hAnsiTheme="minorHAnsi"/>
                <w:lang w:val="en-GB"/>
              </w:rPr>
              <w:t>C</w:t>
            </w:r>
            <w:r>
              <w:rPr>
                <w:rFonts w:asciiTheme="minorHAnsi" w:hAnsiTheme="minorHAnsi"/>
                <w:lang w:val="en-GB"/>
              </w:rPr>
              <w:t>olumn</w:t>
            </w:r>
            <w:r w:rsidRPr="00C87C67">
              <w:rPr>
                <w:rFonts w:asciiTheme="minorHAnsi" w:hAnsiTheme="minorHAnsi"/>
                <w:lang w:val="en-GB"/>
              </w:rPr>
              <w:t xml:space="preserve"> JNT_ACC</w:t>
            </w:r>
            <w:r>
              <w:rPr>
                <w:rFonts w:asciiTheme="minorHAnsi" w:hAnsiTheme="minorHAnsi"/>
                <w:lang w:val="en-GB"/>
              </w:rPr>
              <w:t xml:space="preserve"> to table </w:t>
            </w:r>
            <w:r w:rsidRPr="00C87C67">
              <w:rPr>
                <w:rFonts w:asciiTheme="minorHAnsi" w:hAnsiTheme="minorHAnsi"/>
                <w:lang w:val="en-GB"/>
              </w:rPr>
              <w:t>ACC_INFO_RESP</w:t>
            </w:r>
          </w:p>
          <w:p w14:paraId="63DC01FE" w14:textId="77777777" w:rsidR="00C87C67" w:rsidRDefault="00C87C67" w:rsidP="00C87C67">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ADD </w:t>
            </w:r>
            <w:r w:rsidRPr="00C87C67">
              <w:rPr>
                <w:rFonts w:asciiTheme="minorHAnsi" w:hAnsiTheme="minorHAnsi"/>
                <w:lang w:val="en-GB"/>
              </w:rPr>
              <w:t>C</w:t>
            </w:r>
            <w:r>
              <w:rPr>
                <w:rFonts w:asciiTheme="minorHAnsi" w:hAnsiTheme="minorHAnsi"/>
                <w:lang w:val="en-GB"/>
              </w:rPr>
              <w:t>olumn</w:t>
            </w:r>
            <w:r w:rsidRPr="00C87C67">
              <w:rPr>
                <w:rFonts w:asciiTheme="minorHAnsi" w:hAnsiTheme="minorHAnsi"/>
                <w:lang w:val="en-GB"/>
              </w:rPr>
              <w:t xml:space="preserve"> JNT_ACC</w:t>
            </w:r>
            <w:r>
              <w:rPr>
                <w:rFonts w:asciiTheme="minorHAnsi" w:hAnsiTheme="minorHAnsi"/>
                <w:lang w:val="en-GB"/>
              </w:rPr>
              <w:t xml:space="preserve"> to table </w:t>
            </w:r>
            <w:r w:rsidRPr="00C87C67">
              <w:rPr>
                <w:rFonts w:asciiTheme="minorHAnsi" w:hAnsiTheme="minorHAnsi"/>
                <w:lang w:val="en-GB"/>
              </w:rPr>
              <w:t>ACC_BAL_INFO_RESP</w:t>
            </w:r>
          </w:p>
          <w:p w14:paraId="0A455068" w14:textId="77777777" w:rsidR="00C87C67" w:rsidRDefault="00C87C67" w:rsidP="00C87C67">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ADD </w:t>
            </w:r>
            <w:r w:rsidRPr="00C87C67">
              <w:rPr>
                <w:rFonts w:asciiTheme="minorHAnsi" w:hAnsiTheme="minorHAnsi"/>
                <w:lang w:val="en-GB"/>
              </w:rPr>
              <w:t>C</w:t>
            </w:r>
            <w:r>
              <w:rPr>
                <w:rFonts w:asciiTheme="minorHAnsi" w:hAnsiTheme="minorHAnsi"/>
                <w:lang w:val="en-GB"/>
              </w:rPr>
              <w:t>olumn</w:t>
            </w:r>
            <w:r w:rsidRPr="00C87C67">
              <w:rPr>
                <w:rFonts w:asciiTheme="minorHAnsi" w:hAnsiTheme="minorHAnsi"/>
                <w:lang w:val="en-GB"/>
              </w:rPr>
              <w:t xml:space="preserve"> JNT_ACC</w:t>
            </w:r>
            <w:r>
              <w:rPr>
                <w:rFonts w:asciiTheme="minorHAnsi" w:hAnsiTheme="minorHAnsi"/>
                <w:lang w:val="en-GB"/>
              </w:rPr>
              <w:t xml:space="preserve"> to table </w:t>
            </w:r>
            <w:r w:rsidRPr="00C87C67">
              <w:rPr>
                <w:rFonts w:asciiTheme="minorHAnsi" w:hAnsiTheme="minorHAnsi"/>
                <w:lang w:val="en-GB"/>
              </w:rPr>
              <w:t>DEPOSIT_INFO_RESP</w:t>
            </w:r>
          </w:p>
          <w:p w14:paraId="202A652C" w14:textId="77777777" w:rsidR="00C87C67" w:rsidRPr="00C87C67" w:rsidRDefault="00C87C67" w:rsidP="00C87C67">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ADD </w:t>
            </w:r>
            <w:r w:rsidRPr="00C87C67">
              <w:rPr>
                <w:rFonts w:asciiTheme="minorHAnsi" w:hAnsiTheme="minorHAnsi"/>
                <w:lang w:val="en-GB"/>
              </w:rPr>
              <w:t>C</w:t>
            </w:r>
            <w:r>
              <w:rPr>
                <w:rFonts w:asciiTheme="minorHAnsi" w:hAnsiTheme="minorHAnsi"/>
                <w:lang w:val="en-GB"/>
              </w:rPr>
              <w:t>olumn</w:t>
            </w:r>
            <w:r w:rsidRPr="00C87C67">
              <w:rPr>
                <w:rFonts w:asciiTheme="minorHAnsi" w:hAnsiTheme="minorHAnsi"/>
                <w:lang w:val="en-GB"/>
              </w:rPr>
              <w:t xml:space="preserve"> JNT_ACC</w:t>
            </w:r>
            <w:r>
              <w:rPr>
                <w:rFonts w:asciiTheme="minorHAnsi" w:hAnsiTheme="minorHAnsi"/>
                <w:lang w:val="en-GB"/>
              </w:rPr>
              <w:t xml:space="preserve"> to table </w:t>
            </w:r>
            <w:r w:rsidRPr="00C87C67">
              <w:rPr>
                <w:rFonts w:asciiTheme="minorHAnsi" w:hAnsiTheme="minorHAnsi"/>
                <w:lang w:val="en-GB"/>
              </w:rPr>
              <w:t>SAFE_INFO_RESP</w:t>
            </w:r>
          </w:p>
        </w:tc>
      </w:tr>
      <w:tr w:rsidR="00DA4604" w:rsidRPr="005B30E0" w14:paraId="2E26C156" w14:textId="77777777" w:rsidTr="00C87C67">
        <w:trPr>
          <w:trHeight w:val="337"/>
        </w:trPr>
        <w:tc>
          <w:tcPr>
            <w:tcW w:w="2160" w:type="dxa"/>
          </w:tcPr>
          <w:p w14:paraId="3AF4204F" w14:textId="77777777" w:rsidR="00DA4604" w:rsidRDefault="00DA4604" w:rsidP="00DA4604">
            <w:pPr>
              <w:spacing w:before="120" w:after="120" w:line="240" w:lineRule="atLeast"/>
              <w:rPr>
                <w:rFonts w:asciiTheme="minorHAnsi" w:hAnsiTheme="minorHAnsi"/>
                <w:lang w:val="en-GB"/>
              </w:rPr>
            </w:pPr>
            <w:r>
              <w:rPr>
                <w:rFonts w:ascii="Verdana" w:eastAsia="Verdana" w:hAnsi="Verdana" w:cs="Verdana"/>
              </w:rPr>
              <w:t>16 July 2018</w:t>
            </w:r>
          </w:p>
        </w:tc>
        <w:tc>
          <w:tcPr>
            <w:tcW w:w="1260" w:type="dxa"/>
          </w:tcPr>
          <w:p w14:paraId="42885A21" w14:textId="77777777" w:rsidR="00DA4604" w:rsidRDefault="00DA4604" w:rsidP="00DA4604">
            <w:pPr>
              <w:spacing w:before="120" w:after="120" w:line="240" w:lineRule="atLeast"/>
              <w:rPr>
                <w:rFonts w:asciiTheme="minorHAnsi" w:hAnsiTheme="minorHAnsi"/>
                <w:lang w:val="en-GB"/>
              </w:rPr>
            </w:pPr>
            <w:r>
              <w:rPr>
                <w:rFonts w:asciiTheme="minorHAnsi" w:hAnsiTheme="minorHAnsi"/>
                <w:lang w:val="en-GB"/>
              </w:rPr>
              <w:t>1.44</w:t>
            </w:r>
          </w:p>
        </w:tc>
        <w:tc>
          <w:tcPr>
            <w:tcW w:w="1890" w:type="dxa"/>
          </w:tcPr>
          <w:p w14:paraId="03F67F41" w14:textId="77777777" w:rsidR="00DA4604" w:rsidRDefault="00DA4604" w:rsidP="00DA4604">
            <w:pPr>
              <w:spacing w:before="120" w:after="120" w:line="240" w:lineRule="atLeast"/>
              <w:rPr>
                <w:rFonts w:asciiTheme="minorHAnsi" w:hAnsiTheme="minorHAnsi"/>
                <w:lang w:val="en-GB"/>
              </w:rPr>
            </w:pPr>
            <w:r>
              <w:rPr>
                <w:rFonts w:asciiTheme="minorHAnsi" w:hAnsiTheme="minorHAnsi"/>
                <w:lang w:val="en-GB"/>
              </w:rPr>
              <w:t>Mahmoud Gawad</w:t>
            </w:r>
          </w:p>
        </w:tc>
        <w:tc>
          <w:tcPr>
            <w:tcW w:w="4590" w:type="dxa"/>
          </w:tcPr>
          <w:p w14:paraId="227C9D3B" w14:textId="77777777" w:rsidR="00DA4604" w:rsidRDefault="00DA4604" w:rsidP="00DA4604">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ADD </w:t>
            </w:r>
            <w:r w:rsidRPr="00C87C67">
              <w:rPr>
                <w:rFonts w:asciiTheme="minorHAnsi" w:hAnsiTheme="minorHAnsi"/>
                <w:lang w:val="en-GB"/>
              </w:rPr>
              <w:t>C</w:t>
            </w:r>
            <w:r>
              <w:rPr>
                <w:rFonts w:asciiTheme="minorHAnsi" w:hAnsiTheme="minorHAnsi"/>
                <w:lang w:val="en-GB"/>
              </w:rPr>
              <w:t>olumn</w:t>
            </w:r>
            <w:r w:rsidRPr="00C87C67">
              <w:rPr>
                <w:rFonts w:asciiTheme="minorHAnsi" w:hAnsiTheme="minorHAnsi"/>
                <w:lang w:val="en-GB"/>
              </w:rPr>
              <w:t xml:space="preserve"> </w:t>
            </w:r>
            <w:r w:rsidRPr="00DA4604">
              <w:rPr>
                <w:rFonts w:asciiTheme="minorHAnsi" w:hAnsiTheme="minorHAnsi"/>
                <w:lang w:val="en-GB"/>
              </w:rPr>
              <w:t>CHANNEL_CD</w:t>
            </w:r>
            <w:r>
              <w:rPr>
                <w:rFonts w:asciiTheme="minorHAnsi" w:hAnsiTheme="minorHAnsi"/>
                <w:lang w:val="en-GB"/>
              </w:rPr>
              <w:t xml:space="preserve"> to table </w:t>
            </w:r>
            <w:r w:rsidRPr="00DA4604">
              <w:rPr>
                <w:rFonts w:asciiTheme="minorHAnsi" w:hAnsiTheme="minorHAnsi"/>
                <w:lang w:val="en-GB"/>
              </w:rPr>
              <w:t>EXETR_SRVC_TASK</w:t>
            </w:r>
          </w:p>
          <w:p w14:paraId="21A8B840" w14:textId="77777777" w:rsidR="00DA4604" w:rsidRDefault="00DA4604" w:rsidP="00DA4604">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ADD </w:t>
            </w:r>
            <w:r w:rsidRPr="00C87C67">
              <w:rPr>
                <w:rFonts w:asciiTheme="minorHAnsi" w:hAnsiTheme="minorHAnsi"/>
                <w:lang w:val="en-GB"/>
              </w:rPr>
              <w:t>C</w:t>
            </w:r>
            <w:r>
              <w:rPr>
                <w:rFonts w:asciiTheme="minorHAnsi" w:hAnsiTheme="minorHAnsi"/>
                <w:lang w:val="en-GB"/>
              </w:rPr>
              <w:t>olumn</w:t>
            </w:r>
            <w:r w:rsidRPr="00C87C67">
              <w:rPr>
                <w:rFonts w:asciiTheme="minorHAnsi" w:hAnsiTheme="minorHAnsi"/>
                <w:lang w:val="en-GB"/>
              </w:rPr>
              <w:t xml:space="preserve"> </w:t>
            </w:r>
            <w:r w:rsidRPr="00DA4604">
              <w:rPr>
                <w:rFonts w:asciiTheme="minorHAnsi" w:hAnsiTheme="minorHAnsi"/>
                <w:lang w:val="en-GB"/>
              </w:rPr>
              <w:t>INST</w:t>
            </w:r>
            <w:r>
              <w:rPr>
                <w:rFonts w:asciiTheme="minorHAnsi" w:hAnsiTheme="minorHAnsi"/>
                <w:lang w:val="en-GB"/>
              </w:rPr>
              <w:t xml:space="preserve"> to table </w:t>
            </w:r>
            <w:r w:rsidRPr="00DA4604">
              <w:rPr>
                <w:rFonts w:asciiTheme="minorHAnsi" w:hAnsiTheme="minorHAnsi"/>
                <w:lang w:val="en-GB"/>
              </w:rPr>
              <w:t>ACC_BAL_INFO_RESP</w:t>
            </w:r>
          </w:p>
          <w:p w14:paraId="60B14497" w14:textId="77777777" w:rsidR="00DA4604" w:rsidRDefault="00DA4604" w:rsidP="00DA4604">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Modify Column</w:t>
            </w:r>
            <w:r w:rsidRPr="00C87C67">
              <w:rPr>
                <w:rFonts w:asciiTheme="minorHAnsi" w:hAnsiTheme="minorHAnsi"/>
                <w:lang w:val="en-GB"/>
              </w:rPr>
              <w:t xml:space="preserve"> </w:t>
            </w:r>
            <w:r w:rsidRPr="00DA4604">
              <w:rPr>
                <w:rFonts w:asciiTheme="minorHAnsi" w:hAnsiTheme="minorHAnsi"/>
                <w:lang w:val="en-GB"/>
              </w:rPr>
              <w:t>ACC_TYPE</w:t>
            </w:r>
            <w:r>
              <w:rPr>
                <w:rFonts w:asciiTheme="minorHAnsi" w:hAnsiTheme="minorHAnsi"/>
                <w:lang w:val="en-GB"/>
              </w:rPr>
              <w:t xml:space="preserve"> at table </w:t>
            </w:r>
            <w:r w:rsidRPr="00DA4604">
              <w:rPr>
                <w:rFonts w:asciiTheme="minorHAnsi" w:hAnsiTheme="minorHAnsi"/>
                <w:lang w:val="en-GB"/>
              </w:rPr>
              <w:t>ACC_INFO_RESP</w:t>
            </w:r>
          </w:p>
          <w:p w14:paraId="0BA150CA" w14:textId="77777777" w:rsidR="00DA4604" w:rsidRDefault="00DA4604" w:rsidP="00DA4604">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Modify Column</w:t>
            </w:r>
            <w:r w:rsidRPr="00C87C67">
              <w:rPr>
                <w:rFonts w:asciiTheme="minorHAnsi" w:hAnsiTheme="minorHAnsi"/>
                <w:lang w:val="en-GB"/>
              </w:rPr>
              <w:t xml:space="preserve"> </w:t>
            </w:r>
            <w:r w:rsidRPr="00DA4604">
              <w:rPr>
                <w:rFonts w:asciiTheme="minorHAnsi" w:hAnsiTheme="minorHAnsi"/>
                <w:lang w:val="en-GB"/>
              </w:rPr>
              <w:t>ACC_TYPE</w:t>
            </w:r>
            <w:r>
              <w:rPr>
                <w:rFonts w:asciiTheme="minorHAnsi" w:hAnsiTheme="minorHAnsi"/>
                <w:lang w:val="en-GB"/>
              </w:rPr>
              <w:t xml:space="preserve"> at table </w:t>
            </w:r>
            <w:r w:rsidRPr="00DA4604">
              <w:rPr>
                <w:rFonts w:asciiTheme="minorHAnsi" w:hAnsiTheme="minorHAnsi"/>
                <w:lang w:val="en-GB"/>
              </w:rPr>
              <w:t>ACC_BAL_INFO_RESP</w:t>
            </w:r>
          </w:p>
          <w:p w14:paraId="46A5197E" w14:textId="77777777" w:rsidR="00DA4604" w:rsidRDefault="00DA4604" w:rsidP="00DA4604">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Modify Column</w:t>
            </w:r>
            <w:r w:rsidRPr="00C87C67">
              <w:rPr>
                <w:rFonts w:asciiTheme="minorHAnsi" w:hAnsiTheme="minorHAnsi"/>
                <w:lang w:val="en-GB"/>
              </w:rPr>
              <w:t xml:space="preserve"> </w:t>
            </w:r>
            <w:r w:rsidRPr="00DA4604">
              <w:rPr>
                <w:rFonts w:asciiTheme="minorHAnsi" w:hAnsiTheme="minorHAnsi"/>
                <w:lang w:val="en-GB"/>
              </w:rPr>
              <w:t>SAFE_BRANCH</w:t>
            </w:r>
            <w:r>
              <w:rPr>
                <w:rFonts w:asciiTheme="minorHAnsi" w:hAnsiTheme="minorHAnsi"/>
                <w:lang w:val="en-GB"/>
              </w:rPr>
              <w:t xml:space="preserve"> at table </w:t>
            </w:r>
            <w:r w:rsidRPr="00DA4604">
              <w:rPr>
                <w:rFonts w:asciiTheme="minorHAnsi" w:hAnsiTheme="minorHAnsi"/>
                <w:lang w:val="en-GB"/>
              </w:rPr>
              <w:t>SAFE_INFO_RESP</w:t>
            </w:r>
          </w:p>
          <w:p w14:paraId="46CFD4E2" w14:textId="77777777" w:rsidR="00DA4604" w:rsidRPr="00DA4604" w:rsidRDefault="00DA4604" w:rsidP="009862CC">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Modify Column</w:t>
            </w:r>
            <w:r w:rsidRPr="00C87C67">
              <w:rPr>
                <w:rFonts w:asciiTheme="minorHAnsi" w:hAnsiTheme="minorHAnsi"/>
                <w:lang w:val="en-GB"/>
              </w:rPr>
              <w:t xml:space="preserve"> </w:t>
            </w:r>
            <w:r w:rsidR="009862CC" w:rsidRPr="009862CC">
              <w:rPr>
                <w:rFonts w:asciiTheme="minorHAnsi" w:hAnsiTheme="minorHAnsi"/>
                <w:lang w:val="en-GB"/>
              </w:rPr>
              <w:t>TYPE_OF_LIAB</w:t>
            </w:r>
            <w:r w:rsidR="009862CC">
              <w:rPr>
                <w:rFonts w:asciiTheme="minorHAnsi" w:hAnsiTheme="minorHAnsi"/>
                <w:lang w:val="en-GB"/>
              </w:rPr>
              <w:t xml:space="preserve"> </w:t>
            </w:r>
            <w:r>
              <w:rPr>
                <w:rFonts w:asciiTheme="minorHAnsi" w:hAnsiTheme="minorHAnsi"/>
                <w:lang w:val="en-GB"/>
              </w:rPr>
              <w:t xml:space="preserve">at table </w:t>
            </w:r>
            <w:r w:rsidRPr="00DA4604">
              <w:rPr>
                <w:rFonts w:asciiTheme="minorHAnsi" w:hAnsiTheme="minorHAnsi"/>
                <w:lang w:val="en-GB"/>
              </w:rPr>
              <w:t>LIAB_INFO_RESP</w:t>
            </w:r>
          </w:p>
        </w:tc>
      </w:tr>
      <w:tr w:rsidR="009B4E7B" w:rsidRPr="005B30E0" w14:paraId="02E3F070" w14:textId="77777777" w:rsidTr="00C87C67">
        <w:trPr>
          <w:trHeight w:val="337"/>
        </w:trPr>
        <w:tc>
          <w:tcPr>
            <w:tcW w:w="2160" w:type="dxa"/>
          </w:tcPr>
          <w:p w14:paraId="1FD3D4EA" w14:textId="77777777" w:rsidR="009B4E7B" w:rsidRDefault="009B4E7B" w:rsidP="009B4E7B">
            <w:pPr>
              <w:spacing w:before="120" w:after="120" w:line="240" w:lineRule="atLeast"/>
              <w:rPr>
                <w:rFonts w:ascii="Verdana" w:eastAsia="Verdana" w:hAnsi="Verdana" w:cs="Verdana"/>
              </w:rPr>
            </w:pPr>
            <w:r>
              <w:rPr>
                <w:rFonts w:ascii="Verdana" w:eastAsia="Verdana" w:hAnsi="Verdana" w:cs="Verdana"/>
              </w:rPr>
              <w:t>8 August</w:t>
            </w:r>
          </w:p>
        </w:tc>
        <w:tc>
          <w:tcPr>
            <w:tcW w:w="1260" w:type="dxa"/>
          </w:tcPr>
          <w:p w14:paraId="1C9BD23A" w14:textId="77777777" w:rsidR="009B4E7B" w:rsidRDefault="009B4E7B" w:rsidP="009B4E7B">
            <w:pPr>
              <w:spacing w:before="120" w:after="120" w:line="240" w:lineRule="atLeast"/>
              <w:rPr>
                <w:rFonts w:asciiTheme="minorHAnsi" w:hAnsiTheme="minorHAnsi"/>
                <w:lang w:val="en-GB"/>
              </w:rPr>
            </w:pPr>
            <w:r>
              <w:rPr>
                <w:rFonts w:asciiTheme="minorHAnsi" w:hAnsiTheme="minorHAnsi"/>
                <w:lang w:val="en-GB"/>
              </w:rPr>
              <w:t>1.45</w:t>
            </w:r>
          </w:p>
        </w:tc>
        <w:tc>
          <w:tcPr>
            <w:tcW w:w="1890" w:type="dxa"/>
          </w:tcPr>
          <w:p w14:paraId="20DCBDE9" w14:textId="77777777" w:rsidR="009B4E7B" w:rsidRDefault="009B4E7B" w:rsidP="009B4E7B">
            <w:pPr>
              <w:spacing w:before="120" w:after="120" w:line="240" w:lineRule="atLeast"/>
              <w:rPr>
                <w:rFonts w:asciiTheme="minorHAnsi" w:hAnsiTheme="minorHAnsi"/>
                <w:lang w:val="en-GB"/>
              </w:rPr>
            </w:pPr>
            <w:r>
              <w:rPr>
                <w:rFonts w:asciiTheme="minorHAnsi" w:hAnsiTheme="minorHAnsi"/>
                <w:lang w:val="en-GB"/>
              </w:rPr>
              <w:t>Mahmoud Gawad</w:t>
            </w:r>
          </w:p>
        </w:tc>
        <w:tc>
          <w:tcPr>
            <w:tcW w:w="4590" w:type="dxa"/>
          </w:tcPr>
          <w:p w14:paraId="4F6E4805" w14:textId="77777777" w:rsidR="009B4E7B" w:rsidRDefault="009B4E7B" w:rsidP="009B4E7B">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Drop Constraint </w:t>
            </w:r>
            <w:r w:rsidRPr="009B4E7B">
              <w:rPr>
                <w:rFonts w:asciiTheme="minorHAnsi" w:hAnsiTheme="minorHAnsi"/>
                <w:lang w:val="en-GB"/>
              </w:rPr>
              <w:t>ACC_INFO_RESP_USER_FK</w:t>
            </w:r>
          </w:p>
          <w:p w14:paraId="54CDC061" w14:textId="77777777" w:rsidR="009B4E7B" w:rsidRDefault="009B4E7B" w:rsidP="009B4E7B">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Add table </w:t>
            </w:r>
            <w:r w:rsidRPr="009B4E7B">
              <w:rPr>
                <w:rFonts w:asciiTheme="minorHAnsi" w:hAnsiTheme="minorHAnsi"/>
                <w:lang w:val="en-GB"/>
              </w:rPr>
              <w:t>LIAB_INFO_RESP_USER</w:t>
            </w:r>
          </w:p>
          <w:p w14:paraId="745A3DE6" w14:textId="77777777" w:rsidR="009B4E7B" w:rsidRDefault="009B4E7B" w:rsidP="009B4E7B">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Add </w:t>
            </w:r>
            <w:r w:rsidRPr="009B4E7B">
              <w:rPr>
                <w:rFonts w:asciiTheme="minorHAnsi" w:hAnsiTheme="minorHAnsi"/>
                <w:lang w:val="en-GB"/>
              </w:rPr>
              <w:t>SEQUENCE  "LIAB_INFO_RESP_USR_SEQ"</w:t>
            </w:r>
          </w:p>
          <w:p w14:paraId="450599A4" w14:textId="77777777" w:rsidR="009B4E7B" w:rsidRDefault="009B4E7B" w:rsidP="009B4E7B">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Add Constraint  </w:t>
            </w:r>
            <w:r w:rsidRPr="009B4E7B">
              <w:rPr>
                <w:rFonts w:asciiTheme="minorHAnsi" w:hAnsiTheme="minorHAnsi"/>
                <w:lang w:val="en-GB"/>
              </w:rPr>
              <w:t>LIAB_INFO_RESP_USER_FK</w:t>
            </w:r>
          </w:p>
        </w:tc>
      </w:tr>
      <w:tr w:rsidR="00BB0FBA" w:rsidRPr="005B30E0" w14:paraId="51A64803" w14:textId="77777777" w:rsidTr="00C87C67">
        <w:trPr>
          <w:trHeight w:val="337"/>
        </w:trPr>
        <w:tc>
          <w:tcPr>
            <w:tcW w:w="2160" w:type="dxa"/>
          </w:tcPr>
          <w:p w14:paraId="7D8BB394" w14:textId="095BD321" w:rsidR="00BB0FBA" w:rsidRDefault="00BB0FBA" w:rsidP="009B4E7B">
            <w:pPr>
              <w:spacing w:before="120" w:after="120" w:line="240" w:lineRule="atLeast"/>
              <w:rPr>
                <w:rFonts w:ascii="Verdana" w:eastAsia="Verdana" w:hAnsi="Verdana" w:cs="Verdana"/>
              </w:rPr>
            </w:pPr>
            <w:del w:id="1" w:author="Mohamed Ramadan" w:date="2019-01-14T15:23:00Z">
              <w:r w:rsidDel="007D05B8">
                <w:rPr>
                  <w:rFonts w:ascii="Verdana" w:eastAsia="Verdana" w:hAnsi="Verdana" w:cs="Verdana"/>
                </w:rPr>
                <w:delText xml:space="preserve">13 </w:delText>
              </w:r>
            </w:del>
            <w:ins w:id="2" w:author="Mohamed Ramadan" w:date="2019-01-14T15:23:00Z">
              <w:r w:rsidR="007D05B8">
                <w:rPr>
                  <w:rFonts w:ascii="Verdana" w:eastAsia="Verdana" w:hAnsi="Verdana" w:cs="Verdana"/>
                </w:rPr>
                <w:t xml:space="preserve">14 </w:t>
              </w:r>
            </w:ins>
            <w:r>
              <w:rPr>
                <w:rFonts w:ascii="Verdana" w:eastAsia="Verdana" w:hAnsi="Verdana" w:cs="Verdana"/>
              </w:rPr>
              <w:t>January 2019</w:t>
            </w:r>
          </w:p>
        </w:tc>
        <w:tc>
          <w:tcPr>
            <w:tcW w:w="1260" w:type="dxa"/>
          </w:tcPr>
          <w:p w14:paraId="73752C20" w14:textId="77777777" w:rsidR="00BB0FBA" w:rsidRDefault="00BB0FBA" w:rsidP="009B4E7B">
            <w:pPr>
              <w:spacing w:before="120" w:after="120" w:line="240" w:lineRule="atLeast"/>
              <w:rPr>
                <w:rFonts w:asciiTheme="minorHAnsi" w:hAnsiTheme="minorHAnsi"/>
                <w:lang w:val="en-GB"/>
              </w:rPr>
            </w:pPr>
            <w:r>
              <w:rPr>
                <w:rFonts w:asciiTheme="minorHAnsi" w:hAnsiTheme="minorHAnsi"/>
                <w:lang w:val="en-GB"/>
              </w:rPr>
              <w:t>1.5</w:t>
            </w:r>
          </w:p>
        </w:tc>
        <w:tc>
          <w:tcPr>
            <w:tcW w:w="1890" w:type="dxa"/>
          </w:tcPr>
          <w:p w14:paraId="712AC607" w14:textId="77777777" w:rsidR="00BB0FBA" w:rsidRDefault="00BB0FBA" w:rsidP="009B4E7B">
            <w:pPr>
              <w:spacing w:before="120" w:after="120" w:line="240" w:lineRule="atLeast"/>
              <w:rPr>
                <w:rFonts w:asciiTheme="minorHAnsi" w:hAnsiTheme="minorHAnsi"/>
                <w:lang w:val="en-GB"/>
              </w:rPr>
            </w:pPr>
            <w:r>
              <w:rPr>
                <w:rFonts w:asciiTheme="minorHAnsi" w:hAnsiTheme="minorHAnsi"/>
                <w:lang w:val="en-GB"/>
              </w:rPr>
              <w:t>Mohamed Ramadan</w:t>
            </w:r>
          </w:p>
        </w:tc>
        <w:tc>
          <w:tcPr>
            <w:tcW w:w="4590" w:type="dxa"/>
          </w:tcPr>
          <w:p w14:paraId="10FBE4DF" w14:textId="77777777" w:rsidR="00BB0FBA" w:rsidRDefault="00BB0FBA" w:rsidP="009B4E7B">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Drop unneeded wave 1 tables </w:t>
            </w:r>
          </w:p>
          <w:p w14:paraId="2A87E8E6" w14:textId="77777777" w:rsidR="00BB0FBA" w:rsidRDefault="00BB0FBA" w:rsidP="009B4E7B">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Add wave 2 tables</w:t>
            </w:r>
          </w:p>
          <w:p w14:paraId="3AFE87A3" w14:textId="77777777" w:rsidR="00BB0FBA" w:rsidRPr="00BB0FBA" w:rsidRDefault="00BB0FBA" w:rsidP="00BB0FBA">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Classify table to three categories:</w:t>
            </w:r>
            <w:r>
              <w:rPr>
                <w:rFonts w:asciiTheme="minorHAnsi" w:hAnsiTheme="minorHAnsi"/>
                <w:lang w:val="en-GB"/>
              </w:rPr>
              <w:br/>
              <w:t>[wave1 tables, wave2 tables, common tables]</w:t>
            </w:r>
          </w:p>
        </w:tc>
      </w:tr>
      <w:tr w:rsidR="00DE6E26" w:rsidRPr="005B30E0" w14:paraId="4C01D3E3" w14:textId="77777777" w:rsidTr="00C87C67">
        <w:trPr>
          <w:trHeight w:val="337"/>
        </w:trPr>
        <w:tc>
          <w:tcPr>
            <w:tcW w:w="2160" w:type="dxa"/>
          </w:tcPr>
          <w:p w14:paraId="0CD17EE2" w14:textId="4629B914" w:rsidR="00DE6E26" w:rsidDel="007D05B8" w:rsidRDefault="00DE6E26" w:rsidP="00DE6E26">
            <w:pPr>
              <w:spacing w:before="120" w:after="120" w:line="240" w:lineRule="atLeast"/>
              <w:rPr>
                <w:rFonts w:ascii="Verdana" w:eastAsia="Verdana" w:hAnsi="Verdana" w:cs="Verdana"/>
              </w:rPr>
            </w:pPr>
            <w:r>
              <w:rPr>
                <w:rFonts w:ascii="Verdana" w:eastAsia="Verdana" w:hAnsi="Verdana" w:cs="Verdana"/>
              </w:rPr>
              <w:lastRenderedPageBreak/>
              <w:t>8 December 2019</w:t>
            </w:r>
          </w:p>
        </w:tc>
        <w:tc>
          <w:tcPr>
            <w:tcW w:w="1260" w:type="dxa"/>
          </w:tcPr>
          <w:p w14:paraId="5BFD4CA3" w14:textId="333AEC2F" w:rsidR="00DE6E26" w:rsidRDefault="00DE6E26" w:rsidP="00DE6E26">
            <w:pPr>
              <w:spacing w:before="120" w:after="120" w:line="240" w:lineRule="atLeast"/>
              <w:rPr>
                <w:rFonts w:asciiTheme="minorHAnsi" w:hAnsiTheme="minorHAnsi"/>
                <w:lang w:val="en-GB"/>
              </w:rPr>
            </w:pPr>
            <w:r>
              <w:rPr>
                <w:rFonts w:asciiTheme="minorHAnsi" w:hAnsiTheme="minorHAnsi"/>
                <w:lang w:val="en-GB"/>
              </w:rPr>
              <w:t>1.6</w:t>
            </w:r>
          </w:p>
        </w:tc>
        <w:tc>
          <w:tcPr>
            <w:tcW w:w="1890" w:type="dxa"/>
          </w:tcPr>
          <w:p w14:paraId="1F71ED52" w14:textId="3A4CF40A" w:rsidR="00DE6E26" w:rsidRDefault="00DE6E26" w:rsidP="00DE6E26">
            <w:pPr>
              <w:spacing w:before="120" w:after="120" w:line="240" w:lineRule="atLeast"/>
              <w:rPr>
                <w:rFonts w:asciiTheme="minorHAnsi" w:hAnsiTheme="minorHAnsi"/>
                <w:lang w:val="en-GB"/>
              </w:rPr>
            </w:pPr>
            <w:r>
              <w:rPr>
                <w:rFonts w:asciiTheme="minorHAnsi" w:hAnsiTheme="minorHAnsi"/>
                <w:lang w:val="en-GB"/>
              </w:rPr>
              <w:t xml:space="preserve">Mohamed </w:t>
            </w:r>
            <w:proofErr w:type="spellStart"/>
            <w:r>
              <w:rPr>
                <w:rFonts w:asciiTheme="minorHAnsi" w:hAnsiTheme="minorHAnsi"/>
                <w:lang w:val="en-GB"/>
              </w:rPr>
              <w:t>Elsayed</w:t>
            </w:r>
            <w:proofErr w:type="spellEnd"/>
          </w:p>
        </w:tc>
        <w:tc>
          <w:tcPr>
            <w:tcW w:w="4590" w:type="dxa"/>
          </w:tcPr>
          <w:p w14:paraId="70AA300A" w14:textId="3D6B72B3" w:rsidR="00DE6E26" w:rsidRDefault="00DE6E26" w:rsidP="009B4E7B">
            <w:pPr>
              <w:pStyle w:val="ListParagraph"/>
              <w:numPr>
                <w:ilvl w:val="0"/>
                <w:numId w:val="11"/>
              </w:numPr>
              <w:spacing w:before="120" w:after="120" w:line="240" w:lineRule="atLeast"/>
              <w:rPr>
                <w:rFonts w:asciiTheme="minorHAnsi" w:hAnsiTheme="minorHAnsi"/>
                <w:lang w:val="en-GB"/>
              </w:rPr>
            </w:pPr>
            <w:r>
              <w:rPr>
                <w:rFonts w:asciiTheme="minorHAnsi" w:hAnsiTheme="minorHAnsi"/>
                <w:lang w:val="en-GB"/>
              </w:rPr>
              <w:t xml:space="preserve">Add SLA </w:t>
            </w:r>
            <w:r w:rsidR="00524A73">
              <w:rPr>
                <w:rFonts w:asciiTheme="minorHAnsi" w:hAnsiTheme="minorHAnsi"/>
                <w:lang w:val="en-GB"/>
              </w:rPr>
              <w:t xml:space="preserve">Configuration </w:t>
            </w:r>
            <w:r>
              <w:rPr>
                <w:rFonts w:asciiTheme="minorHAnsi" w:hAnsiTheme="minorHAnsi"/>
                <w:lang w:val="en-GB"/>
              </w:rPr>
              <w:t>tables</w:t>
            </w:r>
          </w:p>
        </w:tc>
      </w:tr>
    </w:tbl>
    <w:p w14:paraId="73258616" w14:textId="77777777" w:rsidR="00CE279E" w:rsidRPr="00DC7A20" w:rsidRDefault="00CE279E" w:rsidP="00CE279E">
      <w:pPr>
        <w:spacing w:before="120" w:after="120"/>
        <w:rPr>
          <w:rFonts w:asciiTheme="minorHAnsi" w:hAnsiTheme="minorHAnsi"/>
          <w:b/>
          <w:bCs/>
          <w:sz w:val="36"/>
          <w:szCs w:val="36"/>
        </w:rPr>
      </w:pPr>
      <w:r w:rsidRPr="00DC7A20">
        <w:rPr>
          <w:rFonts w:asciiTheme="minorHAnsi" w:hAnsiTheme="minorHAnsi"/>
          <w:b/>
          <w:bCs/>
          <w:sz w:val="36"/>
          <w:szCs w:val="36"/>
        </w:rPr>
        <w:t>Distribution List</w:t>
      </w:r>
    </w:p>
    <w:tbl>
      <w:tblPr>
        <w:tblW w:w="98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6953"/>
      </w:tblGrid>
      <w:tr w:rsidR="00CE279E" w:rsidRPr="00DC7A20" w14:paraId="54B3128E" w14:textId="77777777" w:rsidTr="00CE279E">
        <w:tc>
          <w:tcPr>
            <w:tcW w:w="2880" w:type="dxa"/>
            <w:shd w:val="clear" w:color="auto" w:fill="9CC2E5" w:themeFill="accent5" w:themeFillTint="99"/>
          </w:tcPr>
          <w:p w14:paraId="0195E285" w14:textId="77777777" w:rsidR="00CE279E" w:rsidRPr="00CE279E" w:rsidRDefault="00CE279E" w:rsidP="00CE279E">
            <w:pPr>
              <w:autoSpaceDE w:val="0"/>
              <w:autoSpaceDN w:val="0"/>
              <w:spacing w:after="0" w:line="240" w:lineRule="auto"/>
              <w:rPr>
                <w:rFonts w:asciiTheme="minorHAnsi" w:hAnsiTheme="minorHAnsi"/>
                <w:b/>
                <w:bCs/>
                <w:sz w:val="24"/>
                <w:szCs w:val="24"/>
                <w:lang w:bidi="ar-SA"/>
              </w:rPr>
            </w:pPr>
            <w:r w:rsidRPr="00CE279E">
              <w:rPr>
                <w:rFonts w:asciiTheme="minorHAnsi" w:hAnsiTheme="minorHAnsi"/>
                <w:b/>
                <w:bCs/>
                <w:sz w:val="24"/>
                <w:szCs w:val="24"/>
                <w:lang w:bidi="ar-SA"/>
              </w:rPr>
              <w:t>MOJ</w:t>
            </w:r>
          </w:p>
        </w:tc>
        <w:tc>
          <w:tcPr>
            <w:tcW w:w="6953" w:type="dxa"/>
          </w:tcPr>
          <w:p w14:paraId="6E1FCAC6" w14:textId="77777777" w:rsidR="00CE279E" w:rsidRPr="00DC7A20" w:rsidRDefault="00CE279E" w:rsidP="00E2633C">
            <w:pPr>
              <w:rPr>
                <w:rFonts w:asciiTheme="minorHAnsi" w:hAnsiTheme="minorHAnsi"/>
              </w:rPr>
            </w:pPr>
          </w:p>
        </w:tc>
      </w:tr>
      <w:tr w:rsidR="00CE279E" w:rsidRPr="00DC7A20" w14:paraId="37AF418A" w14:textId="77777777" w:rsidTr="00CE279E">
        <w:tc>
          <w:tcPr>
            <w:tcW w:w="2880" w:type="dxa"/>
            <w:shd w:val="clear" w:color="auto" w:fill="9CC2E5" w:themeFill="accent5" w:themeFillTint="99"/>
          </w:tcPr>
          <w:p w14:paraId="74DBA3EE" w14:textId="77777777" w:rsidR="00CE279E" w:rsidRPr="00CE279E" w:rsidRDefault="00CE279E" w:rsidP="00CE279E">
            <w:pPr>
              <w:autoSpaceDE w:val="0"/>
              <w:autoSpaceDN w:val="0"/>
              <w:spacing w:after="0" w:line="240" w:lineRule="auto"/>
              <w:rPr>
                <w:rFonts w:asciiTheme="minorHAnsi" w:hAnsiTheme="minorHAnsi"/>
                <w:b/>
                <w:bCs/>
                <w:sz w:val="24"/>
                <w:szCs w:val="24"/>
                <w:lang w:bidi="ar-SA"/>
              </w:rPr>
            </w:pPr>
            <w:r w:rsidRPr="00CE279E">
              <w:rPr>
                <w:rFonts w:asciiTheme="minorHAnsi" w:hAnsiTheme="minorHAnsi"/>
                <w:b/>
                <w:bCs/>
                <w:sz w:val="24"/>
                <w:szCs w:val="24"/>
                <w:lang w:bidi="ar-SA"/>
              </w:rPr>
              <w:t>SAMA UAT/Testing</w:t>
            </w:r>
          </w:p>
        </w:tc>
        <w:tc>
          <w:tcPr>
            <w:tcW w:w="6953" w:type="dxa"/>
          </w:tcPr>
          <w:p w14:paraId="292CD334" w14:textId="77777777" w:rsidR="00CE279E" w:rsidRPr="00DC7A20" w:rsidRDefault="00CE279E" w:rsidP="00E2633C">
            <w:pPr>
              <w:rPr>
                <w:rFonts w:asciiTheme="minorHAnsi" w:hAnsiTheme="minorHAnsi"/>
              </w:rPr>
            </w:pPr>
          </w:p>
        </w:tc>
      </w:tr>
      <w:tr w:rsidR="00CE279E" w:rsidRPr="00DC7A20" w14:paraId="4E5A32AD" w14:textId="77777777" w:rsidTr="00CE279E">
        <w:tc>
          <w:tcPr>
            <w:tcW w:w="2880" w:type="dxa"/>
            <w:shd w:val="clear" w:color="auto" w:fill="9CC2E5" w:themeFill="accent5" w:themeFillTint="99"/>
          </w:tcPr>
          <w:p w14:paraId="59722831" w14:textId="77777777" w:rsidR="00CE279E" w:rsidRPr="00CE279E" w:rsidRDefault="00CE279E" w:rsidP="00CE279E">
            <w:pPr>
              <w:autoSpaceDE w:val="0"/>
              <w:autoSpaceDN w:val="0"/>
              <w:spacing w:after="0" w:line="240" w:lineRule="auto"/>
              <w:rPr>
                <w:rFonts w:asciiTheme="minorHAnsi" w:hAnsiTheme="minorHAnsi"/>
                <w:b/>
                <w:bCs/>
                <w:sz w:val="24"/>
                <w:szCs w:val="24"/>
                <w:lang w:bidi="ar-SA"/>
              </w:rPr>
            </w:pPr>
            <w:r w:rsidRPr="00CE279E">
              <w:rPr>
                <w:rFonts w:asciiTheme="minorHAnsi" w:hAnsiTheme="minorHAnsi"/>
                <w:b/>
                <w:bCs/>
                <w:sz w:val="24"/>
                <w:szCs w:val="24"/>
                <w:lang w:bidi="ar-SA"/>
              </w:rPr>
              <w:t xml:space="preserve">Solution Delivery </w:t>
            </w:r>
          </w:p>
        </w:tc>
        <w:tc>
          <w:tcPr>
            <w:tcW w:w="6953" w:type="dxa"/>
          </w:tcPr>
          <w:p w14:paraId="0B7CD092" w14:textId="77777777" w:rsidR="00CE279E" w:rsidRPr="00DC7A20" w:rsidRDefault="00CE279E" w:rsidP="00E2633C">
            <w:pPr>
              <w:rPr>
                <w:rFonts w:asciiTheme="minorHAnsi" w:hAnsiTheme="minorHAnsi"/>
              </w:rPr>
            </w:pPr>
          </w:p>
        </w:tc>
      </w:tr>
      <w:tr w:rsidR="00CE279E" w:rsidRPr="00DC7A20" w14:paraId="029A48A8" w14:textId="77777777" w:rsidTr="00CE279E">
        <w:tc>
          <w:tcPr>
            <w:tcW w:w="2880" w:type="dxa"/>
            <w:shd w:val="clear" w:color="auto" w:fill="9CC2E5" w:themeFill="accent5" w:themeFillTint="99"/>
          </w:tcPr>
          <w:p w14:paraId="7556F52E" w14:textId="77777777" w:rsidR="00CE279E" w:rsidRPr="00CE279E" w:rsidRDefault="00CE279E" w:rsidP="00CE279E">
            <w:pPr>
              <w:autoSpaceDE w:val="0"/>
              <w:autoSpaceDN w:val="0"/>
              <w:spacing w:after="0" w:line="240" w:lineRule="auto"/>
              <w:rPr>
                <w:rFonts w:asciiTheme="minorHAnsi" w:hAnsiTheme="minorHAnsi"/>
                <w:b/>
                <w:bCs/>
                <w:sz w:val="24"/>
                <w:szCs w:val="24"/>
                <w:lang w:bidi="ar-SA"/>
              </w:rPr>
            </w:pPr>
            <w:r w:rsidRPr="00CE279E">
              <w:rPr>
                <w:rFonts w:asciiTheme="minorHAnsi" w:hAnsiTheme="minorHAnsi"/>
                <w:b/>
                <w:bCs/>
                <w:sz w:val="24"/>
                <w:szCs w:val="24"/>
                <w:lang w:bidi="ar-SA"/>
              </w:rPr>
              <w:t>Project Sponsor</w:t>
            </w:r>
          </w:p>
        </w:tc>
        <w:tc>
          <w:tcPr>
            <w:tcW w:w="6953" w:type="dxa"/>
          </w:tcPr>
          <w:p w14:paraId="2408D9DA" w14:textId="77777777" w:rsidR="00CE279E" w:rsidRPr="00DC7A20" w:rsidRDefault="00CE279E" w:rsidP="00E2633C">
            <w:pPr>
              <w:rPr>
                <w:rFonts w:asciiTheme="minorHAnsi" w:hAnsiTheme="minorHAnsi"/>
              </w:rPr>
            </w:pPr>
          </w:p>
        </w:tc>
      </w:tr>
      <w:tr w:rsidR="00CE279E" w:rsidRPr="00DC7A20" w14:paraId="1DCA6DBD" w14:textId="77777777" w:rsidTr="00CE279E">
        <w:trPr>
          <w:trHeight w:val="60"/>
        </w:trPr>
        <w:tc>
          <w:tcPr>
            <w:tcW w:w="2880" w:type="dxa"/>
            <w:shd w:val="clear" w:color="auto" w:fill="9CC2E5" w:themeFill="accent5" w:themeFillTint="99"/>
          </w:tcPr>
          <w:p w14:paraId="73E1FAF1" w14:textId="77777777" w:rsidR="00CE279E" w:rsidRPr="00CE279E" w:rsidRDefault="00CE279E" w:rsidP="00CE279E">
            <w:pPr>
              <w:autoSpaceDE w:val="0"/>
              <w:autoSpaceDN w:val="0"/>
              <w:spacing w:after="0" w:line="240" w:lineRule="auto"/>
              <w:rPr>
                <w:rFonts w:asciiTheme="minorHAnsi" w:hAnsiTheme="minorHAnsi"/>
                <w:b/>
                <w:bCs/>
                <w:sz w:val="24"/>
                <w:szCs w:val="24"/>
                <w:lang w:bidi="ar-SA"/>
              </w:rPr>
            </w:pPr>
            <w:r w:rsidRPr="00CE279E">
              <w:rPr>
                <w:rFonts w:asciiTheme="minorHAnsi" w:hAnsiTheme="minorHAnsi"/>
                <w:b/>
                <w:bCs/>
                <w:sz w:val="24"/>
                <w:szCs w:val="24"/>
                <w:lang w:bidi="ar-SA"/>
              </w:rPr>
              <w:t>Project Manager</w:t>
            </w:r>
          </w:p>
        </w:tc>
        <w:tc>
          <w:tcPr>
            <w:tcW w:w="6953" w:type="dxa"/>
          </w:tcPr>
          <w:p w14:paraId="3F64EC4F" w14:textId="77777777" w:rsidR="00CE279E" w:rsidRPr="00DC7A20" w:rsidRDefault="00CE279E" w:rsidP="00E2633C">
            <w:pPr>
              <w:rPr>
                <w:rFonts w:asciiTheme="minorHAnsi" w:hAnsiTheme="minorHAnsi"/>
              </w:rPr>
            </w:pPr>
          </w:p>
        </w:tc>
      </w:tr>
      <w:tr w:rsidR="00CE279E" w:rsidRPr="00DC7A20" w14:paraId="32702D9E" w14:textId="77777777" w:rsidTr="00CE279E">
        <w:tc>
          <w:tcPr>
            <w:tcW w:w="2880" w:type="dxa"/>
            <w:shd w:val="clear" w:color="auto" w:fill="9CC2E5" w:themeFill="accent5" w:themeFillTint="99"/>
          </w:tcPr>
          <w:p w14:paraId="79E0B9BB" w14:textId="77777777" w:rsidR="00CE279E" w:rsidRPr="00CE279E" w:rsidRDefault="00CE279E" w:rsidP="00CE279E">
            <w:pPr>
              <w:autoSpaceDE w:val="0"/>
              <w:autoSpaceDN w:val="0"/>
              <w:spacing w:after="0" w:line="240" w:lineRule="auto"/>
              <w:rPr>
                <w:rFonts w:asciiTheme="minorHAnsi" w:hAnsiTheme="minorHAnsi"/>
                <w:b/>
                <w:bCs/>
                <w:sz w:val="24"/>
                <w:szCs w:val="24"/>
                <w:lang w:bidi="ar-SA"/>
              </w:rPr>
            </w:pPr>
            <w:r w:rsidRPr="00CE279E">
              <w:rPr>
                <w:rFonts w:asciiTheme="minorHAnsi" w:hAnsiTheme="minorHAnsi"/>
                <w:b/>
                <w:bCs/>
                <w:sz w:val="24"/>
                <w:szCs w:val="24"/>
                <w:lang w:bidi="ar-SA"/>
              </w:rPr>
              <w:t xml:space="preserve">Architecture Solution Unit  </w:t>
            </w:r>
          </w:p>
        </w:tc>
        <w:tc>
          <w:tcPr>
            <w:tcW w:w="6953" w:type="dxa"/>
          </w:tcPr>
          <w:p w14:paraId="3D42457A" w14:textId="77777777" w:rsidR="00CE279E" w:rsidRPr="00DC7A20" w:rsidRDefault="00CE279E" w:rsidP="00E2633C">
            <w:pPr>
              <w:rPr>
                <w:rFonts w:asciiTheme="minorHAnsi" w:hAnsiTheme="minorHAnsi"/>
              </w:rPr>
            </w:pPr>
          </w:p>
        </w:tc>
      </w:tr>
    </w:tbl>
    <w:p w14:paraId="1492C724" w14:textId="77777777" w:rsidR="00CE279E" w:rsidRPr="00DC7A20" w:rsidRDefault="00CE279E" w:rsidP="00CE279E">
      <w:pPr>
        <w:spacing w:before="120" w:after="120"/>
        <w:rPr>
          <w:rFonts w:asciiTheme="minorHAnsi" w:hAnsiTheme="minorHAnsi"/>
          <w:b/>
          <w:bCs/>
          <w:sz w:val="36"/>
          <w:szCs w:val="36"/>
        </w:rPr>
      </w:pPr>
      <w:r w:rsidRPr="00DC7A20">
        <w:rPr>
          <w:rFonts w:asciiTheme="minorHAnsi" w:hAnsiTheme="minorHAnsi"/>
          <w:b/>
          <w:bCs/>
          <w:sz w:val="36"/>
          <w:szCs w:val="36"/>
        </w:rPr>
        <w:t>Approvals List</w:t>
      </w:r>
    </w:p>
    <w:tbl>
      <w:tblPr>
        <w:tblW w:w="98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4109"/>
        <w:gridCol w:w="1513"/>
        <w:gridCol w:w="2973"/>
      </w:tblGrid>
      <w:tr w:rsidR="00CE279E" w:rsidRPr="00DC7A20" w14:paraId="6EA6CBD1" w14:textId="77777777" w:rsidTr="00CE279E">
        <w:trPr>
          <w:trHeight w:val="382"/>
        </w:trPr>
        <w:tc>
          <w:tcPr>
            <w:tcW w:w="1238" w:type="dxa"/>
            <w:shd w:val="clear" w:color="auto" w:fill="9CC2E5" w:themeFill="accent5" w:themeFillTint="99"/>
            <w:vAlign w:val="center"/>
          </w:tcPr>
          <w:p w14:paraId="5DEE6128" w14:textId="77777777" w:rsidR="00CE279E" w:rsidRPr="00CE279E" w:rsidRDefault="00CE279E" w:rsidP="00CE279E">
            <w:pPr>
              <w:autoSpaceDE w:val="0"/>
              <w:autoSpaceDN w:val="0"/>
              <w:spacing w:after="0" w:line="240" w:lineRule="auto"/>
              <w:jc w:val="center"/>
              <w:rPr>
                <w:rFonts w:asciiTheme="minorHAnsi" w:hAnsiTheme="minorHAnsi"/>
                <w:b/>
                <w:bCs/>
                <w:sz w:val="24"/>
                <w:szCs w:val="24"/>
                <w:lang w:bidi="ar-SA"/>
              </w:rPr>
            </w:pPr>
            <w:r w:rsidRPr="00CE279E">
              <w:rPr>
                <w:rFonts w:asciiTheme="minorHAnsi" w:hAnsiTheme="minorHAnsi"/>
                <w:b/>
                <w:bCs/>
                <w:sz w:val="24"/>
                <w:szCs w:val="24"/>
                <w:lang w:bidi="ar-SA"/>
              </w:rPr>
              <w:t>Name</w:t>
            </w:r>
          </w:p>
        </w:tc>
        <w:tc>
          <w:tcPr>
            <w:tcW w:w="4109" w:type="dxa"/>
            <w:shd w:val="clear" w:color="auto" w:fill="9CC2E5" w:themeFill="accent5" w:themeFillTint="99"/>
            <w:vAlign w:val="center"/>
          </w:tcPr>
          <w:p w14:paraId="1D121466" w14:textId="77777777" w:rsidR="00CE279E" w:rsidRPr="00CE279E" w:rsidRDefault="00CE279E" w:rsidP="00CE279E">
            <w:pPr>
              <w:autoSpaceDE w:val="0"/>
              <w:autoSpaceDN w:val="0"/>
              <w:spacing w:after="0" w:line="240" w:lineRule="auto"/>
              <w:jc w:val="center"/>
              <w:rPr>
                <w:rFonts w:asciiTheme="minorHAnsi" w:hAnsiTheme="minorHAnsi"/>
                <w:b/>
                <w:bCs/>
                <w:sz w:val="24"/>
                <w:szCs w:val="24"/>
                <w:lang w:bidi="ar-SA"/>
              </w:rPr>
            </w:pPr>
            <w:r w:rsidRPr="00CE279E">
              <w:rPr>
                <w:rFonts w:asciiTheme="minorHAnsi" w:hAnsiTheme="minorHAnsi"/>
                <w:b/>
                <w:bCs/>
                <w:sz w:val="24"/>
                <w:szCs w:val="24"/>
                <w:lang w:bidi="ar-SA"/>
              </w:rPr>
              <w:t>Role</w:t>
            </w:r>
          </w:p>
        </w:tc>
        <w:tc>
          <w:tcPr>
            <w:tcW w:w="1513" w:type="dxa"/>
            <w:shd w:val="clear" w:color="auto" w:fill="9CC2E5" w:themeFill="accent5" w:themeFillTint="99"/>
            <w:vAlign w:val="center"/>
          </w:tcPr>
          <w:p w14:paraId="59A550DD" w14:textId="77777777" w:rsidR="00CE279E" w:rsidRPr="00CE279E" w:rsidRDefault="00CE279E" w:rsidP="00CE279E">
            <w:pPr>
              <w:autoSpaceDE w:val="0"/>
              <w:autoSpaceDN w:val="0"/>
              <w:spacing w:after="0" w:line="240" w:lineRule="auto"/>
              <w:jc w:val="center"/>
              <w:rPr>
                <w:rFonts w:asciiTheme="minorHAnsi" w:hAnsiTheme="minorHAnsi"/>
                <w:b/>
                <w:bCs/>
                <w:sz w:val="24"/>
                <w:szCs w:val="24"/>
                <w:lang w:bidi="ar-SA"/>
              </w:rPr>
            </w:pPr>
            <w:r w:rsidRPr="00CE279E">
              <w:rPr>
                <w:rFonts w:asciiTheme="minorHAnsi" w:hAnsiTheme="minorHAnsi"/>
                <w:b/>
                <w:bCs/>
                <w:sz w:val="24"/>
                <w:szCs w:val="24"/>
                <w:lang w:bidi="ar-SA"/>
              </w:rPr>
              <w:t>Signature</w:t>
            </w:r>
          </w:p>
        </w:tc>
        <w:tc>
          <w:tcPr>
            <w:tcW w:w="2973" w:type="dxa"/>
            <w:shd w:val="clear" w:color="auto" w:fill="9CC2E5" w:themeFill="accent5" w:themeFillTint="99"/>
            <w:vAlign w:val="center"/>
          </w:tcPr>
          <w:p w14:paraId="361C16E3" w14:textId="77777777" w:rsidR="00CE279E" w:rsidRPr="00CE279E" w:rsidRDefault="00CE279E" w:rsidP="00CE279E">
            <w:pPr>
              <w:autoSpaceDE w:val="0"/>
              <w:autoSpaceDN w:val="0"/>
              <w:spacing w:after="0" w:line="240" w:lineRule="auto"/>
              <w:jc w:val="center"/>
              <w:rPr>
                <w:rFonts w:asciiTheme="minorHAnsi" w:hAnsiTheme="minorHAnsi"/>
                <w:b/>
                <w:bCs/>
                <w:sz w:val="24"/>
                <w:szCs w:val="24"/>
                <w:lang w:bidi="ar-SA"/>
              </w:rPr>
            </w:pPr>
            <w:r w:rsidRPr="00CE279E">
              <w:rPr>
                <w:rFonts w:asciiTheme="minorHAnsi" w:hAnsiTheme="minorHAnsi"/>
                <w:b/>
                <w:bCs/>
                <w:sz w:val="24"/>
                <w:szCs w:val="24"/>
                <w:lang w:bidi="ar-SA"/>
              </w:rPr>
              <w:t>Date</w:t>
            </w:r>
          </w:p>
        </w:tc>
      </w:tr>
      <w:tr w:rsidR="00CE279E" w:rsidRPr="00DC7A20" w14:paraId="315A5235" w14:textId="77777777" w:rsidTr="00E2633C">
        <w:trPr>
          <w:trHeight w:val="256"/>
        </w:trPr>
        <w:tc>
          <w:tcPr>
            <w:tcW w:w="1238" w:type="dxa"/>
          </w:tcPr>
          <w:p w14:paraId="0FE60A76" w14:textId="77777777" w:rsidR="00CE279E" w:rsidRPr="00DC7A20" w:rsidRDefault="00CE279E" w:rsidP="00E2633C">
            <w:pPr>
              <w:autoSpaceDE w:val="0"/>
              <w:autoSpaceDN w:val="0"/>
              <w:rPr>
                <w:rFonts w:asciiTheme="minorHAnsi" w:hAnsiTheme="minorHAnsi"/>
              </w:rPr>
            </w:pPr>
          </w:p>
        </w:tc>
        <w:tc>
          <w:tcPr>
            <w:tcW w:w="4109" w:type="dxa"/>
          </w:tcPr>
          <w:p w14:paraId="072C1C53" w14:textId="77777777" w:rsidR="00CE279E" w:rsidRPr="00DC7A20" w:rsidRDefault="00CE279E" w:rsidP="00E2633C">
            <w:pPr>
              <w:autoSpaceDE w:val="0"/>
              <w:autoSpaceDN w:val="0"/>
              <w:rPr>
                <w:rFonts w:asciiTheme="minorHAnsi" w:hAnsiTheme="minorHAnsi"/>
              </w:rPr>
            </w:pPr>
            <w:r w:rsidRPr="00DC7A20">
              <w:rPr>
                <w:rFonts w:asciiTheme="minorHAnsi" w:hAnsiTheme="minorHAnsi"/>
              </w:rPr>
              <w:t>SAMA Architecture Representative</w:t>
            </w:r>
          </w:p>
        </w:tc>
        <w:tc>
          <w:tcPr>
            <w:tcW w:w="1513" w:type="dxa"/>
          </w:tcPr>
          <w:p w14:paraId="42474C42" w14:textId="77777777" w:rsidR="00CE279E" w:rsidRPr="00DC7A20" w:rsidRDefault="00CE279E" w:rsidP="00E2633C">
            <w:pPr>
              <w:autoSpaceDE w:val="0"/>
              <w:autoSpaceDN w:val="0"/>
              <w:rPr>
                <w:rFonts w:asciiTheme="minorHAnsi" w:hAnsiTheme="minorHAnsi"/>
              </w:rPr>
            </w:pPr>
          </w:p>
        </w:tc>
        <w:tc>
          <w:tcPr>
            <w:tcW w:w="2973" w:type="dxa"/>
          </w:tcPr>
          <w:p w14:paraId="44454AFB" w14:textId="77777777" w:rsidR="00CE279E" w:rsidRPr="00DC7A20" w:rsidRDefault="00CE279E" w:rsidP="00E2633C">
            <w:pPr>
              <w:autoSpaceDE w:val="0"/>
              <w:autoSpaceDN w:val="0"/>
              <w:rPr>
                <w:rFonts w:asciiTheme="minorHAnsi" w:hAnsiTheme="minorHAnsi"/>
              </w:rPr>
            </w:pPr>
            <w:r w:rsidRPr="00DC7A20">
              <w:rPr>
                <w:rFonts w:asciiTheme="minorHAnsi" w:hAnsiTheme="minorHAnsi"/>
              </w:rPr>
              <w:t>Date of Approval</w:t>
            </w:r>
          </w:p>
        </w:tc>
      </w:tr>
      <w:tr w:rsidR="00CE279E" w:rsidRPr="00DC7A20" w14:paraId="0FA7D2DC" w14:textId="77777777" w:rsidTr="00E2633C">
        <w:trPr>
          <w:trHeight w:val="359"/>
        </w:trPr>
        <w:tc>
          <w:tcPr>
            <w:tcW w:w="1238" w:type="dxa"/>
          </w:tcPr>
          <w:p w14:paraId="7110789E" w14:textId="77777777" w:rsidR="00CE279E" w:rsidRPr="00DC7A20" w:rsidRDefault="00CE279E" w:rsidP="00E2633C">
            <w:pPr>
              <w:autoSpaceDE w:val="0"/>
              <w:autoSpaceDN w:val="0"/>
              <w:rPr>
                <w:rFonts w:asciiTheme="minorHAnsi" w:hAnsiTheme="minorHAnsi"/>
              </w:rPr>
            </w:pPr>
          </w:p>
        </w:tc>
        <w:tc>
          <w:tcPr>
            <w:tcW w:w="4109" w:type="dxa"/>
          </w:tcPr>
          <w:p w14:paraId="1FF03C89" w14:textId="77777777" w:rsidR="00CE279E" w:rsidRPr="00DC7A20" w:rsidRDefault="00CE279E" w:rsidP="00E2633C">
            <w:pPr>
              <w:autoSpaceDE w:val="0"/>
              <w:autoSpaceDN w:val="0"/>
              <w:rPr>
                <w:rFonts w:asciiTheme="minorHAnsi" w:hAnsiTheme="minorHAnsi"/>
              </w:rPr>
            </w:pPr>
            <w:r w:rsidRPr="00DC7A20">
              <w:rPr>
                <w:rFonts w:asciiTheme="minorHAnsi" w:hAnsiTheme="minorHAnsi"/>
              </w:rPr>
              <w:t xml:space="preserve">SAMA Solution Delivery </w:t>
            </w:r>
          </w:p>
        </w:tc>
        <w:tc>
          <w:tcPr>
            <w:tcW w:w="1513" w:type="dxa"/>
          </w:tcPr>
          <w:p w14:paraId="5E4F266A" w14:textId="77777777" w:rsidR="00CE279E" w:rsidRPr="00DC7A20" w:rsidRDefault="00CE279E" w:rsidP="00E2633C">
            <w:pPr>
              <w:autoSpaceDE w:val="0"/>
              <w:autoSpaceDN w:val="0"/>
              <w:rPr>
                <w:rFonts w:asciiTheme="minorHAnsi" w:hAnsiTheme="minorHAnsi"/>
              </w:rPr>
            </w:pPr>
          </w:p>
        </w:tc>
        <w:tc>
          <w:tcPr>
            <w:tcW w:w="2973" w:type="dxa"/>
          </w:tcPr>
          <w:p w14:paraId="1D8197C3" w14:textId="77777777" w:rsidR="00CE279E" w:rsidRPr="00DC7A20" w:rsidRDefault="00CE279E" w:rsidP="00E2633C">
            <w:pPr>
              <w:autoSpaceDE w:val="0"/>
              <w:autoSpaceDN w:val="0"/>
              <w:rPr>
                <w:rFonts w:asciiTheme="minorHAnsi" w:hAnsiTheme="minorHAnsi"/>
              </w:rPr>
            </w:pPr>
          </w:p>
        </w:tc>
      </w:tr>
      <w:tr w:rsidR="00CE279E" w:rsidRPr="00DC7A20" w14:paraId="29A13696" w14:textId="77777777" w:rsidTr="00E2633C">
        <w:trPr>
          <w:trHeight w:val="341"/>
        </w:trPr>
        <w:tc>
          <w:tcPr>
            <w:tcW w:w="1238" w:type="dxa"/>
          </w:tcPr>
          <w:p w14:paraId="3450EC2F" w14:textId="77777777" w:rsidR="00CE279E" w:rsidRPr="00DC7A20" w:rsidRDefault="00CE279E" w:rsidP="00E2633C">
            <w:pPr>
              <w:autoSpaceDE w:val="0"/>
              <w:autoSpaceDN w:val="0"/>
              <w:rPr>
                <w:rFonts w:asciiTheme="minorHAnsi" w:hAnsiTheme="minorHAnsi"/>
              </w:rPr>
            </w:pPr>
          </w:p>
        </w:tc>
        <w:tc>
          <w:tcPr>
            <w:tcW w:w="4109" w:type="dxa"/>
          </w:tcPr>
          <w:p w14:paraId="1F818BA3" w14:textId="77777777" w:rsidR="00CE279E" w:rsidRPr="00DC7A20" w:rsidRDefault="00CE279E" w:rsidP="00E2633C">
            <w:pPr>
              <w:autoSpaceDE w:val="0"/>
              <w:autoSpaceDN w:val="0"/>
              <w:rPr>
                <w:rFonts w:asciiTheme="minorHAnsi" w:hAnsiTheme="minorHAnsi"/>
              </w:rPr>
            </w:pPr>
            <w:r w:rsidRPr="00DC7A20">
              <w:rPr>
                <w:rFonts w:asciiTheme="minorHAnsi" w:hAnsiTheme="minorHAnsi"/>
              </w:rPr>
              <w:t xml:space="preserve">SAMA SOC team </w:t>
            </w:r>
          </w:p>
        </w:tc>
        <w:tc>
          <w:tcPr>
            <w:tcW w:w="1513" w:type="dxa"/>
          </w:tcPr>
          <w:p w14:paraId="47D6A768" w14:textId="77777777" w:rsidR="00CE279E" w:rsidRPr="00DC7A20" w:rsidRDefault="00CE279E" w:rsidP="00E2633C">
            <w:pPr>
              <w:autoSpaceDE w:val="0"/>
              <w:autoSpaceDN w:val="0"/>
              <w:rPr>
                <w:rFonts w:asciiTheme="minorHAnsi" w:hAnsiTheme="minorHAnsi"/>
              </w:rPr>
            </w:pPr>
          </w:p>
        </w:tc>
        <w:tc>
          <w:tcPr>
            <w:tcW w:w="2973" w:type="dxa"/>
          </w:tcPr>
          <w:p w14:paraId="10E12DA8" w14:textId="77777777" w:rsidR="00CE279E" w:rsidRPr="00DC7A20" w:rsidRDefault="00CE279E" w:rsidP="00E2633C">
            <w:pPr>
              <w:autoSpaceDE w:val="0"/>
              <w:autoSpaceDN w:val="0"/>
              <w:rPr>
                <w:rFonts w:asciiTheme="minorHAnsi" w:hAnsiTheme="minorHAnsi"/>
              </w:rPr>
            </w:pPr>
          </w:p>
        </w:tc>
      </w:tr>
      <w:tr w:rsidR="00CE279E" w:rsidRPr="00DC7A20" w14:paraId="5EA17901" w14:textId="77777777" w:rsidTr="00E2633C">
        <w:trPr>
          <w:trHeight w:val="449"/>
        </w:trPr>
        <w:tc>
          <w:tcPr>
            <w:tcW w:w="1238" w:type="dxa"/>
          </w:tcPr>
          <w:p w14:paraId="28B7E6F2" w14:textId="77777777" w:rsidR="00CE279E" w:rsidRPr="00DC7A20" w:rsidRDefault="00CE279E" w:rsidP="00E2633C">
            <w:pPr>
              <w:autoSpaceDE w:val="0"/>
              <w:autoSpaceDN w:val="0"/>
              <w:rPr>
                <w:rFonts w:asciiTheme="minorHAnsi" w:hAnsiTheme="minorHAnsi"/>
              </w:rPr>
            </w:pPr>
          </w:p>
        </w:tc>
        <w:tc>
          <w:tcPr>
            <w:tcW w:w="4109" w:type="dxa"/>
          </w:tcPr>
          <w:p w14:paraId="32238C36" w14:textId="77777777" w:rsidR="00CE279E" w:rsidRPr="00DC7A20" w:rsidRDefault="00CE279E" w:rsidP="00E2633C">
            <w:pPr>
              <w:autoSpaceDE w:val="0"/>
              <w:autoSpaceDN w:val="0"/>
              <w:rPr>
                <w:rFonts w:asciiTheme="minorHAnsi" w:hAnsiTheme="minorHAnsi"/>
              </w:rPr>
            </w:pPr>
          </w:p>
        </w:tc>
        <w:tc>
          <w:tcPr>
            <w:tcW w:w="1513" w:type="dxa"/>
          </w:tcPr>
          <w:p w14:paraId="18C6B33C" w14:textId="77777777" w:rsidR="00CE279E" w:rsidRPr="00DC7A20" w:rsidRDefault="00CE279E" w:rsidP="00E2633C">
            <w:pPr>
              <w:autoSpaceDE w:val="0"/>
              <w:autoSpaceDN w:val="0"/>
              <w:rPr>
                <w:rFonts w:asciiTheme="minorHAnsi" w:hAnsiTheme="minorHAnsi"/>
              </w:rPr>
            </w:pPr>
          </w:p>
        </w:tc>
        <w:tc>
          <w:tcPr>
            <w:tcW w:w="2973" w:type="dxa"/>
          </w:tcPr>
          <w:p w14:paraId="19D6C071" w14:textId="77777777" w:rsidR="00CE279E" w:rsidRPr="00DC7A20" w:rsidRDefault="00CE279E" w:rsidP="00E2633C">
            <w:pPr>
              <w:autoSpaceDE w:val="0"/>
              <w:autoSpaceDN w:val="0"/>
              <w:rPr>
                <w:rFonts w:asciiTheme="minorHAnsi" w:hAnsiTheme="minorHAnsi"/>
              </w:rPr>
            </w:pPr>
          </w:p>
        </w:tc>
      </w:tr>
      <w:tr w:rsidR="00CE279E" w:rsidRPr="00DC7A20" w14:paraId="01FE21D0" w14:textId="77777777" w:rsidTr="00E2633C">
        <w:trPr>
          <w:trHeight w:val="445"/>
        </w:trPr>
        <w:tc>
          <w:tcPr>
            <w:tcW w:w="1238" w:type="dxa"/>
          </w:tcPr>
          <w:p w14:paraId="73ABFFEA" w14:textId="77777777" w:rsidR="00CE279E" w:rsidRPr="00DC7A20" w:rsidRDefault="00CE279E" w:rsidP="00E2633C">
            <w:pPr>
              <w:autoSpaceDE w:val="0"/>
              <w:autoSpaceDN w:val="0"/>
              <w:rPr>
                <w:rFonts w:asciiTheme="minorHAnsi" w:hAnsiTheme="minorHAnsi"/>
              </w:rPr>
            </w:pPr>
          </w:p>
        </w:tc>
        <w:tc>
          <w:tcPr>
            <w:tcW w:w="4109" w:type="dxa"/>
          </w:tcPr>
          <w:p w14:paraId="2885AB12" w14:textId="77777777" w:rsidR="00CE279E" w:rsidRPr="00DC7A20" w:rsidRDefault="00CE279E" w:rsidP="00E2633C">
            <w:pPr>
              <w:autoSpaceDE w:val="0"/>
              <w:autoSpaceDN w:val="0"/>
              <w:rPr>
                <w:rFonts w:asciiTheme="minorHAnsi" w:hAnsiTheme="minorHAnsi"/>
              </w:rPr>
            </w:pPr>
          </w:p>
        </w:tc>
        <w:tc>
          <w:tcPr>
            <w:tcW w:w="1513" w:type="dxa"/>
          </w:tcPr>
          <w:p w14:paraId="2B009D25" w14:textId="77777777" w:rsidR="00CE279E" w:rsidRPr="00DC7A20" w:rsidRDefault="00CE279E" w:rsidP="00E2633C">
            <w:pPr>
              <w:autoSpaceDE w:val="0"/>
              <w:autoSpaceDN w:val="0"/>
              <w:rPr>
                <w:rFonts w:asciiTheme="minorHAnsi" w:hAnsiTheme="minorHAnsi"/>
              </w:rPr>
            </w:pPr>
          </w:p>
        </w:tc>
        <w:tc>
          <w:tcPr>
            <w:tcW w:w="2973" w:type="dxa"/>
          </w:tcPr>
          <w:p w14:paraId="5199527B" w14:textId="77777777" w:rsidR="00CE279E" w:rsidRPr="00DC7A20" w:rsidRDefault="00CE279E" w:rsidP="00E2633C">
            <w:pPr>
              <w:autoSpaceDE w:val="0"/>
              <w:autoSpaceDN w:val="0"/>
              <w:rPr>
                <w:rFonts w:asciiTheme="minorHAnsi" w:hAnsiTheme="minorHAnsi"/>
              </w:rPr>
            </w:pPr>
          </w:p>
        </w:tc>
      </w:tr>
    </w:tbl>
    <w:p w14:paraId="0D63D5F9" w14:textId="77777777" w:rsidR="00CE279E" w:rsidRPr="00DC7A20" w:rsidRDefault="00CE279E" w:rsidP="00CE279E">
      <w:pPr>
        <w:rPr>
          <w:rFonts w:asciiTheme="minorHAnsi" w:hAnsiTheme="minorHAnsi"/>
          <w:i/>
          <w:iCs/>
        </w:rPr>
      </w:pPr>
      <w:r w:rsidRPr="00DC7A20">
        <w:rPr>
          <w:rFonts w:asciiTheme="minorHAnsi" w:hAnsiTheme="minorHAnsi"/>
          <w:i/>
          <w:iCs/>
        </w:rPr>
        <w:t>Approvals can be obtained by e-mails, or document sign-off</w:t>
      </w:r>
    </w:p>
    <w:p w14:paraId="4A1467C8" w14:textId="77777777" w:rsidR="00CE279E" w:rsidRPr="00DC7A20" w:rsidRDefault="00CE279E" w:rsidP="00CE279E">
      <w:pPr>
        <w:rPr>
          <w:rFonts w:asciiTheme="minorHAnsi" w:hAnsiTheme="minorHAnsi"/>
          <w:i/>
          <w:iCs/>
        </w:rPr>
      </w:pPr>
    </w:p>
    <w:p w14:paraId="0BDE4897" w14:textId="77777777" w:rsidR="00CE279E" w:rsidRDefault="00CE279E">
      <w:pPr>
        <w:spacing w:after="0" w:line="240" w:lineRule="auto"/>
        <w:rPr>
          <w:smallCaps/>
          <w:spacing w:val="5"/>
          <w:sz w:val="36"/>
          <w:szCs w:val="36"/>
          <w:lang w:val="x-none" w:eastAsia="x-none"/>
        </w:rPr>
      </w:pPr>
      <w:bookmarkStart w:id="3" w:name="_Toc475764370"/>
      <w:bookmarkStart w:id="4" w:name="_Toc535034402"/>
      <w:bookmarkStart w:id="5" w:name="_Ref221333438"/>
      <w:bookmarkStart w:id="6" w:name="_Ref221333449"/>
      <w:r>
        <w:br w:type="page"/>
      </w:r>
    </w:p>
    <w:p w14:paraId="69936FAB" w14:textId="77777777" w:rsidR="003241CC" w:rsidRPr="00D02E41" w:rsidRDefault="003241CC" w:rsidP="00CC3AEC">
      <w:pPr>
        <w:pStyle w:val="Heading1"/>
        <w:spacing w:before="0"/>
        <w:rPr>
          <w:i/>
          <w:iCs/>
        </w:rPr>
      </w:pPr>
      <w:bookmarkStart w:id="7" w:name="_Toc535244521"/>
      <w:r w:rsidRPr="007E3130">
        <w:lastRenderedPageBreak/>
        <w:t>Introduction</w:t>
      </w:r>
      <w:bookmarkEnd w:id="3"/>
      <w:bookmarkEnd w:id="4"/>
      <w:bookmarkEnd w:id="5"/>
      <w:bookmarkEnd w:id="6"/>
      <w:bookmarkEnd w:id="7"/>
    </w:p>
    <w:p w14:paraId="582FD068" w14:textId="77777777" w:rsidR="00865D00" w:rsidRDefault="00865D00" w:rsidP="00621A53">
      <w:pPr>
        <w:pStyle w:val="Preface5"/>
        <w:numPr>
          <w:ilvl w:val="0"/>
          <w:numId w:val="0"/>
        </w:numPr>
        <w:spacing w:before="0" w:after="0"/>
        <w:jc w:val="both"/>
        <w:rPr>
          <w:i w:val="0"/>
          <w:iCs w:val="0"/>
          <w:sz w:val="22"/>
          <w:szCs w:val="22"/>
          <w:lang w:val="en-US" w:bidi="en-US"/>
        </w:rPr>
      </w:pPr>
      <w:bookmarkStart w:id="8" w:name="_Ref221333791"/>
      <w:bookmarkStart w:id="9" w:name="_Toc475764373"/>
      <w:bookmarkStart w:id="10" w:name="_Toc535034404"/>
    </w:p>
    <w:p w14:paraId="3D5B0517" w14:textId="77777777" w:rsidR="00665D51" w:rsidRDefault="00665D51" w:rsidP="00665D51">
      <w:pPr>
        <w:rPr>
          <w:rFonts w:asciiTheme="minorHAnsi" w:hAnsiTheme="minorHAnsi"/>
          <w:sz w:val="24"/>
          <w:szCs w:val="24"/>
        </w:rPr>
      </w:pPr>
      <w:r w:rsidRPr="00665D51">
        <w:rPr>
          <w:rFonts w:asciiTheme="minorHAnsi" w:hAnsiTheme="minorHAnsi"/>
          <w:sz w:val="24"/>
          <w:szCs w:val="24"/>
        </w:rPr>
        <w:t>This document contains Data Model (DM</w:t>
      </w:r>
      <w:r w:rsidR="00B75FE9">
        <w:rPr>
          <w:rFonts w:asciiTheme="minorHAnsi" w:hAnsiTheme="minorHAnsi"/>
          <w:sz w:val="24"/>
          <w:szCs w:val="24"/>
        </w:rPr>
        <w:t xml:space="preserve">) </w:t>
      </w:r>
      <w:r w:rsidRPr="00665D51">
        <w:rPr>
          <w:rFonts w:asciiTheme="minorHAnsi" w:hAnsiTheme="minorHAnsi"/>
          <w:sz w:val="24"/>
          <w:szCs w:val="24"/>
        </w:rPr>
        <w:t xml:space="preserve">developed for </w:t>
      </w:r>
      <w:r w:rsidRPr="00865D00">
        <w:t xml:space="preserve">the SAMA </w:t>
      </w:r>
      <w:r>
        <w:t xml:space="preserve">Banking enforcement project </w:t>
      </w:r>
      <w:r>
        <w:rPr>
          <w:b/>
          <w:bCs/>
          <w:i/>
          <w:iCs/>
        </w:rPr>
        <w:t>(</w:t>
      </w:r>
      <w:r w:rsidRPr="00865D00">
        <w:rPr>
          <w:b/>
          <w:bCs/>
          <w:i/>
          <w:iCs/>
        </w:rPr>
        <w:t>TANFEETH</w:t>
      </w:r>
      <w:r w:rsidRPr="00865D00">
        <w:rPr>
          <w:i/>
          <w:iCs/>
        </w:rPr>
        <w:t>)</w:t>
      </w:r>
      <w:r w:rsidRPr="00865D00">
        <w:t>.</w:t>
      </w:r>
    </w:p>
    <w:p w14:paraId="67DF1EFE" w14:textId="77777777" w:rsidR="00865D00" w:rsidRDefault="00865D00" w:rsidP="004D552A">
      <w:pPr>
        <w:pStyle w:val="Heading2"/>
        <w:spacing w:before="120" w:after="120"/>
      </w:pPr>
      <w:bookmarkStart w:id="11" w:name="_Toc535244522"/>
      <w:r>
        <w:rPr>
          <w:lang w:val="en-US"/>
        </w:rPr>
        <w:t>Description</w:t>
      </w:r>
      <w:bookmarkEnd w:id="11"/>
      <w:r>
        <w:rPr>
          <w:lang w:val="en-US"/>
        </w:rPr>
        <w:t xml:space="preserve"> </w:t>
      </w:r>
    </w:p>
    <w:p w14:paraId="75B4D5BB" w14:textId="77777777" w:rsidR="00665D51" w:rsidRPr="00665D51" w:rsidRDefault="00665D51" w:rsidP="00665D51">
      <w:pPr>
        <w:rPr>
          <w:rFonts w:asciiTheme="minorHAnsi" w:hAnsiTheme="minorHAnsi"/>
          <w:sz w:val="24"/>
          <w:szCs w:val="24"/>
        </w:rPr>
      </w:pPr>
      <w:r w:rsidRPr="00665D51">
        <w:rPr>
          <w:rFonts w:asciiTheme="minorHAnsi" w:hAnsiTheme="minorHAnsi"/>
          <w:sz w:val="24"/>
          <w:szCs w:val="24"/>
        </w:rPr>
        <w:t xml:space="preserve">The Data Model </w:t>
      </w:r>
      <w:r>
        <w:rPr>
          <w:rFonts w:asciiTheme="minorHAnsi" w:hAnsiTheme="minorHAnsi"/>
          <w:sz w:val="24"/>
          <w:szCs w:val="24"/>
        </w:rPr>
        <w:t>(</w:t>
      </w:r>
      <w:r w:rsidRPr="00665D51">
        <w:rPr>
          <w:rFonts w:asciiTheme="minorHAnsi" w:hAnsiTheme="minorHAnsi"/>
          <w:sz w:val="24"/>
          <w:szCs w:val="24"/>
        </w:rPr>
        <w:t>DM</w:t>
      </w:r>
      <w:r>
        <w:rPr>
          <w:rFonts w:asciiTheme="minorHAnsi" w:hAnsiTheme="minorHAnsi"/>
          <w:sz w:val="24"/>
          <w:szCs w:val="24"/>
        </w:rPr>
        <w:t>)</w:t>
      </w:r>
      <w:r w:rsidRPr="00665D51">
        <w:rPr>
          <w:rFonts w:asciiTheme="minorHAnsi" w:hAnsiTheme="minorHAnsi"/>
          <w:sz w:val="24"/>
          <w:szCs w:val="24"/>
        </w:rPr>
        <w:t xml:space="preserve"> is created</w:t>
      </w:r>
      <w:r>
        <w:t xml:space="preserve"> </w:t>
      </w:r>
      <w:r w:rsidRPr="00665D51">
        <w:rPr>
          <w:rFonts w:asciiTheme="minorHAnsi" w:hAnsiTheme="minorHAnsi"/>
          <w:sz w:val="24"/>
          <w:szCs w:val="24"/>
        </w:rPr>
        <w:t xml:space="preserve">considering the application requirements for </w:t>
      </w:r>
      <w:r>
        <w:rPr>
          <w:rFonts w:asciiTheme="minorHAnsi" w:hAnsiTheme="minorHAnsi"/>
          <w:sz w:val="24"/>
          <w:szCs w:val="24"/>
        </w:rPr>
        <w:t>Banking enforcement solution</w:t>
      </w:r>
      <w:r>
        <w:rPr>
          <w:b/>
          <w:bCs/>
          <w:i/>
          <w:iCs/>
        </w:rPr>
        <w:t xml:space="preserve"> (</w:t>
      </w:r>
      <w:r w:rsidRPr="00865D00">
        <w:rPr>
          <w:b/>
          <w:bCs/>
          <w:i/>
          <w:iCs/>
        </w:rPr>
        <w:t>TANFEETH</w:t>
      </w:r>
      <w:r w:rsidRPr="00865D00">
        <w:rPr>
          <w:i/>
          <w:iCs/>
        </w:rPr>
        <w:t>)</w:t>
      </w:r>
      <w:r w:rsidRPr="00865D00">
        <w:t>.</w:t>
      </w:r>
    </w:p>
    <w:p w14:paraId="35785082" w14:textId="77777777" w:rsidR="00665D51" w:rsidRPr="00665D51" w:rsidRDefault="00665D51" w:rsidP="00665D51">
      <w:pPr>
        <w:rPr>
          <w:rFonts w:asciiTheme="minorHAnsi" w:hAnsiTheme="minorHAnsi"/>
          <w:sz w:val="24"/>
          <w:szCs w:val="24"/>
        </w:rPr>
      </w:pPr>
      <w:r w:rsidRPr="00665D51">
        <w:rPr>
          <w:rFonts w:asciiTheme="minorHAnsi" w:hAnsiTheme="minorHAnsi"/>
          <w:sz w:val="24"/>
          <w:szCs w:val="24"/>
        </w:rPr>
        <w:t xml:space="preserve">A data model is a major component of an application system that describes what sort of data, the relationships between the data elements, and how it will be organized in the database. </w:t>
      </w:r>
    </w:p>
    <w:p w14:paraId="63B56284" w14:textId="77777777" w:rsidR="00665D51" w:rsidRDefault="00665D51" w:rsidP="00665D51">
      <w:pPr>
        <w:rPr>
          <w:rFonts w:asciiTheme="minorHAnsi" w:hAnsiTheme="minorHAnsi"/>
          <w:sz w:val="24"/>
          <w:szCs w:val="24"/>
        </w:rPr>
      </w:pPr>
      <w:r w:rsidRPr="00665D51">
        <w:rPr>
          <w:rFonts w:asciiTheme="minorHAnsi" w:hAnsiTheme="minorHAnsi"/>
          <w:sz w:val="24"/>
          <w:szCs w:val="24"/>
        </w:rPr>
        <w:t xml:space="preserve">There are two types of data models </w:t>
      </w:r>
    </w:p>
    <w:p w14:paraId="4091533F" w14:textId="77777777" w:rsidR="00665D51" w:rsidRPr="00665D51" w:rsidRDefault="00665D51" w:rsidP="009A4314">
      <w:pPr>
        <w:pStyle w:val="ListParagraph"/>
        <w:numPr>
          <w:ilvl w:val="0"/>
          <w:numId w:val="6"/>
        </w:numPr>
        <w:rPr>
          <w:rFonts w:asciiTheme="minorHAnsi" w:hAnsiTheme="minorHAnsi"/>
          <w:sz w:val="24"/>
          <w:szCs w:val="24"/>
        </w:rPr>
      </w:pPr>
      <w:r w:rsidRPr="00665D51">
        <w:rPr>
          <w:rFonts w:asciiTheme="minorHAnsi" w:hAnsiTheme="minorHAnsi"/>
          <w:sz w:val="24"/>
          <w:szCs w:val="24"/>
        </w:rPr>
        <w:t xml:space="preserve">Logical  </w:t>
      </w:r>
    </w:p>
    <w:p w14:paraId="223363F1" w14:textId="77777777" w:rsidR="00665D51" w:rsidRDefault="00665D51" w:rsidP="009A4314">
      <w:pPr>
        <w:pStyle w:val="ListParagraph"/>
        <w:numPr>
          <w:ilvl w:val="0"/>
          <w:numId w:val="6"/>
        </w:numPr>
        <w:rPr>
          <w:rFonts w:asciiTheme="minorHAnsi" w:hAnsiTheme="minorHAnsi"/>
          <w:sz w:val="24"/>
          <w:szCs w:val="24"/>
        </w:rPr>
      </w:pPr>
      <w:r w:rsidRPr="00665D51">
        <w:rPr>
          <w:rFonts w:asciiTheme="minorHAnsi" w:hAnsiTheme="minorHAnsi"/>
          <w:sz w:val="24"/>
          <w:szCs w:val="24"/>
        </w:rPr>
        <w:t xml:space="preserve">Physical. </w:t>
      </w:r>
    </w:p>
    <w:p w14:paraId="288DD60A" w14:textId="77777777" w:rsidR="00665D51" w:rsidRDefault="00665D51" w:rsidP="00665D51">
      <w:pPr>
        <w:rPr>
          <w:rFonts w:asciiTheme="minorHAnsi" w:hAnsiTheme="minorHAnsi"/>
          <w:sz w:val="24"/>
          <w:szCs w:val="24"/>
        </w:rPr>
      </w:pPr>
      <w:r w:rsidRPr="00665D51">
        <w:rPr>
          <w:rFonts w:asciiTheme="minorHAnsi" w:hAnsiTheme="minorHAnsi"/>
          <w:sz w:val="24"/>
          <w:szCs w:val="24"/>
        </w:rPr>
        <w:t xml:space="preserve">A </w:t>
      </w:r>
      <w:r w:rsidRPr="00B75FE9">
        <w:rPr>
          <w:rFonts w:asciiTheme="minorHAnsi" w:hAnsiTheme="minorHAnsi"/>
          <w:b/>
          <w:bCs/>
          <w:sz w:val="24"/>
          <w:szCs w:val="24"/>
        </w:rPr>
        <w:t xml:space="preserve">logical </w:t>
      </w:r>
      <w:r w:rsidR="00B75FE9" w:rsidRPr="00B75FE9">
        <w:rPr>
          <w:rFonts w:asciiTheme="minorHAnsi" w:hAnsiTheme="minorHAnsi"/>
          <w:b/>
          <w:bCs/>
          <w:sz w:val="24"/>
          <w:szCs w:val="24"/>
        </w:rPr>
        <w:t xml:space="preserve">data </w:t>
      </w:r>
      <w:r w:rsidRPr="00B75FE9">
        <w:rPr>
          <w:rFonts w:asciiTheme="minorHAnsi" w:hAnsiTheme="minorHAnsi"/>
          <w:b/>
          <w:bCs/>
          <w:sz w:val="24"/>
          <w:szCs w:val="24"/>
        </w:rPr>
        <w:t>model</w:t>
      </w:r>
      <w:r w:rsidRPr="00665D51">
        <w:rPr>
          <w:rFonts w:asciiTheme="minorHAnsi" w:hAnsiTheme="minorHAnsi"/>
          <w:sz w:val="24"/>
          <w:szCs w:val="24"/>
        </w:rPr>
        <w:t xml:space="preserve"> represents data in terms of entities and attributes independent of any particular RDBMS technology, where as a </w:t>
      </w:r>
      <w:r w:rsidRPr="00665D51">
        <w:rPr>
          <w:rFonts w:asciiTheme="minorHAnsi" w:hAnsiTheme="minorHAnsi"/>
          <w:b/>
          <w:bCs/>
          <w:sz w:val="24"/>
          <w:szCs w:val="24"/>
        </w:rPr>
        <w:t>physical</w:t>
      </w:r>
      <w:r w:rsidRPr="00665D51">
        <w:rPr>
          <w:rFonts w:asciiTheme="minorHAnsi" w:hAnsiTheme="minorHAnsi"/>
          <w:sz w:val="24"/>
          <w:szCs w:val="24"/>
        </w:rPr>
        <w:t xml:space="preserve"> </w:t>
      </w:r>
      <w:r w:rsidR="00B75FE9" w:rsidRPr="00B75FE9">
        <w:rPr>
          <w:rFonts w:asciiTheme="minorHAnsi" w:hAnsiTheme="minorHAnsi"/>
          <w:b/>
          <w:bCs/>
          <w:sz w:val="24"/>
          <w:szCs w:val="24"/>
        </w:rPr>
        <w:t>data model</w:t>
      </w:r>
      <w:r w:rsidR="00B75FE9" w:rsidRPr="00665D51">
        <w:rPr>
          <w:rFonts w:asciiTheme="minorHAnsi" w:hAnsiTheme="minorHAnsi"/>
          <w:sz w:val="24"/>
          <w:szCs w:val="24"/>
        </w:rPr>
        <w:t xml:space="preserve"> </w:t>
      </w:r>
      <w:r w:rsidR="001C7427" w:rsidRPr="00665D51">
        <w:rPr>
          <w:rFonts w:asciiTheme="minorHAnsi" w:hAnsiTheme="minorHAnsi"/>
          <w:sz w:val="24"/>
          <w:szCs w:val="24"/>
        </w:rPr>
        <w:t>considers</w:t>
      </w:r>
      <w:r w:rsidRPr="00665D51">
        <w:rPr>
          <w:rFonts w:asciiTheme="minorHAnsi" w:hAnsiTheme="minorHAnsi"/>
          <w:sz w:val="24"/>
          <w:szCs w:val="24"/>
        </w:rPr>
        <w:t xml:space="preserve"> the facilities and constraints of a specific RDBMS and data is organized in form of Tables, and Columns. </w:t>
      </w:r>
    </w:p>
    <w:p w14:paraId="64590E07" w14:textId="77777777" w:rsidR="00665D51" w:rsidRPr="00665D51" w:rsidRDefault="00665D51" w:rsidP="00665D51">
      <w:pPr>
        <w:rPr>
          <w:rFonts w:asciiTheme="minorHAnsi" w:hAnsiTheme="minorHAnsi"/>
          <w:sz w:val="24"/>
          <w:szCs w:val="24"/>
        </w:rPr>
      </w:pPr>
      <w:r w:rsidRPr="00665D51">
        <w:rPr>
          <w:rFonts w:asciiTheme="minorHAnsi" w:hAnsiTheme="minorHAnsi"/>
          <w:sz w:val="24"/>
          <w:szCs w:val="24"/>
        </w:rPr>
        <w:t>A logical model is transformed into physical model for physical implementation.</w:t>
      </w:r>
    </w:p>
    <w:p w14:paraId="477C1EEC" w14:textId="77777777" w:rsidR="00B75FE9" w:rsidRDefault="00665D51" w:rsidP="00665D51">
      <w:pPr>
        <w:rPr>
          <w:rFonts w:asciiTheme="minorHAnsi" w:hAnsiTheme="minorHAnsi"/>
          <w:sz w:val="24"/>
          <w:szCs w:val="24"/>
        </w:rPr>
      </w:pPr>
      <w:r w:rsidRPr="00665D51">
        <w:rPr>
          <w:rFonts w:asciiTheme="minorHAnsi" w:hAnsiTheme="minorHAnsi"/>
          <w:sz w:val="24"/>
          <w:szCs w:val="24"/>
        </w:rPr>
        <w:t xml:space="preserve">The </w:t>
      </w:r>
      <w:r w:rsidR="00B75FE9" w:rsidRPr="00865D00">
        <w:rPr>
          <w:b/>
          <w:bCs/>
          <w:i/>
          <w:iCs/>
        </w:rPr>
        <w:t>TANFEETH</w:t>
      </w:r>
      <w:r w:rsidR="00B75FE9" w:rsidRPr="00665D51">
        <w:rPr>
          <w:rFonts w:asciiTheme="minorHAnsi" w:hAnsiTheme="minorHAnsi"/>
          <w:sz w:val="24"/>
          <w:szCs w:val="24"/>
        </w:rPr>
        <w:t xml:space="preserve"> </w:t>
      </w:r>
      <w:r w:rsidRPr="00665D51">
        <w:rPr>
          <w:rFonts w:asciiTheme="minorHAnsi" w:hAnsiTheme="minorHAnsi"/>
          <w:sz w:val="24"/>
          <w:szCs w:val="24"/>
        </w:rPr>
        <w:t xml:space="preserve">DM will be divided into a number of subject areas. A subject area is a logical grouping of entities created for storing data related to a specific business area or process. </w:t>
      </w:r>
    </w:p>
    <w:p w14:paraId="7FBB31A7" w14:textId="77777777" w:rsidR="00665D51" w:rsidRPr="00665D51" w:rsidRDefault="00324434" w:rsidP="00665D51">
      <w:pPr>
        <w:rPr>
          <w:rFonts w:asciiTheme="minorHAnsi" w:hAnsiTheme="minorHAnsi"/>
          <w:sz w:val="24"/>
          <w:szCs w:val="24"/>
        </w:rPr>
      </w:pPr>
      <w:r>
        <w:rPr>
          <w:rFonts w:asciiTheme="minorHAnsi" w:hAnsiTheme="minorHAnsi"/>
          <w:sz w:val="24"/>
          <w:szCs w:val="24"/>
        </w:rPr>
        <w:t>I</w:t>
      </w:r>
      <w:r w:rsidR="00665D51" w:rsidRPr="00665D51">
        <w:rPr>
          <w:rFonts w:asciiTheme="minorHAnsi" w:hAnsiTheme="minorHAnsi"/>
          <w:sz w:val="24"/>
          <w:szCs w:val="24"/>
        </w:rPr>
        <w:t xml:space="preserve">n general focus of each subject area will be one of the </w:t>
      </w:r>
      <w:r>
        <w:rPr>
          <w:rFonts w:asciiTheme="minorHAnsi" w:hAnsiTheme="minorHAnsi"/>
          <w:sz w:val="24"/>
          <w:szCs w:val="24"/>
        </w:rPr>
        <w:t xml:space="preserve">process and related </w:t>
      </w:r>
      <w:r w:rsidR="00665D51" w:rsidRPr="00665D51">
        <w:rPr>
          <w:rFonts w:asciiTheme="minorHAnsi" w:hAnsiTheme="minorHAnsi"/>
          <w:sz w:val="24"/>
          <w:szCs w:val="24"/>
        </w:rPr>
        <w:t xml:space="preserve">services that will be implemented as part of </w:t>
      </w:r>
      <w:r>
        <w:rPr>
          <w:rFonts w:asciiTheme="minorHAnsi" w:hAnsiTheme="minorHAnsi"/>
          <w:sz w:val="24"/>
          <w:szCs w:val="24"/>
        </w:rPr>
        <w:t xml:space="preserve">the overall </w:t>
      </w:r>
      <w:r w:rsidRPr="00324434">
        <w:rPr>
          <w:rFonts w:asciiTheme="minorHAnsi" w:hAnsiTheme="minorHAnsi"/>
          <w:b/>
          <w:bCs/>
          <w:sz w:val="24"/>
          <w:szCs w:val="24"/>
        </w:rPr>
        <w:t>TANFEETH</w:t>
      </w:r>
      <w:r w:rsidR="00665D51" w:rsidRPr="00665D51">
        <w:rPr>
          <w:rFonts w:asciiTheme="minorHAnsi" w:hAnsiTheme="minorHAnsi"/>
          <w:sz w:val="24"/>
          <w:szCs w:val="24"/>
        </w:rPr>
        <w:t xml:space="preserve"> solution the data model will be extended as new </w:t>
      </w:r>
      <w:r>
        <w:rPr>
          <w:rFonts w:asciiTheme="minorHAnsi" w:hAnsiTheme="minorHAnsi"/>
          <w:sz w:val="24"/>
          <w:szCs w:val="24"/>
        </w:rPr>
        <w:t>process/</w:t>
      </w:r>
      <w:r w:rsidR="00665D51" w:rsidRPr="00665D51">
        <w:rPr>
          <w:rFonts w:asciiTheme="minorHAnsi" w:hAnsiTheme="minorHAnsi"/>
          <w:sz w:val="24"/>
          <w:szCs w:val="24"/>
        </w:rPr>
        <w:t>services are implemented sta</w:t>
      </w:r>
      <w:r>
        <w:rPr>
          <w:rFonts w:asciiTheme="minorHAnsi" w:hAnsiTheme="minorHAnsi"/>
          <w:sz w:val="24"/>
          <w:szCs w:val="24"/>
        </w:rPr>
        <w:t>rt</w:t>
      </w:r>
      <w:r w:rsidR="00665D51" w:rsidRPr="00665D51">
        <w:rPr>
          <w:rFonts w:asciiTheme="minorHAnsi" w:hAnsiTheme="minorHAnsi"/>
          <w:sz w:val="24"/>
          <w:szCs w:val="24"/>
        </w:rPr>
        <w:t>ing with “</w:t>
      </w:r>
      <w:r>
        <w:rPr>
          <w:rFonts w:asciiTheme="minorHAnsi" w:hAnsiTheme="minorHAnsi"/>
          <w:sz w:val="24"/>
          <w:szCs w:val="24"/>
        </w:rPr>
        <w:t xml:space="preserve">General </w:t>
      </w:r>
      <w:r w:rsidR="00665D51" w:rsidRPr="00665D51">
        <w:rPr>
          <w:rFonts w:asciiTheme="minorHAnsi" w:hAnsiTheme="minorHAnsi"/>
          <w:sz w:val="24"/>
          <w:szCs w:val="24"/>
        </w:rPr>
        <w:t>Inquiry” subject area.</w:t>
      </w:r>
    </w:p>
    <w:p w14:paraId="4B6CBF6A" w14:textId="77777777" w:rsidR="00665D51" w:rsidRPr="00665D51" w:rsidRDefault="00665D51" w:rsidP="00665D51">
      <w:pPr>
        <w:rPr>
          <w:rFonts w:asciiTheme="minorHAnsi" w:hAnsiTheme="minorHAnsi"/>
          <w:sz w:val="24"/>
          <w:szCs w:val="24"/>
        </w:rPr>
      </w:pPr>
      <w:r w:rsidRPr="00665D51">
        <w:rPr>
          <w:rFonts w:asciiTheme="minorHAnsi" w:hAnsiTheme="minorHAnsi"/>
          <w:sz w:val="24"/>
          <w:szCs w:val="24"/>
        </w:rPr>
        <w:t xml:space="preserve">The LDM is in third normal form (3NF). Normalization is a process for organizing tables and fields to avoid data inconsistence and anomalies. There are several normal forms, 3NF is widely used and is considered as an industry standard for implementing databases. 3NF data models are flexible and can be easily extended to accommodate new entities and attributes and this is one of the reasons for their popularity and wide acceptance. </w:t>
      </w:r>
    </w:p>
    <w:p w14:paraId="25F82724" w14:textId="77777777" w:rsidR="003B4E5C" w:rsidRDefault="00665D51" w:rsidP="00665D51">
      <w:pPr>
        <w:rPr>
          <w:rFonts w:asciiTheme="minorHAnsi" w:hAnsiTheme="minorHAnsi"/>
          <w:sz w:val="24"/>
          <w:szCs w:val="24"/>
        </w:rPr>
      </w:pPr>
      <w:r w:rsidRPr="00665D51">
        <w:rPr>
          <w:rFonts w:asciiTheme="minorHAnsi" w:hAnsiTheme="minorHAnsi"/>
          <w:sz w:val="24"/>
          <w:szCs w:val="24"/>
        </w:rPr>
        <w:t>A separate chapter for each subject area is included in this document.</w:t>
      </w:r>
      <w:r w:rsidR="00324434">
        <w:rPr>
          <w:rFonts w:asciiTheme="minorHAnsi" w:hAnsiTheme="minorHAnsi"/>
          <w:sz w:val="24"/>
          <w:szCs w:val="24"/>
        </w:rPr>
        <w:t xml:space="preserve"> </w:t>
      </w:r>
    </w:p>
    <w:p w14:paraId="3C025D8E" w14:textId="77777777" w:rsidR="00665D51" w:rsidRPr="00665D51" w:rsidRDefault="003B4E5C" w:rsidP="00665D51">
      <w:pPr>
        <w:rPr>
          <w:rFonts w:asciiTheme="minorHAnsi" w:hAnsiTheme="minorHAnsi"/>
          <w:sz w:val="24"/>
          <w:szCs w:val="24"/>
        </w:rPr>
      </w:pPr>
      <w:r>
        <w:rPr>
          <w:rFonts w:asciiTheme="minorHAnsi" w:hAnsiTheme="minorHAnsi"/>
          <w:sz w:val="24"/>
          <w:szCs w:val="24"/>
        </w:rPr>
        <w:t xml:space="preserve">The document </w:t>
      </w:r>
      <w:r w:rsidR="00324434">
        <w:rPr>
          <w:rFonts w:asciiTheme="minorHAnsi" w:hAnsiTheme="minorHAnsi"/>
          <w:sz w:val="24"/>
          <w:szCs w:val="24"/>
        </w:rPr>
        <w:t>start</w:t>
      </w:r>
      <w:r>
        <w:rPr>
          <w:rFonts w:asciiTheme="minorHAnsi" w:hAnsiTheme="minorHAnsi"/>
          <w:sz w:val="24"/>
          <w:szCs w:val="24"/>
        </w:rPr>
        <w:t>s</w:t>
      </w:r>
      <w:r w:rsidR="00324434">
        <w:rPr>
          <w:rFonts w:asciiTheme="minorHAnsi" w:hAnsiTheme="minorHAnsi"/>
          <w:sz w:val="24"/>
          <w:szCs w:val="24"/>
        </w:rPr>
        <w:t xml:space="preserve"> with Wave 1 process “General Inquiry” and will be extended for Wave 2 and Wave 3 processes/services </w:t>
      </w:r>
    </w:p>
    <w:p w14:paraId="41CBE362" w14:textId="77777777" w:rsidR="00665D51" w:rsidRPr="00665D51" w:rsidRDefault="00665D51" w:rsidP="00665D51">
      <w:pPr>
        <w:rPr>
          <w:lang w:eastAsia="x-none"/>
        </w:rPr>
      </w:pPr>
    </w:p>
    <w:p w14:paraId="45DEF56D" w14:textId="77777777" w:rsidR="00324434" w:rsidRDefault="00324434">
      <w:pPr>
        <w:spacing w:after="0" w:line="240" w:lineRule="auto"/>
        <w:rPr>
          <w:smallCaps/>
          <w:sz w:val="28"/>
          <w:szCs w:val="28"/>
          <w:lang w:eastAsia="x-none"/>
        </w:rPr>
      </w:pPr>
      <w:r>
        <w:br w:type="page"/>
      </w:r>
    </w:p>
    <w:p w14:paraId="157A33BD" w14:textId="77777777" w:rsidR="003241CC" w:rsidRPr="00865D00" w:rsidRDefault="003241CC" w:rsidP="00D55F18">
      <w:pPr>
        <w:pStyle w:val="Heading2"/>
        <w:spacing w:before="120" w:after="120"/>
        <w:rPr>
          <w:lang w:val="en-US"/>
        </w:rPr>
      </w:pPr>
      <w:bookmarkStart w:id="12" w:name="_Toc535244523"/>
      <w:r w:rsidRPr="00865D00">
        <w:rPr>
          <w:lang w:val="en-US"/>
        </w:rPr>
        <w:lastRenderedPageBreak/>
        <w:t>Purpose</w:t>
      </w:r>
      <w:bookmarkEnd w:id="8"/>
      <w:bookmarkEnd w:id="12"/>
    </w:p>
    <w:p w14:paraId="0C1F84AC" w14:textId="77777777" w:rsidR="00E711AE" w:rsidRDefault="00865D00" w:rsidP="00D842C4">
      <w:pPr>
        <w:ind w:left="360"/>
        <w:jc w:val="both"/>
        <w:rPr>
          <w:rFonts w:asciiTheme="minorHAnsi" w:hAnsiTheme="minorHAnsi"/>
          <w:sz w:val="24"/>
          <w:szCs w:val="24"/>
        </w:rPr>
      </w:pPr>
      <w:bookmarkStart w:id="13" w:name="_Ref221333855"/>
      <w:r w:rsidRPr="005D224F">
        <w:rPr>
          <w:rFonts w:asciiTheme="minorHAnsi" w:hAnsiTheme="minorHAnsi"/>
          <w:sz w:val="24"/>
          <w:szCs w:val="24"/>
        </w:rPr>
        <w:t xml:space="preserve">The purpose of the </w:t>
      </w:r>
      <w:r w:rsidR="00E711AE">
        <w:rPr>
          <w:rFonts w:asciiTheme="minorHAnsi" w:hAnsiTheme="minorHAnsi"/>
          <w:sz w:val="24"/>
          <w:szCs w:val="24"/>
        </w:rPr>
        <w:t>Data Model</w:t>
      </w:r>
      <w:r w:rsidR="00D842C4">
        <w:rPr>
          <w:rFonts w:asciiTheme="minorHAnsi" w:hAnsiTheme="minorHAnsi"/>
          <w:sz w:val="24"/>
          <w:szCs w:val="24"/>
        </w:rPr>
        <w:t xml:space="preserve"> document is to represent the solution </w:t>
      </w:r>
      <w:r w:rsidR="00D842C4" w:rsidRPr="00665D51">
        <w:rPr>
          <w:rFonts w:asciiTheme="minorHAnsi" w:hAnsiTheme="minorHAnsi"/>
          <w:sz w:val="24"/>
          <w:szCs w:val="24"/>
        </w:rPr>
        <w:t>in</w:t>
      </w:r>
      <w:r w:rsidR="00E711AE" w:rsidRPr="00665D51">
        <w:rPr>
          <w:rFonts w:asciiTheme="minorHAnsi" w:hAnsiTheme="minorHAnsi"/>
          <w:sz w:val="24"/>
          <w:szCs w:val="24"/>
        </w:rPr>
        <w:t xml:space="preserve"> terms of entities and attributes </w:t>
      </w:r>
      <w:r w:rsidR="00D842C4" w:rsidRPr="00D842C4">
        <w:rPr>
          <w:rFonts w:asciiTheme="minorHAnsi" w:hAnsiTheme="minorHAnsi"/>
          <w:sz w:val="24"/>
          <w:szCs w:val="24"/>
        </w:rPr>
        <w:t xml:space="preserve">relationships between the </w:t>
      </w:r>
      <w:r w:rsidR="00D842C4" w:rsidRPr="00665D51">
        <w:rPr>
          <w:rFonts w:asciiTheme="minorHAnsi" w:hAnsiTheme="minorHAnsi"/>
          <w:sz w:val="24"/>
          <w:szCs w:val="24"/>
        </w:rPr>
        <w:t>entities</w:t>
      </w:r>
      <w:r w:rsidR="00D842C4">
        <w:rPr>
          <w:rFonts w:asciiTheme="minorHAnsi" w:hAnsiTheme="minorHAnsi"/>
          <w:sz w:val="24"/>
          <w:szCs w:val="24"/>
        </w:rPr>
        <w:t>,</w:t>
      </w:r>
      <w:r w:rsidR="00D842C4" w:rsidRPr="00D842C4">
        <w:rPr>
          <w:rFonts w:asciiTheme="minorHAnsi" w:hAnsiTheme="minorHAnsi"/>
          <w:sz w:val="24"/>
          <w:szCs w:val="24"/>
        </w:rPr>
        <w:t xml:space="preserve"> and how it will be organized in the database.  </w:t>
      </w:r>
      <w:proofErr w:type="gramStart"/>
      <w:r w:rsidR="00E711AE" w:rsidRPr="00665D51">
        <w:rPr>
          <w:rFonts w:asciiTheme="minorHAnsi" w:hAnsiTheme="minorHAnsi"/>
          <w:sz w:val="24"/>
          <w:szCs w:val="24"/>
        </w:rPr>
        <w:t>independent</w:t>
      </w:r>
      <w:proofErr w:type="gramEnd"/>
      <w:r w:rsidR="00E711AE" w:rsidRPr="00665D51">
        <w:rPr>
          <w:rFonts w:asciiTheme="minorHAnsi" w:hAnsiTheme="minorHAnsi"/>
          <w:sz w:val="24"/>
          <w:szCs w:val="24"/>
        </w:rPr>
        <w:t xml:space="preserve"> of any particular RDBMS technology, </w:t>
      </w:r>
    </w:p>
    <w:p w14:paraId="30317800" w14:textId="77777777" w:rsidR="00865D00" w:rsidRPr="00865D00" w:rsidRDefault="00865D00" w:rsidP="00B324F8">
      <w:pPr>
        <w:pStyle w:val="Heading2"/>
        <w:spacing w:before="120" w:after="120"/>
        <w:rPr>
          <w:lang w:val="en-US"/>
        </w:rPr>
      </w:pPr>
      <w:bookmarkStart w:id="14" w:name="_Toc535244524"/>
      <w:bookmarkEnd w:id="13"/>
      <w:r>
        <w:rPr>
          <w:lang w:val="en-US"/>
        </w:rPr>
        <w:t>Reference</w:t>
      </w:r>
      <w:bookmarkEnd w:id="14"/>
      <w:r>
        <w:rPr>
          <w:lang w:val="en-US"/>
        </w:rPr>
        <w:t xml:space="preserve"> </w:t>
      </w:r>
    </w:p>
    <w:p w14:paraId="74D576B5" w14:textId="77777777" w:rsidR="00865D00" w:rsidRPr="00B324F8" w:rsidRDefault="00865D00" w:rsidP="005B51FD">
      <w:pPr>
        <w:ind w:firstLine="360"/>
        <w:jc w:val="both"/>
        <w:rPr>
          <w:rFonts w:asciiTheme="minorHAnsi" w:hAnsiTheme="minorHAnsi"/>
          <w:sz w:val="24"/>
          <w:szCs w:val="24"/>
        </w:rPr>
      </w:pPr>
      <w:bookmarkStart w:id="15" w:name="_Ref221334583"/>
      <w:bookmarkEnd w:id="9"/>
      <w:bookmarkEnd w:id="10"/>
      <w:r w:rsidRPr="00B324F8">
        <w:rPr>
          <w:rFonts w:asciiTheme="minorHAnsi" w:hAnsiTheme="minorHAnsi"/>
          <w:sz w:val="24"/>
          <w:szCs w:val="24"/>
        </w:rPr>
        <w:t>This document is based on and refers to the following documents:</w:t>
      </w:r>
    </w:p>
    <w:p w14:paraId="3C37EE5F" w14:textId="77777777" w:rsidR="001849C6" w:rsidRDefault="00C17CCE" w:rsidP="009A4314">
      <w:pPr>
        <w:widowControl w:val="0"/>
        <w:numPr>
          <w:ilvl w:val="1"/>
          <w:numId w:val="5"/>
        </w:numPr>
        <w:spacing w:before="120" w:after="120" w:line="240" w:lineRule="atLeast"/>
        <w:jc w:val="both"/>
        <w:rPr>
          <w:rFonts w:asciiTheme="majorHAnsi" w:hAnsiTheme="majorHAnsi" w:cstheme="minorBidi"/>
          <w:bCs/>
          <w:smallCaps/>
          <w:color w:val="000000"/>
          <w:spacing w:val="5"/>
          <w:sz w:val="32"/>
          <w:szCs w:val="32"/>
          <w:lang w:val="x-none" w:eastAsia="x-none"/>
        </w:rPr>
      </w:pPr>
      <w:r w:rsidRPr="00C17CCE">
        <w:rPr>
          <w:rFonts w:asciiTheme="minorHAnsi" w:hAnsiTheme="minorHAnsi"/>
          <w:sz w:val="24"/>
          <w:szCs w:val="24"/>
        </w:rPr>
        <w:t>Business requirement document for General Inquiry process</w:t>
      </w:r>
      <w:r w:rsidR="00207F62">
        <w:rPr>
          <w:rFonts w:asciiTheme="minorHAnsi" w:hAnsiTheme="minorHAnsi"/>
          <w:sz w:val="24"/>
          <w:szCs w:val="24"/>
        </w:rPr>
        <w:t xml:space="preserve"> </w:t>
      </w:r>
      <w:r>
        <w:rPr>
          <w:rFonts w:asciiTheme="minorHAnsi" w:hAnsiTheme="minorHAnsi"/>
          <w:sz w:val="24"/>
          <w:szCs w:val="24"/>
        </w:rPr>
        <w:t>(Approved version)</w:t>
      </w:r>
      <w:r>
        <w:t>.</w:t>
      </w:r>
      <w:r w:rsidR="00130F52">
        <w:br w:type="page"/>
      </w:r>
      <w:bookmarkStart w:id="16" w:name="_Toc475018268"/>
      <w:bookmarkEnd w:id="15"/>
    </w:p>
    <w:p w14:paraId="48C08CA6" w14:textId="77777777" w:rsidR="00493F8A" w:rsidRDefault="00493F8A" w:rsidP="00493F8A">
      <w:pPr>
        <w:pStyle w:val="Heading1"/>
        <w:tabs>
          <w:tab w:val="clear" w:pos="432"/>
        </w:tabs>
        <w:spacing w:before="0"/>
        <w:rPr>
          <w:lang w:val="en-US"/>
        </w:rPr>
      </w:pPr>
      <w:bookmarkStart w:id="17" w:name="_Toc535244525"/>
      <w:bookmarkStart w:id="18" w:name="_Toc505814431"/>
      <w:bookmarkEnd w:id="16"/>
      <w:r>
        <w:lastRenderedPageBreak/>
        <w:t xml:space="preserve">Subject Area: </w:t>
      </w:r>
      <w:r>
        <w:rPr>
          <w:lang w:val="en-US"/>
        </w:rPr>
        <w:t>Common Tables</w:t>
      </w:r>
      <w:bookmarkEnd w:id="17"/>
    </w:p>
    <w:p w14:paraId="1DE0A9DA" w14:textId="77777777" w:rsidR="00493F8A" w:rsidRPr="001849C6" w:rsidRDefault="00493F8A" w:rsidP="00493F8A">
      <w:pPr>
        <w:pStyle w:val="Heading2"/>
        <w:spacing w:before="120" w:after="120"/>
        <w:rPr>
          <w:lang w:val="en-US"/>
        </w:rPr>
      </w:pPr>
      <w:bookmarkStart w:id="19" w:name="_Toc535244526"/>
      <w:r>
        <w:rPr>
          <w:lang w:val="en-US"/>
        </w:rPr>
        <w:t>Logical Data Model (LDM)</w:t>
      </w:r>
      <w:bookmarkEnd w:id="19"/>
    </w:p>
    <w:p w14:paraId="4EE0D91A" w14:textId="77777777" w:rsidR="00493F8A" w:rsidRDefault="00493F8A" w:rsidP="00493F8A">
      <w:pPr>
        <w:ind w:left="360"/>
        <w:jc w:val="both"/>
        <w:rPr>
          <w:rFonts w:asciiTheme="minorHAnsi" w:hAnsiTheme="minorHAnsi"/>
          <w:sz w:val="16"/>
          <w:szCs w:val="16"/>
        </w:rPr>
      </w:pPr>
      <w:r w:rsidRPr="0036721C">
        <w:rPr>
          <w:rFonts w:asciiTheme="minorHAnsi" w:hAnsiTheme="minorHAnsi"/>
          <w:sz w:val="24"/>
          <w:szCs w:val="24"/>
        </w:rPr>
        <w:t xml:space="preserve">Logical Data Model for </w:t>
      </w:r>
      <w:r>
        <w:rPr>
          <w:rFonts w:asciiTheme="minorHAnsi" w:hAnsiTheme="minorHAnsi"/>
          <w:sz w:val="24"/>
          <w:szCs w:val="24"/>
        </w:rPr>
        <w:t xml:space="preserve">General </w:t>
      </w:r>
      <w:r w:rsidRPr="00E56EF1">
        <w:rPr>
          <w:rFonts w:asciiTheme="minorHAnsi" w:hAnsiTheme="minorHAnsi"/>
          <w:sz w:val="24"/>
          <w:szCs w:val="24"/>
        </w:rPr>
        <w:t xml:space="preserve">Inquiry </w:t>
      </w:r>
      <w:r>
        <w:rPr>
          <w:rFonts w:asciiTheme="minorHAnsi" w:hAnsiTheme="minorHAnsi"/>
          <w:sz w:val="24"/>
          <w:szCs w:val="24"/>
        </w:rPr>
        <w:t xml:space="preserve">process/ services </w:t>
      </w:r>
      <w:r w:rsidRPr="0036721C">
        <w:rPr>
          <w:rFonts w:asciiTheme="minorHAnsi" w:hAnsiTheme="minorHAnsi"/>
          <w:sz w:val="24"/>
          <w:szCs w:val="24"/>
        </w:rPr>
        <w:t>subject area is given below, an embedded object for the same is included in the next section for easy of viewing.</w:t>
      </w:r>
    </w:p>
    <w:p w14:paraId="22F58A2C" w14:textId="1072C4D5" w:rsidR="00493F8A" w:rsidRPr="00F0131C" w:rsidRDefault="00493F8A" w:rsidP="00493F8A">
      <w:pPr>
        <w:ind w:left="360"/>
        <w:jc w:val="both"/>
        <w:rPr>
          <w:rFonts w:asciiTheme="minorHAnsi" w:hAnsiTheme="minorHAnsi"/>
          <w:sz w:val="16"/>
          <w:szCs w:val="16"/>
        </w:rPr>
      </w:pPr>
      <w:del w:id="20" w:author="Mohamed Ramadan" w:date="2019-01-14T15:21:00Z">
        <w:r w:rsidDel="00357427">
          <w:rPr>
            <w:rFonts w:asciiTheme="minorHAnsi" w:hAnsiTheme="minorHAnsi"/>
            <w:noProof/>
            <w:sz w:val="16"/>
            <w:szCs w:val="16"/>
            <w:lang w:bidi="ar-SA"/>
            <w:rPrChange w:id="21" w:author="Unknown">
              <w:rPr>
                <w:noProof/>
                <w:lang w:bidi="ar-SA"/>
              </w:rPr>
            </w:rPrChange>
          </w:rPr>
          <w:drawing>
            <wp:inline distT="0" distB="0" distL="0" distR="0" wp14:anchorId="2C71A70D" wp14:editId="4308DFA5">
              <wp:extent cx="6115685" cy="521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V1.45 Format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5685" cy="5219700"/>
                      </a:xfrm>
                      <a:prstGeom prst="rect">
                        <a:avLst/>
                      </a:prstGeom>
                    </pic:spPr>
                  </pic:pic>
                </a:graphicData>
              </a:graphic>
            </wp:inline>
          </w:drawing>
        </w:r>
      </w:del>
      <w:ins w:id="22" w:author="Mohamed Ramadan" w:date="2019-01-14T15:21:00Z">
        <w:r w:rsidR="00357427">
          <w:rPr>
            <w:rFonts w:asciiTheme="minorHAnsi" w:hAnsiTheme="minorHAnsi"/>
            <w:noProof/>
            <w:sz w:val="16"/>
            <w:szCs w:val="16"/>
            <w:lang w:bidi="ar-SA"/>
            <w:rPrChange w:id="23" w:author="Unknown">
              <w:rPr>
                <w:noProof/>
                <w:lang w:bidi="ar-SA"/>
              </w:rPr>
            </w:rPrChange>
          </w:rPr>
          <w:drawing>
            <wp:inline distT="0" distB="0" distL="0" distR="0" wp14:anchorId="1DF5D328" wp14:editId="6941CDD6">
              <wp:extent cx="6115685" cy="5232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on_V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5685" cy="5232400"/>
                      </a:xfrm>
                      <a:prstGeom prst="rect">
                        <a:avLst/>
                      </a:prstGeom>
                    </pic:spPr>
                  </pic:pic>
                </a:graphicData>
              </a:graphic>
            </wp:inline>
          </w:drawing>
        </w:r>
      </w:ins>
    </w:p>
    <w:p w14:paraId="40C277A7" w14:textId="77777777" w:rsidR="00493F8A" w:rsidRPr="004E2BAE" w:rsidRDefault="00493F8A" w:rsidP="00493F8A">
      <w:pPr>
        <w:pStyle w:val="Caption"/>
      </w:pPr>
      <w:r w:rsidRPr="00DB619B">
        <w:t xml:space="preserve">Figure </w:t>
      </w:r>
      <w:fldSimple w:instr=" SEQ Figure \* ARABIC ">
        <w:r w:rsidRPr="00DB619B">
          <w:t>1</w:t>
        </w:r>
      </w:fldSimple>
      <w:r w:rsidRPr="00DB619B">
        <w:t>: Inquiry Subject Area – Logical Data Model</w:t>
      </w:r>
      <w:r>
        <w:rPr>
          <w:sz w:val="24"/>
          <w:szCs w:val="24"/>
        </w:rPr>
        <w:br w:type="page"/>
      </w:r>
    </w:p>
    <w:p w14:paraId="7F7507F2" w14:textId="77777777" w:rsidR="00493F8A" w:rsidRPr="00ED222E" w:rsidRDefault="00493F8A" w:rsidP="00493F8A">
      <w:pPr>
        <w:pStyle w:val="Default"/>
        <w:rPr>
          <w:rFonts w:asciiTheme="minorHAnsi" w:hAnsiTheme="minorHAnsi"/>
          <w:sz w:val="28"/>
          <w:szCs w:val="28"/>
          <w:u w:val="single"/>
        </w:rPr>
      </w:pPr>
      <w:r w:rsidRPr="00ED222E">
        <w:rPr>
          <w:rFonts w:asciiTheme="minorHAnsi" w:hAnsiTheme="minorHAnsi"/>
          <w:sz w:val="28"/>
          <w:szCs w:val="28"/>
          <w:u w:val="single"/>
        </w:rPr>
        <w:lastRenderedPageBreak/>
        <w:t>Inquiry Subject Area – Embedded Object (Logical Data Model)</w:t>
      </w:r>
    </w:p>
    <w:p w14:paraId="47BEDDA7" w14:textId="77777777" w:rsidR="00493F8A" w:rsidRPr="003666B7" w:rsidRDefault="00493F8A" w:rsidP="00493F8A">
      <w:pPr>
        <w:pStyle w:val="Default"/>
        <w:rPr>
          <w:u w:val="single"/>
        </w:rPr>
      </w:pPr>
    </w:p>
    <w:p w14:paraId="004A2A8F" w14:textId="77777777" w:rsidR="00493F8A" w:rsidRPr="003666B7" w:rsidRDefault="00493F8A" w:rsidP="00493F8A">
      <w:pPr>
        <w:rPr>
          <w:rFonts w:asciiTheme="minorHAnsi" w:hAnsiTheme="minorHAnsi"/>
          <w:sz w:val="24"/>
          <w:szCs w:val="24"/>
        </w:rPr>
      </w:pPr>
      <w:r w:rsidRPr="003666B7">
        <w:rPr>
          <w:rFonts w:asciiTheme="minorHAnsi" w:hAnsiTheme="minorHAnsi"/>
          <w:sz w:val="24"/>
          <w:szCs w:val="24"/>
        </w:rPr>
        <w:t>Logical data model of subject area Inquiry is included below as an embedded object for easy of viewing:</w:t>
      </w:r>
    </w:p>
    <w:p w14:paraId="384F7017" w14:textId="77777777" w:rsidR="00493F8A" w:rsidRDefault="00493F8A" w:rsidP="00493F8A">
      <w:pPr>
        <w:ind w:left="360"/>
        <w:jc w:val="both"/>
        <w:rPr>
          <w:rFonts w:asciiTheme="minorHAnsi" w:hAnsiTheme="minorHAnsi"/>
          <w:sz w:val="24"/>
          <w:szCs w:val="24"/>
        </w:rPr>
      </w:pPr>
    </w:p>
    <w:p w14:paraId="5A8BE86A" w14:textId="77777777" w:rsidR="00493F8A" w:rsidRPr="00DB619B" w:rsidRDefault="00493F8A" w:rsidP="00493F8A">
      <w:pPr>
        <w:jc w:val="both"/>
        <w:rPr>
          <w:rFonts w:asciiTheme="minorHAnsi" w:hAnsiTheme="minorHAnsi"/>
          <w:sz w:val="24"/>
          <w:szCs w:val="24"/>
        </w:rPr>
      </w:pPr>
      <w:r w:rsidRPr="00DB619B">
        <w:rPr>
          <w:rFonts w:asciiTheme="minorHAnsi" w:hAnsiTheme="minorHAnsi"/>
          <w:sz w:val="24"/>
          <w:szCs w:val="24"/>
        </w:rPr>
        <w:t>The following table includes all the entities and attributes of “</w:t>
      </w:r>
      <w:r>
        <w:rPr>
          <w:rFonts w:asciiTheme="minorHAnsi" w:hAnsiTheme="minorHAnsi"/>
          <w:sz w:val="24"/>
          <w:szCs w:val="24"/>
        </w:rPr>
        <w:t xml:space="preserve">General </w:t>
      </w:r>
      <w:r w:rsidRPr="00DB619B">
        <w:rPr>
          <w:rFonts w:asciiTheme="minorHAnsi" w:hAnsiTheme="minorHAnsi"/>
          <w:sz w:val="24"/>
          <w:szCs w:val="24"/>
        </w:rPr>
        <w:t xml:space="preserve">Inquiry” subject area shown in figure 1. </w:t>
      </w:r>
    </w:p>
    <w:p w14:paraId="44600C5D" w14:textId="77777777" w:rsidR="00493F8A" w:rsidRDefault="00493F8A" w:rsidP="00493F8A">
      <w:pPr>
        <w:jc w:val="both"/>
        <w:rPr>
          <w:rFonts w:asciiTheme="minorHAnsi" w:hAnsiTheme="minorHAnsi"/>
          <w:sz w:val="24"/>
          <w:szCs w:val="24"/>
        </w:rPr>
      </w:pPr>
      <w:r w:rsidRPr="00E55AF0">
        <w:rPr>
          <w:rFonts w:asciiTheme="minorHAnsi" w:hAnsiTheme="minorHAnsi"/>
          <w:b/>
          <w:bCs/>
          <w:sz w:val="24"/>
          <w:szCs w:val="24"/>
        </w:rPr>
        <w:t>Note</w:t>
      </w:r>
      <w:r w:rsidRPr="00DB619B">
        <w:rPr>
          <w:rFonts w:asciiTheme="minorHAnsi" w:hAnsiTheme="minorHAnsi"/>
          <w:sz w:val="24"/>
          <w:szCs w:val="24"/>
        </w:rPr>
        <w:t xml:space="preserve">: Names used for entity/attributes are self-explanatory/intuitive. </w:t>
      </w:r>
    </w:p>
    <w:p w14:paraId="33C72E2B" w14:textId="77777777" w:rsidR="00493F8A" w:rsidRDefault="00493F8A" w:rsidP="00493F8A">
      <w:pPr>
        <w:jc w:val="both"/>
        <w:rPr>
          <w:rFonts w:asciiTheme="minorHAnsi" w:hAnsiTheme="minorHAnsi"/>
          <w:sz w:val="24"/>
          <w:szCs w:val="24"/>
        </w:rPr>
      </w:pPr>
      <w:r w:rsidRPr="00DB619B">
        <w:rPr>
          <w:rFonts w:asciiTheme="minorHAnsi" w:hAnsiTheme="minorHAnsi"/>
          <w:sz w:val="24"/>
          <w:szCs w:val="24"/>
        </w:rPr>
        <w:t>Description is included only where further explanation is considered helpful.</w:t>
      </w:r>
    </w:p>
    <w:p w14:paraId="7B42EE0D" w14:textId="77777777" w:rsidR="00493F8A" w:rsidRPr="008873A5" w:rsidRDefault="00493F8A" w:rsidP="00493F8A">
      <w:pPr>
        <w:rPr>
          <w:b/>
          <w:bCs/>
          <w:sz w:val="32"/>
          <w:szCs w:val="32"/>
        </w:rPr>
      </w:pPr>
      <w:r w:rsidRPr="008873A5">
        <w:rPr>
          <w:b/>
          <w:bCs/>
          <w:sz w:val="32"/>
          <w:szCs w:val="32"/>
        </w:rPr>
        <w:t xml:space="preserve">List of Entitles </w:t>
      </w:r>
    </w:p>
    <w:p w14:paraId="51B35F09" w14:textId="77777777" w:rsidR="0090406C" w:rsidRPr="00810B8C" w:rsidRDefault="0090406C" w:rsidP="0090406C">
      <w:pPr>
        <w:pStyle w:val="Heading3"/>
        <w:spacing w:before="360" w:after="360"/>
        <w:rPr>
          <w:b/>
          <w:bCs/>
        </w:rPr>
      </w:pPr>
      <w:bookmarkStart w:id="24" w:name="_Toc535244527"/>
      <w:r w:rsidRPr="00810B8C">
        <w:rPr>
          <w:b/>
          <w:bCs/>
        </w:rPr>
        <w:t>Agency Service Request</w:t>
      </w:r>
      <w:bookmarkEnd w:id="24"/>
    </w:p>
    <w:tbl>
      <w:tblPr>
        <w:tblW w:w="10417" w:type="dxa"/>
        <w:tblInd w:w="-342" w:type="dxa"/>
        <w:tblLook w:val="04A0" w:firstRow="1" w:lastRow="0" w:firstColumn="1" w:lastColumn="0" w:noHBand="0" w:noVBand="1"/>
      </w:tblPr>
      <w:tblGrid>
        <w:gridCol w:w="440"/>
        <w:gridCol w:w="3675"/>
        <w:gridCol w:w="3515"/>
        <w:gridCol w:w="2787"/>
        <w:tblGridChange w:id="25">
          <w:tblGrid>
            <w:gridCol w:w="440"/>
            <w:gridCol w:w="928"/>
            <w:gridCol w:w="440"/>
            <w:gridCol w:w="2307"/>
            <w:gridCol w:w="1368"/>
            <w:gridCol w:w="2147"/>
            <w:gridCol w:w="1368"/>
            <w:gridCol w:w="1419"/>
            <w:gridCol w:w="1368"/>
          </w:tblGrid>
        </w:tblGridChange>
      </w:tblGrid>
      <w:tr w:rsidR="0090406C" w:rsidRPr="00EB74FF" w14:paraId="71815C14" w14:textId="77777777" w:rsidTr="006815B8">
        <w:trPr>
          <w:trHeight w:val="255"/>
        </w:trPr>
        <w:tc>
          <w:tcPr>
            <w:tcW w:w="440" w:type="dxa"/>
            <w:tcBorders>
              <w:top w:val="single" w:sz="4" w:space="0" w:color="auto"/>
              <w:left w:val="single" w:sz="4" w:space="0" w:color="auto"/>
              <w:bottom w:val="single" w:sz="4" w:space="0" w:color="auto"/>
              <w:right w:val="single" w:sz="4" w:space="0" w:color="auto"/>
            </w:tcBorders>
            <w:shd w:val="clear" w:color="000000" w:fill="EEECE1"/>
          </w:tcPr>
          <w:p w14:paraId="6951AEEA" w14:textId="77777777" w:rsidR="0090406C" w:rsidRPr="00EB74FF" w:rsidRDefault="0090406C" w:rsidP="00AE2DA9">
            <w:pPr>
              <w:spacing w:after="0"/>
              <w:rPr>
                <w:rFonts w:asciiTheme="minorHAnsi" w:hAnsiTheme="minorHAnsi" w:cstheme="minorHAnsi"/>
                <w:color w:val="000000"/>
                <w:lang w:val="en-GB" w:eastAsia="en-GB"/>
              </w:rPr>
            </w:pPr>
          </w:p>
        </w:tc>
        <w:tc>
          <w:tcPr>
            <w:tcW w:w="3675" w:type="dxa"/>
            <w:tcBorders>
              <w:top w:val="single" w:sz="4" w:space="0" w:color="auto"/>
              <w:left w:val="single" w:sz="4" w:space="0" w:color="auto"/>
              <w:bottom w:val="single" w:sz="4" w:space="0" w:color="auto"/>
              <w:right w:val="single" w:sz="4" w:space="0" w:color="auto"/>
            </w:tcBorders>
            <w:shd w:val="clear" w:color="000000" w:fill="EEECE1"/>
            <w:noWrap/>
            <w:hideMark/>
          </w:tcPr>
          <w:p w14:paraId="7DB02E41"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515" w:type="dxa"/>
            <w:tcBorders>
              <w:top w:val="single" w:sz="4" w:space="0" w:color="auto"/>
              <w:left w:val="nil"/>
              <w:bottom w:val="single" w:sz="4" w:space="0" w:color="auto"/>
              <w:right w:val="single" w:sz="4" w:space="0" w:color="auto"/>
            </w:tcBorders>
            <w:shd w:val="clear" w:color="000000" w:fill="EEECE1"/>
            <w:noWrap/>
            <w:hideMark/>
          </w:tcPr>
          <w:p w14:paraId="6AEB7F5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787" w:type="dxa"/>
            <w:tcBorders>
              <w:top w:val="single" w:sz="4" w:space="0" w:color="auto"/>
              <w:left w:val="nil"/>
              <w:bottom w:val="single" w:sz="4" w:space="0" w:color="auto"/>
              <w:right w:val="single" w:sz="4" w:space="0" w:color="auto"/>
            </w:tcBorders>
            <w:shd w:val="clear" w:color="000000" w:fill="EEECE1"/>
          </w:tcPr>
          <w:p w14:paraId="678196C1" w14:textId="77777777" w:rsidR="0090406C" w:rsidRPr="00EB74FF"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90406C" w:rsidRPr="00EB74FF" w14:paraId="146735C6" w14:textId="77777777" w:rsidTr="006815B8">
        <w:trPr>
          <w:trHeight w:val="255"/>
        </w:trPr>
        <w:tc>
          <w:tcPr>
            <w:tcW w:w="440" w:type="dxa"/>
            <w:tcBorders>
              <w:top w:val="nil"/>
              <w:left w:val="single" w:sz="4" w:space="0" w:color="auto"/>
              <w:bottom w:val="single" w:sz="4" w:space="0" w:color="auto"/>
              <w:right w:val="single" w:sz="4" w:space="0" w:color="auto"/>
            </w:tcBorders>
          </w:tcPr>
          <w:p w14:paraId="0AB64FAC" w14:textId="7B7D3270" w:rsidR="0090406C" w:rsidRPr="00EB74FF" w:rsidRDefault="006815B8" w:rsidP="00AE2DA9">
            <w:pPr>
              <w:spacing w:after="0"/>
              <w:rPr>
                <w:rFonts w:asciiTheme="minorHAnsi" w:hAnsiTheme="minorHAnsi" w:cstheme="minorHAnsi"/>
                <w:color w:val="000000"/>
                <w:lang w:val="en-GB" w:eastAsia="en-GB"/>
              </w:rPr>
            </w:pPr>
            <w:ins w:id="26" w:author="Mohamed Ramadan" w:date="2019-01-14T10:07:00Z">
              <w:r>
                <w:rPr>
                  <w:rFonts w:asciiTheme="minorHAnsi" w:hAnsiTheme="minorHAnsi" w:cstheme="minorHAnsi"/>
                  <w:color w:val="000000"/>
                  <w:lang w:val="en-GB" w:eastAsia="en-GB"/>
                </w:rPr>
                <w:t>1</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0F1B3C4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Agency Service Request Identifier</w:t>
            </w:r>
          </w:p>
        </w:tc>
        <w:tc>
          <w:tcPr>
            <w:tcW w:w="3515" w:type="dxa"/>
            <w:tcBorders>
              <w:top w:val="nil"/>
              <w:left w:val="nil"/>
              <w:bottom w:val="single" w:sz="4" w:space="0" w:color="auto"/>
              <w:right w:val="single" w:sz="4" w:space="0" w:color="auto"/>
            </w:tcBorders>
            <w:shd w:val="clear" w:color="auto" w:fill="auto"/>
            <w:noWrap/>
            <w:hideMark/>
          </w:tcPr>
          <w:p w14:paraId="22E310A9"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System generated Primary Key (PK )</w:t>
            </w:r>
          </w:p>
        </w:tc>
        <w:tc>
          <w:tcPr>
            <w:tcW w:w="2787" w:type="dxa"/>
            <w:tcBorders>
              <w:top w:val="nil"/>
              <w:left w:val="nil"/>
              <w:bottom w:val="single" w:sz="4" w:space="0" w:color="auto"/>
              <w:right w:val="single" w:sz="4" w:space="0" w:color="auto"/>
            </w:tcBorders>
          </w:tcPr>
          <w:p w14:paraId="7C02D9B7"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AGCY_SRVC_REQST_ID</w:t>
            </w:r>
          </w:p>
        </w:tc>
      </w:tr>
      <w:tr w:rsidR="0090406C" w:rsidRPr="00EB74FF" w14:paraId="319EB9E5" w14:textId="77777777" w:rsidTr="006815B8">
        <w:trPr>
          <w:trHeight w:val="255"/>
        </w:trPr>
        <w:tc>
          <w:tcPr>
            <w:tcW w:w="440" w:type="dxa"/>
            <w:tcBorders>
              <w:top w:val="nil"/>
              <w:left w:val="single" w:sz="4" w:space="0" w:color="auto"/>
              <w:bottom w:val="single" w:sz="4" w:space="0" w:color="auto"/>
              <w:right w:val="single" w:sz="4" w:space="0" w:color="auto"/>
            </w:tcBorders>
          </w:tcPr>
          <w:p w14:paraId="56869CCF" w14:textId="0D04DAF4" w:rsidR="0090406C" w:rsidRPr="00EB74FF" w:rsidRDefault="006815B8" w:rsidP="00AE2DA9">
            <w:pPr>
              <w:spacing w:after="0"/>
              <w:rPr>
                <w:rFonts w:asciiTheme="minorHAnsi" w:hAnsiTheme="minorHAnsi" w:cstheme="minorHAnsi"/>
                <w:color w:val="000000"/>
                <w:lang w:val="en-GB" w:eastAsia="en-GB"/>
              </w:rPr>
            </w:pPr>
            <w:ins w:id="27" w:author="Mohamed Ramadan" w:date="2019-01-14T10:07:00Z">
              <w:r>
                <w:rPr>
                  <w:rFonts w:asciiTheme="minorHAnsi" w:hAnsiTheme="minorHAnsi" w:cstheme="minorHAnsi"/>
                  <w:color w:val="000000"/>
                  <w:lang w:val="en-GB" w:eastAsia="en-GB"/>
                </w:rPr>
                <w:t>2</w:t>
              </w:r>
            </w:ins>
          </w:p>
        </w:tc>
        <w:tc>
          <w:tcPr>
            <w:tcW w:w="3675" w:type="dxa"/>
            <w:tcBorders>
              <w:top w:val="nil"/>
              <w:left w:val="single" w:sz="4" w:space="0" w:color="auto"/>
              <w:bottom w:val="single" w:sz="4" w:space="0" w:color="auto"/>
              <w:right w:val="single" w:sz="4" w:space="0" w:color="auto"/>
            </w:tcBorders>
            <w:shd w:val="clear" w:color="auto" w:fill="auto"/>
            <w:noWrap/>
          </w:tcPr>
          <w:p w14:paraId="053A8DA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Service Request Correlation Reference</w:t>
            </w:r>
          </w:p>
        </w:tc>
        <w:tc>
          <w:tcPr>
            <w:tcW w:w="3515" w:type="dxa"/>
            <w:tcBorders>
              <w:top w:val="nil"/>
              <w:left w:val="nil"/>
              <w:bottom w:val="single" w:sz="4" w:space="0" w:color="auto"/>
              <w:right w:val="single" w:sz="4" w:space="0" w:color="auto"/>
            </w:tcBorders>
            <w:shd w:val="clear" w:color="auto" w:fill="auto"/>
            <w:noWrap/>
          </w:tcPr>
          <w:p w14:paraId="32596BC8"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Correlation reference between systems in case of queued requests</w:t>
            </w:r>
          </w:p>
        </w:tc>
        <w:tc>
          <w:tcPr>
            <w:tcW w:w="2787" w:type="dxa"/>
            <w:tcBorders>
              <w:top w:val="nil"/>
              <w:left w:val="nil"/>
              <w:bottom w:val="single" w:sz="4" w:space="0" w:color="auto"/>
              <w:right w:val="single" w:sz="4" w:space="0" w:color="auto"/>
            </w:tcBorders>
          </w:tcPr>
          <w:p w14:paraId="2B8893E6"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SRVC_REQST_COR_RN</w:t>
            </w:r>
          </w:p>
        </w:tc>
      </w:tr>
      <w:tr w:rsidR="0090406C" w:rsidRPr="00EB74FF" w14:paraId="7E5A10A2" w14:textId="77777777" w:rsidTr="006815B8">
        <w:trPr>
          <w:trHeight w:val="255"/>
        </w:trPr>
        <w:tc>
          <w:tcPr>
            <w:tcW w:w="440" w:type="dxa"/>
            <w:tcBorders>
              <w:top w:val="nil"/>
              <w:left w:val="single" w:sz="4" w:space="0" w:color="auto"/>
              <w:bottom w:val="single" w:sz="4" w:space="0" w:color="auto"/>
              <w:right w:val="single" w:sz="4" w:space="0" w:color="auto"/>
            </w:tcBorders>
          </w:tcPr>
          <w:p w14:paraId="314E49C7" w14:textId="0E507FDC" w:rsidR="0090406C" w:rsidRPr="00EB74FF" w:rsidRDefault="006815B8" w:rsidP="00AE2DA9">
            <w:pPr>
              <w:spacing w:after="0"/>
              <w:rPr>
                <w:rFonts w:asciiTheme="minorHAnsi" w:hAnsiTheme="minorHAnsi" w:cstheme="minorHAnsi"/>
                <w:color w:val="000000"/>
                <w:lang w:val="en-GB" w:eastAsia="en-GB"/>
              </w:rPr>
            </w:pPr>
            <w:ins w:id="28" w:author="Mohamed Ramadan" w:date="2019-01-14T10:07:00Z">
              <w:r>
                <w:rPr>
                  <w:rFonts w:asciiTheme="minorHAnsi" w:hAnsiTheme="minorHAnsi" w:cstheme="minorHAnsi"/>
                  <w:color w:val="000000"/>
                  <w:lang w:val="en-GB" w:eastAsia="en-GB"/>
                </w:rPr>
                <w:t>3</w:t>
              </w:r>
            </w:ins>
          </w:p>
        </w:tc>
        <w:tc>
          <w:tcPr>
            <w:tcW w:w="3675" w:type="dxa"/>
            <w:tcBorders>
              <w:top w:val="nil"/>
              <w:left w:val="single" w:sz="4" w:space="0" w:color="auto"/>
              <w:bottom w:val="single" w:sz="4" w:space="0" w:color="auto"/>
              <w:right w:val="single" w:sz="4" w:space="0" w:color="auto"/>
            </w:tcBorders>
            <w:shd w:val="clear" w:color="auto" w:fill="auto"/>
            <w:noWrap/>
          </w:tcPr>
          <w:p w14:paraId="23712AF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Service Request Message ID</w:t>
            </w:r>
          </w:p>
        </w:tc>
        <w:tc>
          <w:tcPr>
            <w:tcW w:w="3515" w:type="dxa"/>
            <w:tcBorders>
              <w:top w:val="nil"/>
              <w:left w:val="nil"/>
              <w:bottom w:val="single" w:sz="4" w:space="0" w:color="auto"/>
              <w:right w:val="single" w:sz="4" w:space="0" w:color="auto"/>
            </w:tcBorders>
            <w:shd w:val="clear" w:color="auto" w:fill="auto"/>
            <w:noWrap/>
          </w:tcPr>
          <w:p w14:paraId="478B01A1"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This will be a universal message identifier from the source</w:t>
            </w:r>
          </w:p>
        </w:tc>
        <w:tc>
          <w:tcPr>
            <w:tcW w:w="2787" w:type="dxa"/>
            <w:tcBorders>
              <w:top w:val="nil"/>
              <w:left w:val="nil"/>
              <w:bottom w:val="single" w:sz="4" w:space="0" w:color="auto"/>
              <w:right w:val="single" w:sz="4" w:space="0" w:color="auto"/>
            </w:tcBorders>
          </w:tcPr>
          <w:p w14:paraId="3ACA4F89"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SRVC_REQST_MUID</w:t>
            </w:r>
          </w:p>
        </w:tc>
      </w:tr>
      <w:tr w:rsidR="0090406C" w:rsidRPr="00EB74FF" w14:paraId="220C0F97" w14:textId="77777777" w:rsidTr="006815B8">
        <w:trPr>
          <w:trHeight w:val="255"/>
        </w:trPr>
        <w:tc>
          <w:tcPr>
            <w:tcW w:w="440" w:type="dxa"/>
            <w:tcBorders>
              <w:top w:val="nil"/>
              <w:left w:val="single" w:sz="4" w:space="0" w:color="auto"/>
              <w:bottom w:val="single" w:sz="4" w:space="0" w:color="auto"/>
              <w:right w:val="single" w:sz="4" w:space="0" w:color="auto"/>
            </w:tcBorders>
          </w:tcPr>
          <w:p w14:paraId="603D1D32" w14:textId="4145DDC2" w:rsidR="0090406C" w:rsidRPr="00EB74FF" w:rsidRDefault="006815B8" w:rsidP="00AE2DA9">
            <w:pPr>
              <w:spacing w:after="0"/>
              <w:rPr>
                <w:rFonts w:asciiTheme="minorHAnsi" w:hAnsiTheme="minorHAnsi" w:cstheme="minorHAnsi"/>
                <w:color w:val="000000"/>
                <w:lang w:val="en-GB" w:eastAsia="en-GB"/>
              </w:rPr>
            </w:pPr>
            <w:ins w:id="29" w:author="Mohamed Ramadan" w:date="2019-01-14T10:07:00Z">
              <w:r>
                <w:rPr>
                  <w:rFonts w:asciiTheme="minorHAnsi" w:hAnsiTheme="minorHAnsi" w:cstheme="minorHAnsi"/>
                  <w:color w:val="000000"/>
                  <w:lang w:val="en-GB" w:eastAsia="en-GB"/>
                </w:rPr>
                <w:t>4</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2395FB3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Sender System</w:t>
            </w:r>
          </w:p>
        </w:tc>
        <w:tc>
          <w:tcPr>
            <w:tcW w:w="3515" w:type="dxa"/>
            <w:tcBorders>
              <w:top w:val="nil"/>
              <w:left w:val="nil"/>
              <w:bottom w:val="single" w:sz="4" w:space="0" w:color="auto"/>
              <w:right w:val="single" w:sz="4" w:space="0" w:color="auto"/>
            </w:tcBorders>
            <w:shd w:val="clear" w:color="auto" w:fill="auto"/>
            <w:noWrap/>
            <w:hideMark/>
          </w:tcPr>
          <w:p w14:paraId="4BD3C7C5"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This is used to identify the system who initiated the request (Service consumer identifier)</w:t>
            </w:r>
          </w:p>
        </w:tc>
        <w:tc>
          <w:tcPr>
            <w:tcW w:w="2787" w:type="dxa"/>
            <w:tcBorders>
              <w:top w:val="nil"/>
              <w:left w:val="nil"/>
              <w:bottom w:val="single" w:sz="4" w:space="0" w:color="auto"/>
              <w:right w:val="single" w:sz="4" w:space="0" w:color="auto"/>
            </w:tcBorders>
          </w:tcPr>
          <w:p w14:paraId="16A3B965"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SENDER_SYS</w:t>
            </w:r>
          </w:p>
        </w:tc>
      </w:tr>
      <w:tr w:rsidR="0090406C" w:rsidRPr="00EB74FF" w14:paraId="6C814B4A" w14:textId="77777777" w:rsidTr="006815B8">
        <w:trPr>
          <w:trHeight w:val="255"/>
        </w:trPr>
        <w:tc>
          <w:tcPr>
            <w:tcW w:w="440" w:type="dxa"/>
            <w:tcBorders>
              <w:top w:val="nil"/>
              <w:left w:val="single" w:sz="4" w:space="0" w:color="auto"/>
              <w:bottom w:val="single" w:sz="4" w:space="0" w:color="auto"/>
              <w:right w:val="single" w:sz="4" w:space="0" w:color="auto"/>
            </w:tcBorders>
          </w:tcPr>
          <w:p w14:paraId="43BEDAAA" w14:textId="30593637" w:rsidR="0090406C" w:rsidRPr="00EB74FF" w:rsidRDefault="006815B8" w:rsidP="00AE2DA9">
            <w:pPr>
              <w:spacing w:after="0"/>
              <w:rPr>
                <w:rFonts w:asciiTheme="minorHAnsi" w:hAnsiTheme="minorHAnsi" w:cstheme="minorHAnsi"/>
                <w:color w:val="000000"/>
                <w:lang w:val="en-GB" w:eastAsia="en-GB"/>
              </w:rPr>
            </w:pPr>
            <w:ins w:id="30" w:author="Mohamed Ramadan" w:date="2019-01-14T10:07:00Z">
              <w:r>
                <w:rPr>
                  <w:rFonts w:asciiTheme="minorHAnsi" w:hAnsiTheme="minorHAnsi" w:cstheme="minorHAnsi"/>
                  <w:color w:val="000000"/>
                  <w:lang w:val="en-GB" w:eastAsia="en-GB"/>
                </w:rPr>
                <w:t>5</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0BD7783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Requester Reference Number</w:t>
            </w:r>
          </w:p>
        </w:tc>
        <w:tc>
          <w:tcPr>
            <w:tcW w:w="3515" w:type="dxa"/>
            <w:tcBorders>
              <w:top w:val="nil"/>
              <w:left w:val="nil"/>
              <w:bottom w:val="single" w:sz="4" w:space="0" w:color="auto"/>
              <w:right w:val="single" w:sz="4" w:space="0" w:color="auto"/>
            </w:tcBorders>
            <w:shd w:val="clear" w:color="auto" w:fill="auto"/>
            <w:noWrap/>
            <w:hideMark/>
          </w:tcPr>
          <w:p w14:paraId="642A8767"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Requesting party reference number which will be a reference for the involved party (for example the Case number for MOJ)</w:t>
            </w:r>
          </w:p>
        </w:tc>
        <w:tc>
          <w:tcPr>
            <w:tcW w:w="2787" w:type="dxa"/>
            <w:tcBorders>
              <w:top w:val="nil"/>
              <w:left w:val="nil"/>
              <w:bottom w:val="single" w:sz="4" w:space="0" w:color="auto"/>
              <w:right w:val="single" w:sz="4" w:space="0" w:color="auto"/>
            </w:tcBorders>
          </w:tcPr>
          <w:p w14:paraId="4E995C93"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REQSTR_REF_NO</w:t>
            </w:r>
          </w:p>
        </w:tc>
      </w:tr>
      <w:tr w:rsidR="0090406C" w:rsidRPr="00EB74FF" w14:paraId="298B33D6" w14:textId="77777777" w:rsidTr="006815B8">
        <w:trPr>
          <w:trHeight w:val="255"/>
        </w:trPr>
        <w:tc>
          <w:tcPr>
            <w:tcW w:w="440" w:type="dxa"/>
            <w:tcBorders>
              <w:top w:val="nil"/>
              <w:left w:val="single" w:sz="4" w:space="0" w:color="auto"/>
              <w:bottom w:val="single" w:sz="4" w:space="0" w:color="auto"/>
              <w:right w:val="single" w:sz="4" w:space="0" w:color="auto"/>
            </w:tcBorders>
          </w:tcPr>
          <w:p w14:paraId="3732588F" w14:textId="6981B48B" w:rsidR="0090406C" w:rsidRPr="00EB74FF" w:rsidRDefault="006815B8" w:rsidP="00AE2DA9">
            <w:pPr>
              <w:spacing w:after="0"/>
              <w:rPr>
                <w:rFonts w:asciiTheme="minorHAnsi" w:hAnsiTheme="minorHAnsi" w:cstheme="minorHAnsi"/>
                <w:color w:val="000000"/>
                <w:lang w:val="en-GB" w:eastAsia="en-GB"/>
              </w:rPr>
            </w:pPr>
            <w:ins w:id="31" w:author="Mohamed Ramadan" w:date="2019-01-14T10:07:00Z">
              <w:r>
                <w:rPr>
                  <w:rFonts w:asciiTheme="minorHAnsi" w:hAnsiTheme="minorHAnsi" w:cstheme="minorHAnsi"/>
                  <w:color w:val="000000"/>
                  <w:lang w:val="en-GB" w:eastAsia="en-GB"/>
                </w:rPr>
                <w:t>6</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217C3766"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External Reference Number</w:t>
            </w:r>
          </w:p>
        </w:tc>
        <w:tc>
          <w:tcPr>
            <w:tcW w:w="3515" w:type="dxa"/>
            <w:tcBorders>
              <w:top w:val="nil"/>
              <w:left w:val="nil"/>
              <w:bottom w:val="single" w:sz="4" w:space="0" w:color="auto"/>
              <w:right w:val="single" w:sz="4" w:space="0" w:color="auto"/>
            </w:tcBorders>
            <w:shd w:val="clear" w:color="auto" w:fill="auto"/>
            <w:noWrap/>
            <w:hideMark/>
          </w:tcPr>
          <w:p w14:paraId="3566088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Some requests could come via physical paper, it may have a reference number and a letter number, we can store the letter number in this attribute</w:t>
            </w:r>
          </w:p>
        </w:tc>
        <w:tc>
          <w:tcPr>
            <w:tcW w:w="2787" w:type="dxa"/>
            <w:tcBorders>
              <w:top w:val="nil"/>
              <w:left w:val="nil"/>
              <w:bottom w:val="single" w:sz="4" w:space="0" w:color="auto"/>
              <w:right w:val="single" w:sz="4" w:space="0" w:color="auto"/>
            </w:tcBorders>
          </w:tcPr>
          <w:p w14:paraId="266270B9"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EXT_REF_NO</w:t>
            </w:r>
          </w:p>
        </w:tc>
      </w:tr>
      <w:tr w:rsidR="0090406C" w:rsidRPr="00EB74FF" w14:paraId="4D96C91B" w14:textId="77777777" w:rsidTr="006815B8">
        <w:trPr>
          <w:trHeight w:val="255"/>
        </w:trPr>
        <w:tc>
          <w:tcPr>
            <w:tcW w:w="440" w:type="dxa"/>
            <w:tcBorders>
              <w:top w:val="nil"/>
              <w:left w:val="single" w:sz="4" w:space="0" w:color="auto"/>
              <w:bottom w:val="single" w:sz="4" w:space="0" w:color="auto"/>
              <w:right w:val="single" w:sz="4" w:space="0" w:color="auto"/>
            </w:tcBorders>
          </w:tcPr>
          <w:p w14:paraId="5C506F48" w14:textId="2FF82D29" w:rsidR="0090406C" w:rsidRPr="00EB74FF" w:rsidRDefault="006815B8" w:rsidP="00AE2DA9">
            <w:pPr>
              <w:spacing w:after="0"/>
              <w:rPr>
                <w:rFonts w:asciiTheme="minorHAnsi" w:hAnsiTheme="minorHAnsi" w:cstheme="minorHAnsi"/>
                <w:color w:val="000000"/>
                <w:lang w:val="en-GB" w:eastAsia="en-GB"/>
              </w:rPr>
            </w:pPr>
            <w:ins w:id="32" w:author="Mohamed Ramadan" w:date="2019-01-14T10:07:00Z">
              <w:r>
                <w:rPr>
                  <w:rFonts w:asciiTheme="minorHAnsi" w:hAnsiTheme="minorHAnsi" w:cstheme="minorHAnsi"/>
                  <w:color w:val="000000"/>
                  <w:lang w:val="en-GB" w:eastAsia="en-GB"/>
                </w:rPr>
                <w:t>7</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14CA157E"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Request Time</w:t>
            </w:r>
          </w:p>
        </w:tc>
        <w:tc>
          <w:tcPr>
            <w:tcW w:w="3515" w:type="dxa"/>
            <w:tcBorders>
              <w:top w:val="nil"/>
              <w:left w:val="nil"/>
              <w:bottom w:val="single" w:sz="4" w:space="0" w:color="auto"/>
              <w:right w:val="single" w:sz="4" w:space="0" w:color="auto"/>
            </w:tcBorders>
            <w:shd w:val="clear" w:color="auto" w:fill="auto"/>
            <w:noWrap/>
            <w:hideMark/>
          </w:tcPr>
          <w:p w14:paraId="27A751A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Time when the Message is initiated from the source (Request message creation time)</w:t>
            </w:r>
          </w:p>
        </w:tc>
        <w:tc>
          <w:tcPr>
            <w:tcW w:w="2787" w:type="dxa"/>
            <w:tcBorders>
              <w:top w:val="nil"/>
              <w:left w:val="nil"/>
              <w:bottom w:val="single" w:sz="4" w:space="0" w:color="auto"/>
              <w:right w:val="single" w:sz="4" w:space="0" w:color="auto"/>
            </w:tcBorders>
          </w:tcPr>
          <w:p w14:paraId="58F51796"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REQST_TIME</w:t>
            </w:r>
          </w:p>
        </w:tc>
      </w:tr>
      <w:tr w:rsidR="0090406C" w:rsidRPr="00EB74FF" w14:paraId="64CE9A83" w14:textId="77777777" w:rsidTr="006815B8">
        <w:trPr>
          <w:trHeight w:val="255"/>
        </w:trPr>
        <w:tc>
          <w:tcPr>
            <w:tcW w:w="440" w:type="dxa"/>
            <w:tcBorders>
              <w:top w:val="nil"/>
              <w:left w:val="single" w:sz="4" w:space="0" w:color="auto"/>
              <w:bottom w:val="single" w:sz="4" w:space="0" w:color="auto"/>
              <w:right w:val="single" w:sz="4" w:space="0" w:color="auto"/>
            </w:tcBorders>
          </w:tcPr>
          <w:p w14:paraId="2CADF510" w14:textId="5EE9509D" w:rsidR="0090406C" w:rsidRPr="00EB74FF" w:rsidRDefault="006815B8" w:rsidP="00AE2DA9">
            <w:pPr>
              <w:spacing w:after="0"/>
              <w:rPr>
                <w:rFonts w:asciiTheme="minorHAnsi" w:hAnsiTheme="minorHAnsi" w:cstheme="minorHAnsi"/>
                <w:color w:val="000000"/>
                <w:lang w:val="en-GB" w:eastAsia="en-GB"/>
              </w:rPr>
            </w:pPr>
            <w:ins w:id="33" w:author="Mohamed Ramadan" w:date="2019-01-14T10:07:00Z">
              <w:r>
                <w:rPr>
                  <w:rFonts w:asciiTheme="minorHAnsi" w:hAnsiTheme="minorHAnsi" w:cstheme="minorHAnsi"/>
                  <w:color w:val="000000"/>
                  <w:lang w:val="en-GB" w:eastAsia="en-GB"/>
                </w:rPr>
                <w:t>8</w:t>
              </w:r>
            </w:ins>
          </w:p>
        </w:tc>
        <w:tc>
          <w:tcPr>
            <w:tcW w:w="3675" w:type="dxa"/>
            <w:tcBorders>
              <w:top w:val="nil"/>
              <w:left w:val="single" w:sz="4" w:space="0" w:color="auto"/>
              <w:bottom w:val="single" w:sz="4" w:space="0" w:color="auto"/>
              <w:right w:val="single" w:sz="4" w:space="0" w:color="auto"/>
            </w:tcBorders>
            <w:shd w:val="clear" w:color="auto" w:fill="auto"/>
            <w:noWrap/>
          </w:tcPr>
          <w:p w14:paraId="289F4201"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Request receive Time</w:t>
            </w:r>
          </w:p>
        </w:tc>
        <w:tc>
          <w:tcPr>
            <w:tcW w:w="3515" w:type="dxa"/>
            <w:tcBorders>
              <w:top w:val="nil"/>
              <w:left w:val="nil"/>
              <w:bottom w:val="single" w:sz="4" w:space="0" w:color="auto"/>
              <w:right w:val="single" w:sz="4" w:space="0" w:color="auto"/>
            </w:tcBorders>
            <w:shd w:val="clear" w:color="auto" w:fill="auto"/>
            <w:noWrap/>
          </w:tcPr>
          <w:p w14:paraId="00B3D604"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This attribute represents the exact time of receiving the message itself</w:t>
            </w:r>
          </w:p>
        </w:tc>
        <w:tc>
          <w:tcPr>
            <w:tcW w:w="2787" w:type="dxa"/>
            <w:tcBorders>
              <w:top w:val="nil"/>
              <w:left w:val="nil"/>
              <w:bottom w:val="single" w:sz="4" w:space="0" w:color="auto"/>
              <w:right w:val="single" w:sz="4" w:space="0" w:color="auto"/>
            </w:tcBorders>
          </w:tcPr>
          <w:p w14:paraId="0E260D08"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REQST_RECV_TIME</w:t>
            </w:r>
          </w:p>
        </w:tc>
      </w:tr>
      <w:tr w:rsidR="0090406C" w:rsidRPr="00EB74FF" w14:paraId="7D6DC934" w14:textId="77777777" w:rsidTr="006815B8">
        <w:trPr>
          <w:trHeight w:val="255"/>
        </w:trPr>
        <w:tc>
          <w:tcPr>
            <w:tcW w:w="440" w:type="dxa"/>
            <w:tcBorders>
              <w:top w:val="nil"/>
              <w:left w:val="single" w:sz="4" w:space="0" w:color="auto"/>
              <w:bottom w:val="single" w:sz="4" w:space="0" w:color="auto"/>
              <w:right w:val="single" w:sz="4" w:space="0" w:color="auto"/>
            </w:tcBorders>
          </w:tcPr>
          <w:p w14:paraId="650A782E" w14:textId="37C68541" w:rsidR="0090406C" w:rsidRPr="00EB74FF" w:rsidRDefault="006815B8" w:rsidP="00AE2DA9">
            <w:pPr>
              <w:spacing w:after="0"/>
              <w:rPr>
                <w:rFonts w:asciiTheme="minorHAnsi" w:hAnsiTheme="minorHAnsi" w:cstheme="minorHAnsi"/>
                <w:color w:val="000000"/>
                <w:lang w:val="en-GB" w:eastAsia="en-GB"/>
              </w:rPr>
            </w:pPr>
            <w:ins w:id="34" w:author="Mohamed Ramadan" w:date="2019-01-14T10:07:00Z">
              <w:r>
                <w:rPr>
                  <w:rFonts w:asciiTheme="minorHAnsi" w:hAnsiTheme="minorHAnsi" w:cstheme="minorHAnsi"/>
                  <w:color w:val="000000"/>
                  <w:lang w:val="en-GB" w:eastAsia="en-GB"/>
                </w:rPr>
                <w:t>9</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5DB1641C"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Requester Code</w:t>
            </w:r>
          </w:p>
        </w:tc>
        <w:tc>
          <w:tcPr>
            <w:tcW w:w="3515" w:type="dxa"/>
            <w:tcBorders>
              <w:top w:val="nil"/>
              <w:left w:val="nil"/>
              <w:bottom w:val="single" w:sz="4" w:space="0" w:color="auto"/>
              <w:right w:val="single" w:sz="4" w:space="0" w:color="auto"/>
            </w:tcBorders>
            <w:shd w:val="clear" w:color="auto" w:fill="auto"/>
            <w:noWrap/>
          </w:tcPr>
          <w:p w14:paraId="795A797C"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Partner Identity which initiate the request</w:t>
            </w:r>
          </w:p>
        </w:tc>
        <w:tc>
          <w:tcPr>
            <w:tcW w:w="2787" w:type="dxa"/>
            <w:tcBorders>
              <w:top w:val="nil"/>
              <w:left w:val="nil"/>
              <w:bottom w:val="single" w:sz="4" w:space="0" w:color="auto"/>
              <w:right w:val="single" w:sz="4" w:space="0" w:color="auto"/>
            </w:tcBorders>
          </w:tcPr>
          <w:p w14:paraId="1EF378CB"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REQSTR_CD</w:t>
            </w:r>
          </w:p>
        </w:tc>
      </w:tr>
      <w:tr w:rsidR="0090406C" w:rsidRPr="00EB74FF" w14:paraId="64F8349D" w14:textId="77777777" w:rsidTr="006815B8">
        <w:trPr>
          <w:trHeight w:val="255"/>
        </w:trPr>
        <w:tc>
          <w:tcPr>
            <w:tcW w:w="440" w:type="dxa"/>
            <w:tcBorders>
              <w:top w:val="nil"/>
              <w:left w:val="single" w:sz="4" w:space="0" w:color="auto"/>
              <w:bottom w:val="single" w:sz="4" w:space="0" w:color="auto"/>
              <w:right w:val="single" w:sz="4" w:space="0" w:color="auto"/>
            </w:tcBorders>
          </w:tcPr>
          <w:p w14:paraId="77CCB856" w14:textId="63E90F02" w:rsidR="0090406C" w:rsidRPr="00EB74FF" w:rsidRDefault="006815B8" w:rsidP="00AE2DA9">
            <w:pPr>
              <w:spacing w:after="0"/>
              <w:rPr>
                <w:rFonts w:asciiTheme="minorHAnsi" w:hAnsiTheme="minorHAnsi" w:cstheme="minorHAnsi"/>
                <w:color w:val="000000"/>
                <w:lang w:val="en-GB" w:eastAsia="en-GB"/>
              </w:rPr>
            </w:pPr>
            <w:ins w:id="35" w:author="Mohamed Ramadan" w:date="2019-01-14T10:07:00Z">
              <w:r>
                <w:rPr>
                  <w:rFonts w:asciiTheme="minorHAnsi" w:hAnsiTheme="minorHAnsi" w:cstheme="minorHAnsi"/>
                  <w:color w:val="000000"/>
                  <w:lang w:val="en-GB" w:eastAsia="en-GB"/>
                </w:rPr>
                <w:lastRenderedPageBreak/>
                <w:t>10</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03C8C38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Channel Code</w:t>
            </w:r>
          </w:p>
        </w:tc>
        <w:tc>
          <w:tcPr>
            <w:tcW w:w="3515" w:type="dxa"/>
            <w:tcBorders>
              <w:top w:val="nil"/>
              <w:left w:val="nil"/>
              <w:bottom w:val="single" w:sz="4" w:space="0" w:color="auto"/>
              <w:right w:val="single" w:sz="4" w:space="0" w:color="auto"/>
            </w:tcBorders>
            <w:shd w:val="clear" w:color="auto" w:fill="auto"/>
            <w:noWrap/>
          </w:tcPr>
          <w:p w14:paraId="48024832"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Code used to determine the channel</w:t>
            </w:r>
          </w:p>
        </w:tc>
        <w:tc>
          <w:tcPr>
            <w:tcW w:w="2787" w:type="dxa"/>
            <w:tcBorders>
              <w:top w:val="nil"/>
              <w:left w:val="nil"/>
              <w:bottom w:val="single" w:sz="4" w:space="0" w:color="auto"/>
              <w:right w:val="single" w:sz="4" w:space="0" w:color="auto"/>
            </w:tcBorders>
          </w:tcPr>
          <w:p w14:paraId="1A986F72"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CHANNEL_CD</w:t>
            </w:r>
          </w:p>
        </w:tc>
      </w:tr>
      <w:tr w:rsidR="0090406C" w:rsidRPr="00EB74FF" w14:paraId="38537636" w14:textId="77777777" w:rsidTr="006815B8">
        <w:trPr>
          <w:trHeight w:val="255"/>
        </w:trPr>
        <w:tc>
          <w:tcPr>
            <w:tcW w:w="440" w:type="dxa"/>
            <w:tcBorders>
              <w:top w:val="nil"/>
              <w:left w:val="single" w:sz="4" w:space="0" w:color="auto"/>
              <w:bottom w:val="single" w:sz="4" w:space="0" w:color="auto"/>
              <w:right w:val="single" w:sz="4" w:space="0" w:color="auto"/>
            </w:tcBorders>
          </w:tcPr>
          <w:p w14:paraId="210760D3" w14:textId="17A569F1" w:rsidR="0090406C" w:rsidRPr="00EB74FF" w:rsidRDefault="006815B8" w:rsidP="00AE2DA9">
            <w:pPr>
              <w:spacing w:after="0"/>
              <w:rPr>
                <w:rFonts w:asciiTheme="minorHAnsi" w:hAnsiTheme="minorHAnsi" w:cstheme="minorHAnsi"/>
                <w:color w:val="000000"/>
                <w:lang w:val="en-GB" w:eastAsia="en-GB"/>
              </w:rPr>
            </w:pPr>
            <w:ins w:id="36" w:author="Mohamed Ramadan" w:date="2019-01-14T10:07:00Z">
              <w:r>
                <w:rPr>
                  <w:rFonts w:asciiTheme="minorHAnsi" w:hAnsiTheme="minorHAnsi" w:cstheme="minorHAnsi"/>
                  <w:color w:val="000000"/>
                  <w:lang w:val="en-GB" w:eastAsia="en-GB"/>
                </w:rPr>
                <w:t>11</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331A46CF"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Requester Person Name</w:t>
            </w:r>
          </w:p>
        </w:tc>
        <w:tc>
          <w:tcPr>
            <w:tcW w:w="3515" w:type="dxa"/>
            <w:tcBorders>
              <w:top w:val="nil"/>
              <w:left w:val="nil"/>
              <w:bottom w:val="single" w:sz="4" w:space="0" w:color="auto"/>
              <w:right w:val="single" w:sz="4" w:space="0" w:color="auto"/>
            </w:tcBorders>
            <w:shd w:val="clear" w:color="auto" w:fill="auto"/>
            <w:noWrap/>
          </w:tcPr>
          <w:p w14:paraId="121B49F8"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Request initiator name.</w:t>
            </w:r>
          </w:p>
        </w:tc>
        <w:tc>
          <w:tcPr>
            <w:tcW w:w="2787" w:type="dxa"/>
            <w:tcBorders>
              <w:top w:val="nil"/>
              <w:left w:val="nil"/>
              <w:bottom w:val="single" w:sz="4" w:space="0" w:color="auto"/>
              <w:right w:val="single" w:sz="4" w:space="0" w:color="auto"/>
            </w:tcBorders>
          </w:tcPr>
          <w:p w14:paraId="3BF16F9C"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REQSTR_PERSON_NAME</w:t>
            </w:r>
          </w:p>
        </w:tc>
      </w:tr>
      <w:tr w:rsidR="0090406C" w:rsidRPr="00EB74FF" w14:paraId="3900971B" w14:textId="77777777" w:rsidTr="006815B8">
        <w:trPr>
          <w:trHeight w:val="255"/>
        </w:trPr>
        <w:tc>
          <w:tcPr>
            <w:tcW w:w="440" w:type="dxa"/>
            <w:tcBorders>
              <w:top w:val="nil"/>
              <w:left w:val="single" w:sz="4" w:space="0" w:color="auto"/>
              <w:bottom w:val="single" w:sz="4" w:space="0" w:color="auto"/>
              <w:right w:val="single" w:sz="4" w:space="0" w:color="auto"/>
            </w:tcBorders>
          </w:tcPr>
          <w:p w14:paraId="74EAB47B" w14:textId="44591801" w:rsidR="0090406C" w:rsidRPr="00EB74FF" w:rsidRDefault="006815B8" w:rsidP="00AE2DA9">
            <w:pPr>
              <w:spacing w:after="0"/>
              <w:rPr>
                <w:rFonts w:asciiTheme="minorHAnsi" w:hAnsiTheme="minorHAnsi" w:cstheme="minorHAnsi"/>
                <w:color w:val="000000"/>
                <w:lang w:val="en-GB" w:eastAsia="en-GB"/>
              </w:rPr>
            </w:pPr>
            <w:ins w:id="37" w:author="Mohamed Ramadan" w:date="2019-01-14T10:07:00Z">
              <w:r>
                <w:rPr>
                  <w:rFonts w:asciiTheme="minorHAnsi" w:hAnsiTheme="minorHAnsi" w:cstheme="minorHAnsi"/>
                  <w:color w:val="000000"/>
                  <w:lang w:val="en-GB" w:eastAsia="en-GB"/>
                </w:rPr>
                <w:t>12</w:t>
              </w:r>
            </w:ins>
          </w:p>
        </w:tc>
        <w:tc>
          <w:tcPr>
            <w:tcW w:w="3675" w:type="dxa"/>
            <w:tcBorders>
              <w:top w:val="nil"/>
              <w:left w:val="single" w:sz="4" w:space="0" w:color="auto"/>
              <w:bottom w:val="single" w:sz="4" w:space="0" w:color="auto"/>
              <w:right w:val="single" w:sz="4" w:space="0" w:color="auto"/>
            </w:tcBorders>
            <w:shd w:val="clear" w:color="auto" w:fill="auto"/>
            <w:noWrap/>
          </w:tcPr>
          <w:p w14:paraId="6B1ABBB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Requester Person ID</w:t>
            </w:r>
          </w:p>
        </w:tc>
        <w:tc>
          <w:tcPr>
            <w:tcW w:w="3515" w:type="dxa"/>
            <w:tcBorders>
              <w:top w:val="nil"/>
              <w:left w:val="nil"/>
              <w:bottom w:val="single" w:sz="4" w:space="0" w:color="auto"/>
              <w:right w:val="single" w:sz="4" w:space="0" w:color="auto"/>
            </w:tcBorders>
            <w:shd w:val="clear" w:color="auto" w:fill="auto"/>
            <w:noWrap/>
          </w:tcPr>
          <w:p w14:paraId="7BA0E83F"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Request initiator ID</w:t>
            </w:r>
          </w:p>
        </w:tc>
        <w:tc>
          <w:tcPr>
            <w:tcW w:w="2787" w:type="dxa"/>
            <w:tcBorders>
              <w:top w:val="nil"/>
              <w:left w:val="nil"/>
              <w:bottom w:val="single" w:sz="4" w:space="0" w:color="auto"/>
              <w:right w:val="single" w:sz="4" w:space="0" w:color="auto"/>
            </w:tcBorders>
          </w:tcPr>
          <w:p w14:paraId="66FAA7B4" w14:textId="77777777" w:rsidR="0090406C" w:rsidRPr="00EB74FF" w:rsidRDefault="0090406C" w:rsidP="00AE2DA9">
            <w:pPr>
              <w:spacing w:after="0"/>
              <w:rPr>
                <w:rFonts w:asciiTheme="minorHAnsi" w:hAnsiTheme="minorHAnsi" w:cstheme="minorHAnsi"/>
                <w:color w:val="000000"/>
                <w:lang w:val="en-GB" w:eastAsia="en-GB"/>
              </w:rPr>
            </w:pPr>
            <w:r w:rsidRPr="00164E8A">
              <w:rPr>
                <w:rFonts w:asciiTheme="minorHAnsi" w:hAnsiTheme="minorHAnsi" w:cstheme="minorHAnsi"/>
                <w:color w:val="000000"/>
                <w:lang w:val="en-GB" w:eastAsia="en-GB"/>
              </w:rPr>
              <w:t>REQSTR_PERSON_ID</w:t>
            </w:r>
          </w:p>
        </w:tc>
      </w:tr>
      <w:tr w:rsidR="0090406C" w:rsidRPr="00EB74FF" w14:paraId="2B3CEAA4" w14:textId="77777777" w:rsidTr="006815B8">
        <w:trPr>
          <w:trHeight w:val="255"/>
        </w:trPr>
        <w:tc>
          <w:tcPr>
            <w:tcW w:w="440" w:type="dxa"/>
            <w:tcBorders>
              <w:top w:val="nil"/>
              <w:left w:val="single" w:sz="4" w:space="0" w:color="auto"/>
              <w:bottom w:val="single" w:sz="4" w:space="0" w:color="auto"/>
              <w:right w:val="single" w:sz="4" w:space="0" w:color="auto"/>
            </w:tcBorders>
          </w:tcPr>
          <w:p w14:paraId="66B1C42B" w14:textId="34F53A83" w:rsidR="0090406C" w:rsidRPr="00EB74FF" w:rsidRDefault="006815B8" w:rsidP="00AE2DA9">
            <w:pPr>
              <w:spacing w:after="0"/>
              <w:rPr>
                <w:rFonts w:asciiTheme="minorHAnsi" w:hAnsiTheme="minorHAnsi" w:cstheme="minorHAnsi"/>
                <w:color w:val="000000"/>
                <w:lang w:val="en-GB" w:eastAsia="en-GB"/>
              </w:rPr>
            </w:pPr>
            <w:ins w:id="38" w:author="Mohamed Ramadan" w:date="2019-01-14T10:07:00Z">
              <w:r>
                <w:rPr>
                  <w:rFonts w:asciiTheme="minorHAnsi" w:hAnsiTheme="minorHAnsi" w:cstheme="minorHAnsi"/>
                  <w:color w:val="000000"/>
                  <w:lang w:val="en-GB" w:eastAsia="en-GB"/>
                </w:rPr>
                <w:t>13</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4CBF8BE6"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Position</w:t>
            </w:r>
          </w:p>
        </w:tc>
        <w:tc>
          <w:tcPr>
            <w:tcW w:w="3515" w:type="dxa"/>
            <w:tcBorders>
              <w:top w:val="nil"/>
              <w:left w:val="nil"/>
              <w:bottom w:val="single" w:sz="4" w:space="0" w:color="auto"/>
              <w:right w:val="single" w:sz="4" w:space="0" w:color="auto"/>
            </w:tcBorders>
            <w:shd w:val="clear" w:color="auto" w:fill="auto"/>
            <w:noWrap/>
          </w:tcPr>
          <w:p w14:paraId="6B66CE12"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Request initiator position</w:t>
            </w:r>
          </w:p>
        </w:tc>
        <w:tc>
          <w:tcPr>
            <w:tcW w:w="2787" w:type="dxa"/>
            <w:tcBorders>
              <w:top w:val="nil"/>
              <w:left w:val="nil"/>
              <w:bottom w:val="single" w:sz="4" w:space="0" w:color="auto"/>
              <w:right w:val="single" w:sz="4" w:space="0" w:color="auto"/>
            </w:tcBorders>
          </w:tcPr>
          <w:p w14:paraId="61FC685F" w14:textId="77777777" w:rsidR="0090406C" w:rsidRPr="00EB74FF" w:rsidRDefault="0090406C" w:rsidP="00AE2DA9">
            <w:pPr>
              <w:spacing w:after="0"/>
              <w:rPr>
                <w:rFonts w:asciiTheme="minorHAnsi" w:hAnsiTheme="minorHAnsi" w:cstheme="minorHAnsi"/>
                <w:color w:val="000000"/>
                <w:lang w:val="en-GB" w:eastAsia="en-GB"/>
              </w:rPr>
            </w:pPr>
            <w:r w:rsidRPr="002C5CCD">
              <w:rPr>
                <w:rFonts w:asciiTheme="minorHAnsi" w:hAnsiTheme="minorHAnsi" w:cstheme="minorHAnsi"/>
                <w:color w:val="000000"/>
                <w:lang w:val="en-GB" w:eastAsia="en-GB"/>
              </w:rPr>
              <w:t>POSITION</w:t>
            </w:r>
          </w:p>
        </w:tc>
      </w:tr>
      <w:tr w:rsidR="0090406C" w:rsidRPr="00EB74FF" w14:paraId="74AEC2FA" w14:textId="77777777" w:rsidTr="006815B8">
        <w:trPr>
          <w:trHeight w:val="255"/>
        </w:trPr>
        <w:tc>
          <w:tcPr>
            <w:tcW w:w="440" w:type="dxa"/>
            <w:tcBorders>
              <w:top w:val="nil"/>
              <w:left w:val="single" w:sz="4" w:space="0" w:color="auto"/>
              <w:bottom w:val="single" w:sz="4" w:space="0" w:color="auto"/>
              <w:right w:val="single" w:sz="4" w:space="0" w:color="auto"/>
            </w:tcBorders>
          </w:tcPr>
          <w:p w14:paraId="5B025F28" w14:textId="2E210B4A" w:rsidR="0090406C" w:rsidRPr="00EB74FF" w:rsidRDefault="006815B8" w:rsidP="00AE2DA9">
            <w:pPr>
              <w:spacing w:after="0"/>
              <w:rPr>
                <w:rFonts w:asciiTheme="minorHAnsi" w:hAnsiTheme="minorHAnsi" w:cstheme="minorHAnsi"/>
                <w:color w:val="000000"/>
                <w:lang w:val="en-GB" w:eastAsia="en-GB"/>
              </w:rPr>
            </w:pPr>
            <w:ins w:id="39" w:author="Mohamed Ramadan" w:date="2019-01-14T10:07:00Z">
              <w:r>
                <w:rPr>
                  <w:rFonts w:asciiTheme="minorHAnsi" w:hAnsiTheme="minorHAnsi" w:cstheme="minorHAnsi"/>
                  <w:color w:val="000000"/>
                  <w:lang w:val="en-GB" w:eastAsia="en-GB"/>
                </w:rPr>
                <w:t>14</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0509699C"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Confidentiality Level Code</w:t>
            </w:r>
          </w:p>
        </w:tc>
        <w:tc>
          <w:tcPr>
            <w:tcW w:w="3515" w:type="dxa"/>
            <w:tcBorders>
              <w:top w:val="nil"/>
              <w:left w:val="nil"/>
              <w:bottom w:val="single" w:sz="4" w:space="0" w:color="auto"/>
              <w:right w:val="single" w:sz="4" w:space="0" w:color="auto"/>
            </w:tcBorders>
            <w:shd w:val="clear" w:color="auto" w:fill="auto"/>
            <w:noWrap/>
          </w:tcPr>
          <w:p w14:paraId="5525449C"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The requesting party classification of the request regarding confidentiality level </w:t>
            </w:r>
          </w:p>
        </w:tc>
        <w:tc>
          <w:tcPr>
            <w:tcW w:w="2787" w:type="dxa"/>
            <w:tcBorders>
              <w:top w:val="nil"/>
              <w:left w:val="nil"/>
              <w:bottom w:val="single" w:sz="4" w:space="0" w:color="auto"/>
              <w:right w:val="single" w:sz="4" w:space="0" w:color="auto"/>
            </w:tcBorders>
          </w:tcPr>
          <w:p w14:paraId="11C604B1" w14:textId="77777777" w:rsidR="0090406C" w:rsidRPr="00EB74FF" w:rsidRDefault="0090406C" w:rsidP="00AE2DA9">
            <w:pPr>
              <w:spacing w:after="0"/>
              <w:rPr>
                <w:rFonts w:asciiTheme="minorHAnsi" w:hAnsiTheme="minorHAnsi" w:cstheme="minorHAnsi"/>
                <w:color w:val="000000"/>
                <w:lang w:val="en-GB" w:eastAsia="en-GB"/>
              </w:rPr>
            </w:pPr>
            <w:r w:rsidRPr="002C5CCD">
              <w:rPr>
                <w:rFonts w:asciiTheme="minorHAnsi" w:hAnsiTheme="minorHAnsi" w:cstheme="minorHAnsi"/>
                <w:color w:val="000000"/>
                <w:lang w:val="en-GB" w:eastAsia="en-GB"/>
              </w:rPr>
              <w:t>CONFIDN_LEVEL_CD</w:t>
            </w:r>
          </w:p>
        </w:tc>
      </w:tr>
      <w:tr w:rsidR="0090406C" w:rsidRPr="00EB74FF" w14:paraId="4991AADA" w14:textId="77777777" w:rsidTr="006815B8">
        <w:trPr>
          <w:trHeight w:val="255"/>
        </w:trPr>
        <w:tc>
          <w:tcPr>
            <w:tcW w:w="440" w:type="dxa"/>
            <w:tcBorders>
              <w:top w:val="nil"/>
              <w:left w:val="single" w:sz="4" w:space="0" w:color="auto"/>
              <w:bottom w:val="single" w:sz="4" w:space="0" w:color="auto"/>
              <w:right w:val="single" w:sz="4" w:space="0" w:color="auto"/>
            </w:tcBorders>
          </w:tcPr>
          <w:p w14:paraId="6F7AF85D" w14:textId="51B6A773" w:rsidR="0090406C" w:rsidRPr="00EB74FF" w:rsidRDefault="006815B8" w:rsidP="00AE2DA9">
            <w:pPr>
              <w:spacing w:after="0"/>
              <w:rPr>
                <w:rFonts w:asciiTheme="minorHAnsi" w:hAnsiTheme="minorHAnsi" w:cstheme="minorHAnsi"/>
                <w:color w:val="000000"/>
                <w:lang w:val="en-GB" w:eastAsia="en-GB"/>
              </w:rPr>
            </w:pPr>
            <w:ins w:id="40" w:author="Mohamed Ramadan" w:date="2019-01-14T10:07:00Z">
              <w:r>
                <w:rPr>
                  <w:rFonts w:asciiTheme="minorHAnsi" w:hAnsiTheme="minorHAnsi" w:cstheme="minorHAnsi"/>
                  <w:color w:val="000000"/>
                  <w:lang w:val="en-GB" w:eastAsia="en-GB"/>
                </w:rPr>
                <w:t>15</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5B96F84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Service Type Code</w:t>
            </w:r>
          </w:p>
        </w:tc>
        <w:tc>
          <w:tcPr>
            <w:tcW w:w="3515" w:type="dxa"/>
            <w:tcBorders>
              <w:top w:val="nil"/>
              <w:left w:val="nil"/>
              <w:bottom w:val="single" w:sz="4" w:space="0" w:color="auto"/>
              <w:right w:val="single" w:sz="4" w:space="0" w:color="auto"/>
            </w:tcBorders>
            <w:shd w:val="clear" w:color="auto" w:fill="auto"/>
            <w:noWrap/>
          </w:tcPr>
          <w:p w14:paraId="49BEA1D1"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Code to identify which service was called</w:t>
            </w:r>
          </w:p>
        </w:tc>
        <w:tc>
          <w:tcPr>
            <w:tcW w:w="2787" w:type="dxa"/>
            <w:tcBorders>
              <w:top w:val="nil"/>
              <w:left w:val="nil"/>
              <w:bottom w:val="single" w:sz="4" w:space="0" w:color="auto"/>
              <w:right w:val="single" w:sz="4" w:space="0" w:color="auto"/>
            </w:tcBorders>
          </w:tcPr>
          <w:p w14:paraId="31529E5A" w14:textId="77777777" w:rsidR="0090406C" w:rsidRPr="00EB74FF" w:rsidRDefault="0090406C" w:rsidP="00AE2DA9">
            <w:pPr>
              <w:spacing w:after="0"/>
              <w:rPr>
                <w:rFonts w:asciiTheme="minorHAnsi" w:hAnsiTheme="minorHAnsi" w:cstheme="minorHAnsi"/>
                <w:color w:val="000000"/>
                <w:lang w:val="en-GB" w:eastAsia="en-GB"/>
              </w:rPr>
            </w:pPr>
            <w:r w:rsidRPr="002C5CCD">
              <w:rPr>
                <w:rFonts w:asciiTheme="minorHAnsi" w:hAnsiTheme="minorHAnsi" w:cstheme="minorHAnsi"/>
                <w:color w:val="000000"/>
                <w:lang w:val="en-GB" w:eastAsia="en-GB"/>
              </w:rPr>
              <w:t>SRVC_TYPE_CD</w:t>
            </w:r>
          </w:p>
        </w:tc>
      </w:tr>
      <w:tr w:rsidR="0090406C" w:rsidRPr="00EB74FF" w14:paraId="1DDAD7CF" w14:textId="77777777" w:rsidTr="006815B8">
        <w:trPr>
          <w:trHeight w:val="255"/>
        </w:trPr>
        <w:tc>
          <w:tcPr>
            <w:tcW w:w="440" w:type="dxa"/>
            <w:tcBorders>
              <w:top w:val="nil"/>
              <w:left w:val="single" w:sz="4" w:space="0" w:color="auto"/>
              <w:bottom w:val="single" w:sz="4" w:space="0" w:color="auto"/>
              <w:right w:val="single" w:sz="4" w:space="0" w:color="auto"/>
            </w:tcBorders>
          </w:tcPr>
          <w:p w14:paraId="745443F6" w14:textId="06884336" w:rsidR="0090406C" w:rsidRPr="00EB74FF" w:rsidRDefault="006815B8" w:rsidP="00AE2DA9">
            <w:pPr>
              <w:spacing w:after="0"/>
              <w:rPr>
                <w:rFonts w:asciiTheme="minorHAnsi" w:hAnsiTheme="minorHAnsi" w:cstheme="minorHAnsi"/>
                <w:color w:val="000000"/>
                <w:lang w:val="en-GB" w:eastAsia="en-GB"/>
              </w:rPr>
            </w:pPr>
            <w:ins w:id="41" w:author="Mohamed Ramadan" w:date="2019-01-14T10:07:00Z">
              <w:r>
                <w:rPr>
                  <w:rFonts w:asciiTheme="minorHAnsi" w:hAnsiTheme="minorHAnsi" w:cstheme="minorHAnsi"/>
                  <w:color w:val="000000"/>
                  <w:lang w:val="en-GB" w:eastAsia="en-GB"/>
                </w:rPr>
                <w:t>16</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5FC01B3E"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Machine IP</w:t>
            </w:r>
          </w:p>
        </w:tc>
        <w:tc>
          <w:tcPr>
            <w:tcW w:w="3515" w:type="dxa"/>
            <w:tcBorders>
              <w:top w:val="nil"/>
              <w:left w:val="nil"/>
              <w:bottom w:val="single" w:sz="4" w:space="0" w:color="auto"/>
              <w:right w:val="single" w:sz="4" w:space="0" w:color="auto"/>
            </w:tcBorders>
            <w:shd w:val="clear" w:color="auto" w:fill="auto"/>
            <w:noWrap/>
          </w:tcPr>
          <w:p w14:paraId="67E2027F" w14:textId="77777777" w:rsidR="0090406C" w:rsidRPr="00EB74FF" w:rsidRDefault="0090406C" w:rsidP="00AE2DA9">
            <w:pPr>
              <w:spacing w:after="0"/>
              <w:rPr>
                <w:rFonts w:asciiTheme="minorHAnsi" w:hAnsiTheme="minorHAnsi" w:cstheme="minorHAnsi"/>
                <w:color w:val="000000"/>
                <w:lang w:eastAsia="en-GB"/>
              </w:rPr>
            </w:pPr>
            <w:r w:rsidRPr="00EB74FF">
              <w:rPr>
                <w:rFonts w:asciiTheme="minorHAnsi" w:hAnsiTheme="minorHAnsi" w:cstheme="minorHAnsi"/>
                <w:color w:val="000000"/>
                <w:lang w:eastAsia="en-GB"/>
              </w:rPr>
              <w:t>IP address of the service consumer system</w:t>
            </w:r>
          </w:p>
        </w:tc>
        <w:tc>
          <w:tcPr>
            <w:tcW w:w="2787" w:type="dxa"/>
            <w:tcBorders>
              <w:top w:val="nil"/>
              <w:left w:val="nil"/>
              <w:bottom w:val="single" w:sz="4" w:space="0" w:color="auto"/>
              <w:right w:val="single" w:sz="4" w:space="0" w:color="auto"/>
            </w:tcBorders>
          </w:tcPr>
          <w:p w14:paraId="6486AE55" w14:textId="77777777" w:rsidR="0090406C" w:rsidRPr="00EB74FF" w:rsidRDefault="0090406C" w:rsidP="00AE2DA9">
            <w:pPr>
              <w:spacing w:after="0"/>
              <w:rPr>
                <w:rFonts w:asciiTheme="minorHAnsi" w:hAnsiTheme="minorHAnsi" w:cstheme="minorHAnsi"/>
                <w:color w:val="000000"/>
                <w:lang w:eastAsia="en-GB"/>
              </w:rPr>
            </w:pPr>
            <w:r w:rsidRPr="002C5CCD">
              <w:rPr>
                <w:rFonts w:asciiTheme="minorHAnsi" w:hAnsiTheme="minorHAnsi" w:cstheme="minorHAnsi"/>
                <w:color w:val="000000"/>
                <w:lang w:eastAsia="en-GB"/>
              </w:rPr>
              <w:t>MAC_IP</w:t>
            </w:r>
          </w:p>
        </w:tc>
      </w:tr>
      <w:tr w:rsidR="0090406C" w:rsidRPr="00EB74FF" w14:paraId="55B7B364" w14:textId="77777777" w:rsidTr="006815B8">
        <w:trPr>
          <w:trHeight w:val="255"/>
        </w:trPr>
        <w:tc>
          <w:tcPr>
            <w:tcW w:w="440" w:type="dxa"/>
            <w:tcBorders>
              <w:top w:val="nil"/>
              <w:left w:val="single" w:sz="4" w:space="0" w:color="auto"/>
              <w:bottom w:val="single" w:sz="4" w:space="0" w:color="auto"/>
              <w:right w:val="single" w:sz="4" w:space="0" w:color="auto"/>
            </w:tcBorders>
          </w:tcPr>
          <w:p w14:paraId="6F95ED5F" w14:textId="41A66833" w:rsidR="0090406C" w:rsidRPr="00EB74FF" w:rsidRDefault="006815B8" w:rsidP="00AE2DA9">
            <w:pPr>
              <w:spacing w:after="0"/>
              <w:rPr>
                <w:rFonts w:asciiTheme="minorHAnsi" w:hAnsiTheme="minorHAnsi" w:cstheme="minorHAnsi"/>
                <w:color w:val="000000"/>
                <w:lang w:val="en-GB" w:eastAsia="en-GB"/>
              </w:rPr>
            </w:pPr>
            <w:ins w:id="42" w:author="Mohamed Ramadan" w:date="2019-01-14T10:07:00Z">
              <w:r>
                <w:rPr>
                  <w:rFonts w:asciiTheme="minorHAnsi" w:hAnsiTheme="minorHAnsi" w:cstheme="minorHAnsi"/>
                  <w:color w:val="000000"/>
                  <w:lang w:val="en-GB" w:eastAsia="en-GB"/>
                </w:rPr>
                <w:t>17</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65C05929"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Effective Date</w:t>
            </w:r>
          </w:p>
        </w:tc>
        <w:tc>
          <w:tcPr>
            <w:tcW w:w="3515" w:type="dxa"/>
            <w:tcBorders>
              <w:top w:val="nil"/>
              <w:left w:val="nil"/>
              <w:bottom w:val="single" w:sz="4" w:space="0" w:color="auto"/>
              <w:right w:val="single" w:sz="4" w:space="0" w:color="auto"/>
            </w:tcBorders>
            <w:shd w:val="clear" w:color="auto" w:fill="auto"/>
            <w:noWrap/>
          </w:tcPr>
          <w:p w14:paraId="1F295948"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Effective date of request execution</w:t>
            </w:r>
          </w:p>
        </w:tc>
        <w:tc>
          <w:tcPr>
            <w:tcW w:w="2787" w:type="dxa"/>
            <w:tcBorders>
              <w:top w:val="nil"/>
              <w:left w:val="nil"/>
              <w:bottom w:val="single" w:sz="4" w:space="0" w:color="auto"/>
              <w:right w:val="single" w:sz="4" w:space="0" w:color="auto"/>
            </w:tcBorders>
          </w:tcPr>
          <w:p w14:paraId="1052DB67" w14:textId="77777777" w:rsidR="0090406C" w:rsidRPr="00EB74FF" w:rsidRDefault="0090406C" w:rsidP="00AE2DA9">
            <w:pPr>
              <w:spacing w:after="0"/>
              <w:rPr>
                <w:rFonts w:asciiTheme="minorHAnsi" w:hAnsiTheme="minorHAnsi" w:cstheme="minorHAnsi"/>
                <w:color w:val="000000"/>
                <w:lang w:val="en-GB" w:eastAsia="en-GB"/>
              </w:rPr>
            </w:pPr>
            <w:r w:rsidRPr="002C5CCD">
              <w:rPr>
                <w:rFonts w:asciiTheme="minorHAnsi" w:hAnsiTheme="minorHAnsi" w:cstheme="minorHAnsi"/>
                <w:color w:val="000000"/>
                <w:lang w:val="en-GB" w:eastAsia="en-GB"/>
              </w:rPr>
              <w:t>EFF_DATE</w:t>
            </w:r>
          </w:p>
        </w:tc>
      </w:tr>
      <w:tr w:rsidR="0090406C" w:rsidRPr="00EB74FF" w14:paraId="55B30C23" w14:textId="77777777" w:rsidTr="006815B8">
        <w:trPr>
          <w:trHeight w:val="255"/>
        </w:trPr>
        <w:tc>
          <w:tcPr>
            <w:tcW w:w="440" w:type="dxa"/>
            <w:tcBorders>
              <w:top w:val="nil"/>
              <w:left w:val="single" w:sz="4" w:space="0" w:color="auto"/>
              <w:bottom w:val="single" w:sz="4" w:space="0" w:color="auto"/>
              <w:right w:val="single" w:sz="4" w:space="0" w:color="auto"/>
            </w:tcBorders>
          </w:tcPr>
          <w:p w14:paraId="0369ED48" w14:textId="7837F245" w:rsidR="0090406C" w:rsidRPr="00EB74FF" w:rsidRDefault="006815B8" w:rsidP="00AE2DA9">
            <w:pPr>
              <w:spacing w:after="0"/>
              <w:rPr>
                <w:rFonts w:asciiTheme="minorHAnsi" w:hAnsiTheme="minorHAnsi" w:cstheme="minorHAnsi"/>
                <w:color w:val="000000"/>
                <w:lang w:val="en-GB" w:eastAsia="en-GB"/>
              </w:rPr>
            </w:pPr>
            <w:ins w:id="43" w:author="Mohamed Ramadan" w:date="2019-01-14T10:07:00Z">
              <w:r>
                <w:rPr>
                  <w:rFonts w:asciiTheme="minorHAnsi" w:hAnsiTheme="minorHAnsi" w:cstheme="minorHAnsi"/>
                  <w:color w:val="000000"/>
                  <w:lang w:val="en-GB" w:eastAsia="en-GB"/>
                </w:rPr>
                <w:t>18</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11C0907E"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Geo Location</w:t>
            </w:r>
          </w:p>
        </w:tc>
        <w:tc>
          <w:tcPr>
            <w:tcW w:w="3515" w:type="dxa"/>
            <w:tcBorders>
              <w:top w:val="nil"/>
              <w:left w:val="nil"/>
              <w:bottom w:val="single" w:sz="4" w:space="0" w:color="auto"/>
              <w:right w:val="single" w:sz="4" w:space="0" w:color="auto"/>
            </w:tcBorders>
            <w:shd w:val="clear" w:color="auto" w:fill="auto"/>
            <w:noWrap/>
          </w:tcPr>
          <w:p w14:paraId="2373E121" w14:textId="77777777" w:rsidR="0090406C" w:rsidRPr="00EB74FF" w:rsidRDefault="0090406C" w:rsidP="00AE2DA9">
            <w:pPr>
              <w:spacing w:after="0"/>
              <w:rPr>
                <w:rFonts w:asciiTheme="minorHAnsi" w:hAnsiTheme="minorHAnsi" w:cstheme="minorHAnsi"/>
                <w:color w:val="000000"/>
                <w:lang w:eastAsia="en-GB"/>
              </w:rPr>
            </w:pPr>
            <w:r w:rsidRPr="00EB74FF">
              <w:rPr>
                <w:rFonts w:asciiTheme="minorHAnsi" w:hAnsiTheme="minorHAnsi" w:cstheme="minorHAnsi"/>
                <w:color w:val="000000"/>
                <w:lang w:eastAsia="en-GB"/>
              </w:rPr>
              <w:t>The Request initiator geo location and the internal division inside the entity which will be agreed upon on a requesting parties one-on-one basis</w:t>
            </w:r>
          </w:p>
        </w:tc>
        <w:tc>
          <w:tcPr>
            <w:tcW w:w="2787" w:type="dxa"/>
            <w:tcBorders>
              <w:top w:val="nil"/>
              <w:left w:val="nil"/>
              <w:bottom w:val="single" w:sz="4" w:space="0" w:color="auto"/>
              <w:right w:val="single" w:sz="4" w:space="0" w:color="auto"/>
            </w:tcBorders>
          </w:tcPr>
          <w:p w14:paraId="2F908109" w14:textId="77777777" w:rsidR="0090406C" w:rsidRPr="00EB74FF" w:rsidRDefault="0090406C" w:rsidP="00AE2DA9">
            <w:pPr>
              <w:spacing w:after="0"/>
              <w:rPr>
                <w:rFonts w:asciiTheme="minorHAnsi" w:hAnsiTheme="minorHAnsi" w:cstheme="minorHAnsi"/>
                <w:color w:val="000000"/>
                <w:lang w:eastAsia="en-GB"/>
              </w:rPr>
            </w:pPr>
            <w:r w:rsidRPr="002C5CCD">
              <w:rPr>
                <w:rFonts w:asciiTheme="minorHAnsi" w:hAnsiTheme="minorHAnsi" w:cstheme="minorHAnsi"/>
                <w:color w:val="000000"/>
                <w:lang w:eastAsia="en-GB"/>
              </w:rPr>
              <w:t>GEO_LOC</w:t>
            </w:r>
          </w:p>
        </w:tc>
      </w:tr>
      <w:tr w:rsidR="0090406C" w:rsidRPr="00EB74FF" w14:paraId="45D294E3" w14:textId="77777777" w:rsidTr="006815B8">
        <w:trPr>
          <w:trHeight w:val="255"/>
        </w:trPr>
        <w:tc>
          <w:tcPr>
            <w:tcW w:w="440" w:type="dxa"/>
            <w:tcBorders>
              <w:top w:val="nil"/>
              <w:left w:val="single" w:sz="4" w:space="0" w:color="auto"/>
              <w:bottom w:val="single" w:sz="4" w:space="0" w:color="auto"/>
              <w:right w:val="single" w:sz="4" w:space="0" w:color="auto"/>
            </w:tcBorders>
          </w:tcPr>
          <w:p w14:paraId="50E57AB3" w14:textId="26E51EE7" w:rsidR="0090406C" w:rsidRPr="00EB74FF" w:rsidRDefault="006815B8" w:rsidP="00AE2DA9">
            <w:pPr>
              <w:spacing w:after="0"/>
              <w:rPr>
                <w:rFonts w:asciiTheme="minorHAnsi" w:hAnsiTheme="minorHAnsi" w:cstheme="minorHAnsi"/>
                <w:color w:val="000000"/>
                <w:lang w:val="en-GB" w:eastAsia="en-GB"/>
              </w:rPr>
            </w:pPr>
            <w:ins w:id="44" w:author="Mohamed Ramadan" w:date="2019-01-14T10:07:00Z">
              <w:r>
                <w:rPr>
                  <w:rFonts w:asciiTheme="minorHAnsi" w:hAnsiTheme="minorHAnsi" w:cstheme="minorHAnsi"/>
                  <w:color w:val="000000"/>
                  <w:lang w:val="en-GB" w:eastAsia="en-GB"/>
                </w:rPr>
                <w:t>19</w:t>
              </w:r>
            </w:ins>
          </w:p>
        </w:tc>
        <w:tc>
          <w:tcPr>
            <w:tcW w:w="3675" w:type="dxa"/>
            <w:tcBorders>
              <w:top w:val="nil"/>
              <w:left w:val="single" w:sz="4" w:space="0" w:color="auto"/>
              <w:bottom w:val="single" w:sz="4" w:space="0" w:color="auto"/>
              <w:right w:val="single" w:sz="4" w:space="0" w:color="auto"/>
            </w:tcBorders>
            <w:shd w:val="clear" w:color="auto" w:fill="auto"/>
            <w:noWrap/>
          </w:tcPr>
          <w:p w14:paraId="0EA0F2A8" w14:textId="77777777" w:rsidR="0090406C" w:rsidRPr="00EB74FF"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Geo Location Description</w:t>
            </w:r>
          </w:p>
        </w:tc>
        <w:tc>
          <w:tcPr>
            <w:tcW w:w="3515" w:type="dxa"/>
            <w:tcBorders>
              <w:top w:val="nil"/>
              <w:left w:val="nil"/>
              <w:bottom w:val="single" w:sz="4" w:space="0" w:color="auto"/>
              <w:right w:val="single" w:sz="4" w:space="0" w:color="auto"/>
            </w:tcBorders>
            <w:shd w:val="clear" w:color="auto" w:fill="auto"/>
            <w:noWrap/>
          </w:tcPr>
          <w:p w14:paraId="4F89D166" w14:textId="77777777" w:rsidR="0090406C" w:rsidRPr="00EB74FF" w:rsidRDefault="0090406C" w:rsidP="00AE2DA9">
            <w:pPr>
              <w:spacing w:after="0"/>
              <w:rPr>
                <w:rFonts w:asciiTheme="minorHAnsi" w:hAnsiTheme="minorHAnsi" w:cstheme="minorHAnsi"/>
                <w:color w:val="000000"/>
                <w:lang w:eastAsia="en-GB"/>
              </w:rPr>
            </w:pPr>
            <w:r w:rsidRPr="002C5CCD">
              <w:rPr>
                <w:rFonts w:asciiTheme="minorHAnsi" w:hAnsiTheme="minorHAnsi" w:cstheme="minorHAnsi"/>
                <w:color w:val="000000"/>
                <w:lang w:eastAsia="en-GB"/>
              </w:rPr>
              <w:t>The description of the geo location</w:t>
            </w:r>
          </w:p>
        </w:tc>
        <w:tc>
          <w:tcPr>
            <w:tcW w:w="2787" w:type="dxa"/>
            <w:tcBorders>
              <w:top w:val="nil"/>
              <w:left w:val="nil"/>
              <w:bottom w:val="single" w:sz="4" w:space="0" w:color="auto"/>
              <w:right w:val="single" w:sz="4" w:space="0" w:color="auto"/>
            </w:tcBorders>
          </w:tcPr>
          <w:p w14:paraId="753322FF" w14:textId="77777777" w:rsidR="0090406C" w:rsidRPr="002C5CCD" w:rsidRDefault="0090406C" w:rsidP="00AE2DA9">
            <w:pPr>
              <w:spacing w:after="0"/>
              <w:rPr>
                <w:rFonts w:asciiTheme="minorHAnsi" w:hAnsiTheme="minorHAnsi" w:cstheme="minorHAnsi"/>
                <w:color w:val="000000"/>
                <w:lang w:eastAsia="en-GB"/>
              </w:rPr>
            </w:pPr>
            <w:r w:rsidRPr="002C5CCD">
              <w:rPr>
                <w:rFonts w:asciiTheme="minorHAnsi" w:hAnsiTheme="minorHAnsi" w:cstheme="minorHAnsi"/>
                <w:color w:val="000000"/>
                <w:lang w:eastAsia="en-GB"/>
              </w:rPr>
              <w:t>GEO_LOC_DESC</w:t>
            </w:r>
          </w:p>
        </w:tc>
      </w:tr>
      <w:tr w:rsidR="0090406C" w:rsidRPr="00EB74FF" w14:paraId="78FEE45C" w14:textId="77777777" w:rsidTr="006815B8">
        <w:trPr>
          <w:trHeight w:val="255"/>
        </w:trPr>
        <w:tc>
          <w:tcPr>
            <w:tcW w:w="440" w:type="dxa"/>
            <w:tcBorders>
              <w:top w:val="nil"/>
              <w:left w:val="single" w:sz="4" w:space="0" w:color="auto"/>
              <w:bottom w:val="single" w:sz="4" w:space="0" w:color="auto"/>
              <w:right w:val="single" w:sz="4" w:space="0" w:color="auto"/>
            </w:tcBorders>
          </w:tcPr>
          <w:p w14:paraId="3AA692DF" w14:textId="1A2B0C81" w:rsidR="0090406C" w:rsidRPr="00EB74FF" w:rsidRDefault="006815B8" w:rsidP="00AE2DA9">
            <w:pPr>
              <w:spacing w:after="0"/>
              <w:rPr>
                <w:rFonts w:asciiTheme="minorHAnsi" w:hAnsiTheme="minorHAnsi" w:cstheme="minorHAnsi"/>
                <w:color w:val="000000"/>
                <w:lang w:val="en-GB" w:eastAsia="en-GB"/>
              </w:rPr>
            </w:pPr>
            <w:ins w:id="45" w:author="Mohamed Ramadan" w:date="2019-01-14T10:07:00Z">
              <w:r>
                <w:rPr>
                  <w:rFonts w:asciiTheme="minorHAnsi" w:hAnsiTheme="minorHAnsi" w:cstheme="minorHAnsi"/>
                  <w:color w:val="000000"/>
                  <w:lang w:val="en-GB" w:eastAsia="en-GB"/>
                </w:rPr>
                <w:t>20</w:t>
              </w:r>
            </w:ins>
          </w:p>
        </w:tc>
        <w:tc>
          <w:tcPr>
            <w:tcW w:w="3675" w:type="dxa"/>
            <w:tcBorders>
              <w:top w:val="nil"/>
              <w:left w:val="single" w:sz="4" w:space="0" w:color="auto"/>
              <w:bottom w:val="single" w:sz="4" w:space="0" w:color="auto"/>
              <w:right w:val="single" w:sz="4" w:space="0" w:color="auto"/>
            </w:tcBorders>
            <w:shd w:val="clear" w:color="auto" w:fill="auto"/>
            <w:noWrap/>
            <w:hideMark/>
          </w:tcPr>
          <w:p w14:paraId="235D36A7" w14:textId="77777777" w:rsidR="0090406C" w:rsidRPr="00EB74FF" w:rsidRDefault="0090406C" w:rsidP="00AE2DA9">
            <w:pPr>
              <w:spacing w:after="0"/>
              <w:rPr>
                <w:rFonts w:asciiTheme="minorHAnsi" w:hAnsiTheme="minorHAnsi" w:cstheme="minorHAnsi"/>
                <w:color w:val="000000"/>
                <w:rtl/>
                <w:lang w:val="en-GB" w:eastAsia="en-GB" w:bidi="ar-EG"/>
              </w:rPr>
            </w:pPr>
            <w:r w:rsidRPr="00EB74FF">
              <w:rPr>
                <w:rFonts w:asciiTheme="minorHAnsi" w:hAnsiTheme="minorHAnsi" w:cstheme="minorHAnsi"/>
                <w:color w:val="000000"/>
                <w:lang w:val="en-GB" w:eastAsia="en-GB"/>
              </w:rPr>
              <w:t>Inquired Party Code</w:t>
            </w:r>
          </w:p>
        </w:tc>
        <w:tc>
          <w:tcPr>
            <w:tcW w:w="3515" w:type="dxa"/>
            <w:tcBorders>
              <w:top w:val="nil"/>
              <w:left w:val="nil"/>
              <w:bottom w:val="single" w:sz="4" w:space="0" w:color="auto"/>
              <w:right w:val="single" w:sz="4" w:space="0" w:color="auto"/>
            </w:tcBorders>
            <w:shd w:val="clear" w:color="auto" w:fill="auto"/>
            <w:noWrap/>
          </w:tcPr>
          <w:p w14:paraId="4A065CA4"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Code to identify type of involved party</w:t>
            </w:r>
          </w:p>
        </w:tc>
        <w:tc>
          <w:tcPr>
            <w:tcW w:w="2787" w:type="dxa"/>
            <w:tcBorders>
              <w:top w:val="nil"/>
              <w:left w:val="nil"/>
              <w:bottom w:val="single" w:sz="4" w:space="0" w:color="auto"/>
              <w:right w:val="single" w:sz="4" w:space="0" w:color="auto"/>
            </w:tcBorders>
          </w:tcPr>
          <w:p w14:paraId="711CCD5A" w14:textId="77777777" w:rsidR="0090406C" w:rsidRPr="00EB74FF" w:rsidRDefault="0090406C" w:rsidP="00AE2DA9">
            <w:pPr>
              <w:spacing w:after="0"/>
              <w:rPr>
                <w:rFonts w:asciiTheme="minorHAnsi" w:hAnsiTheme="minorHAnsi" w:cstheme="minorHAnsi"/>
                <w:color w:val="000000"/>
                <w:lang w:val="en-GB" w:eastAsia="en-GB"/>
              </w:rPr>
            </w:pPr>
            <w:r w:rsidRPr="002C5CCD">
              <w:rPr>
                <w:rFonts w:asciiTheme="minorHAnsi" w:hAnsiTheme="minorHAnsi" w:cstheme="minorHAnsi"/>
                <w:color w:val="000000"/>
                <w:lang w:val="en-GB" w:eastAsia="en-GB"/>
              </w:rPr>
              <w:t>INQRD_PARTY_CD</w:t>
            </w:r>
          </w:p>
        </w:tc>
      </w:tr>
      <w:tr w:rsidR="0090406C" w:rsidRPr="00EB74FF" w14:paraId="02C28267" w14:textId="77777777" w:rsidTr="006815B8">
        <w:trPr>
          <w:trHeight w:val="64"/>
        </w:trPr>
        <w:tc>
          <w:tcPr>
            <w:tcW w:w="440" w:type="dxa"/>
            <w:tcBorders>
              <w:top w:val="single" w:sz="4" w:space="0" w:color="auto"/>
              <w:left w:val="single" w:sz="4" w:space="0" w:color="auto"/>
              <w:bottom w:val="single" w:sz="4" w:space="0" w:color="auto"/>
              <w:right w:val="single" w:sz="4" w:space="0" w:color="auto"/>
            </w:tcBorders>
          </w:tcPr>
          <w:p w14:paraId="658BA890" w14:textId="012D3168" w:rsidR="0090406C" w:rsidRPr="00EB74FF" w:rsidRDefault="006815B8" w:rsidP="00AE2DA9">
            <w:pPr>
              <w:spacing w:after="0"/>
              <w:rPr>
                <w:rFonts w:asciiTheme="minorHAnsi" w:hAnsiTheme="minorHAnsi" w:cstheme="minorHAnsi"/>
                <w:color w:val="000000"/>
                <w:lang w:val="en-GB" w:eastAsia="en-GB"/>
              </w:rPr>
            </w:pPr>
            <w:ins w:id="46" w:author="Mohamed Ramadan" w:date="2019-01-14T10:07:00Z">
              <w:r>
                <w:rPr>
                  <w:rFonts w:asciiTheme="minorHAnsi" w:hAnsiTheme="minorHAnsi" w:cstheme="minorHAnsi"/>
                  <w:color w:val="000000"/>
                  <w:lang w:val="en-GB" w:eastAsia="en-GB"/>
                </w:rPr>
                <w:t>21</w:t>
              </w:r>
            </w:ins>
          </w:p>
        </w:tc>
        <w:tc>
          <w:tcPr>
            <w:tcW w:w="3675" w:type="dxa"/>
            <w:tcBorders>
              <w:top w:val="single" w:sz="4" w:space="0" w:color="auto"/>
              <w:left w:val="single" w:sz="4" w:space="0" w:color="auto"/>
              <w:bottom w:val="single" w:sz="4" w:space="0" w:color="auto"/>
              <w:right w:val="single" w:sz="4" w:space="0" w:color="auto"/>
            </w:tcBorders>
            <w:shd w:val="clear" w:color="auto" w:fill="auto"/>
            <w:noWrap/>
            <w:hideMark/>
          </w:tcPr>
          <w:p w14:paraId="39CE81FE"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financial institution Codes</w:t>
            </w:r>
          </w:p>
        </w:tc>
        <w:tc>
          <w:tcPr>
            <w:tcW w:w="3515" w:type="dxa"/>
            <w:tcBorders>
              <w:top w:val="single" w:sz="4" w:space="0" w:color="auto"/>
              <w:left w:val="nil"/>
              <w:bottom w:val="single" w:sz="4" w:space="0" w:color="auto"/>
              <w:right w:val="single" w:sz="4" w:space="0" w:color="auto"/>
            </w:tcBorders>
            <w:shd w:val="clear" w:color="auto" w:fill="auto"/>
            <w:noWrap/>
            <w:hideMark/>
          </w:tcPr>
          <w:p w14:paraId="425DB368" w14:textId="1ED43BEB"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002B7F97">
              <w:rPr>
                <w:rFonts w:asciiTheme="minorHAnsi" w:hAnsiTheme="minorHAnsi" w:cstheme="minorHAnsi"/>
                <w:color w:val="000000"/>
                <w:lang w:val="en-GB" w:eastAsia="en-GB"/>
              </w:rPr>
              <w:t xml:space="preserve">Request </w:t>
            </w:r>
            <w:r w:rsidRPr="00EB74FF">
              <w:rPr>
                <w:rFonts w:asciiTheme="minorHAnsi" w:hAnsiTheme="minorHAnsi" w:cstheme="minorHAnsi"/>
                <w:color w:val="000000"/>
                <w:lang w:val="en-GB" w:eastAsia="en-GB"/>
              </w:rPr>
              <w:t>Financial Institution list of codes comma separated</w:t>
            </w:r>
          </w:p>
        </w:tc>
        <w:tc>
          <w:tcPr>
            <w:tcW w:w="2787" w:type="dxa"/>
            <w:tcBorders>
              <w:top w:val="single" w:sz="4" w:space="0" w:color="auto"/>
              <w:left w:val="nil"/>
              <w:bottom w:val="single" w:sz="4" w:space="0" w:color="auto"/>
              <w:right w:val="single" w:sz="4" w:space="0" w:color="auto"/>
            </w:tcBorders>
          </w:tcPr>
          <w:p w14:paraId="1FB87739" w14:textId="77777777" w:rsidR="0090406C" w:rsidRPr="00EB74FF" w:rsidRDefault="0090406C" w:rsidP="00AE2DA9">
            <w:pPr>
              <w:spacing w:after="0"/>
              <w:rPr>
                <w:rFonts w:asciiTheme="minorHAnsi" w:hAnsiTheme="minorHAnsi" w:cstheme="minorHAnsi"/>
                <w:color w:val="000000"/>
                <w:lang w:val="en-GB" w:eastAsia="en-GB"/>
              </w:rPr>
            </w:pPr>
            <w:r w:rsidRPr="002C5CCD">
              <w:rPr>
                <w:rFonts w:asciiTheme="minorHAnsi" w:hAnsiTheme="minorHAnsi" w:cstheme="minorHAnsi"/>
                <w:color w:val="000000"/>
                <w:lang w:val="en-GB" w:eastAsia="en-GB"/>
              </w:rPr>
              <w:t>FI_CODES</w:t>
            </w:r>
          </w:p>
        </w:tc>
      </w:tr>
      <w:tr w:rsidR="0090406C" w:rsidRPr="00EB74FF" w14:paraId="7F30357B" w14:textId="77777777" w:rsidTr="006815B8">
        <w:trPr>
          <w:trHeight w:val="255"/>
        </w:trPr>
        <w:tc>
          <w:tcPr>
            <w:tcW w:w="440" w:type="dxa"/>
            <w:tcBorders>
              <w:top w:val="single" w:sz="4" w:space="0" w:color="auto"/>
              <w:left w:val="single" w:sz="4" w:space="0" w:color="auto"/>
              <w:bottom w:val="single" w:sz="4" w:space="0" w:color="auto"/>
              <w:right w:val="single" w:sz="4" w:space="0" w:color="auto"/>
            </w:tcBorders>
          </w:tcPr>
          <w:p w14:paraId="7B1161D6" w14:textId="00DB93A4" w:rsidR="0090406C" w:rsidRPr="00EB74FF" w:rsidRDefault="006815B8" w:rsidP="00AE2DA9">
            <w:pPr>
              <w:spacing w:after="0"/>
              <w:rPr>
                <w:rFonts w:asciiTheme="minorHAnsi" w:hAnsiTheme="minorHAnsi" w:cstheme="minorHAnsi"/>
                <w:color w:val="000000"/>
                <w:lang w:val="en-GB" w:eastAsia="en-GB"/>
              </w:rPr>
            </w:pPr>
            <w:ins w:id="47" w:author="Mohamed Ramadan" w:date="2019-01-14T10:07:00Z">
              <w:r>
                <w:rPr>
                  <w:rFonts w:asciiTheme="minorHAnsi" w:hAnsiTheme="minorHAnsi" w:cstheme="minorHAnsi"/>
                  <w:color w:val="000000"/>
                  <w:lang w:val="en-GB" w:eastAsia="en-GB"/>
                </w:rPr>
                <w:t>22</w:t>
              </w:r>
            </w:ins>
          </w:p>
        </w:tc>
        <w:tc>
          <w:tcPr>
            <w:tcW w:w="3675" w:type="dxa"/>
            <w:tcBorders>
              <w:top w:val="single" w:sz="4" w:space="0" w:color="auto"/>
              <w:left w:val="single" w:sz="4" w:space="0" w:color="auto"/>
              <w:bottom w:val="single" w:sz="4" w:space="0" w:color="auto"/>
              <w:right w:val="single" w:sz="4" w:space="0" w:color="auto"/>
            </w:tcBorders>
            <w:shd w:val="clear" w:color="auto" w:fill="auto"/>
            <w:noWrap/>
          </w:tcPr>
          <w:p w14:paraId="64E34654"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Request Classification</w:t>
            </w:r>
          </w:p>
        </w:tc>
        <w:tc>
          <w:tcPr>
            <w:tcW w:w="3515" w:type="dxa"/>
            <w:tcBorders>
              <w:top w:val="single" w:sz="4" w:space="0" w:color="auto"/>
              <w:left w:val="nil"/>
              <w:bottom w:val="single" w:sz="4" w:space="0" w:color="auto"/>
              <w:right w:val="single" w:sz="4" w:space="0" w:color="auto"/>
            </w:tcBorders>
            <w:shd w:val="clear" w:color="auto" w:fill="auto"/>
            <w:noWrap/>
          </w:tcPr>
          <w:p w14:paraId="7E0DF188" w14:textId="77777777" w:rsidR="0090406C" w:rsidRPr="00EB74FF" w:rsidRDefault="0090406C" w:rsidP="00AE2DA9">
            <w:pPr>
              <w:spacing w:after="0"/>
              <w:rPr>
                <w:rFonts w:asciiTheme="minorHAnsi" w:hAnsiTheme="minorHAnsi" w:cstheme="minorHAnsi"/>
                <w:color w:val="000000"/>
                <w:lang w:eastAsia="en-GB"/>
              </w:rPr>
            </w:pPr>
            <w:r w:rsidRPr="00EB74FF">
              <w:rPr>
                <w:rFonts w:asciiTheme="minorHAnsi" w:hAnsiTheme="minorHAnsi" w:cstheme="minorHAnsi"/>
                <w:color w:val="000000"/>
                <w:lang w:eastAsia="en-GB"/>
              </w:rPr>
              <w:t>SAMA request classification for assignment of the request to a proper bank role.</w:t>
            </w:r>
          </w:p>
        </w:tc>
        <w:tc>
          <w:tcPr>
            <w:tcW w:w="2787" w:type="dxa"/>
            <w:tcBorders>
              <w:top w:val="single" w:sz="4" w:space="0" w:color="auto"/>
              <w:left w:val="nil"/>
              <w:bottom w:val="single" w:sz="4" w:space="0" w:color="auto"/>
              <w:right w:val="single" w:sz="4" w:space="0" w:color="auto"/>
            </w:tcBorders>
          </w:tcPr>
          <w:p w14:paraId="77F7F99F" w14:textId="77777777" w:rsidR="0090406C" w:rsidRPr="00EB74FF" w:rsidRDefault="0090406C" w:rsidP="00AE2DA9">
            <w:pPr>
              <w:spacing w:after="0"/>
              <w:rPr>
                <w:rFonts w:asciiTheme="minorHAnsi" w:hAnsiTheme="minorHAnsi" w:cstheme="minorHAnsi"/>
                <w:color w:val="000000"/>
                <w:lang w:eastAsia="en-GB"/>
              </w:rPr>
            </w:pPr>
            <w:r w:rsidRPr="002C5CCD">
              <w:rPr>
                <w:rFonts w:asciiTheme="minorHAnsi" w:hAnsiTheme="minorHAnsi" w:cstheme="minorHAnsi"/>
                <w:color w:val="000000"/>
                <w:lang w:eastAsia="en-GB"/>
              </w:rPr>
              <w:t>REQST_CLASF</w:t>
            </w:r>
          </w:p>
        </w:tc>
      </w:tr>
      <w:tr w:rsidR="0090406C" w:rsidRPr="00EB74FF" w14:paraId="51DE8376" w14:textId="77777777" w:rsidTr="006815B8">
        <w:trPr>
          <w:trHeight w:val="255"/>
        </w:trPr>
        <w:tc>
          <w:tcPr>
            <w:tcW w:w="440" w:type="dxa"/>
            <w:tcBorders>
              <w:top w:val="single" w:sz="4" w:space="0" w:color="auto"/>
              <w:left w:val="single" w:sz="4" w:space="0" w:color="auto"/>
              <w:bottom w:val="single" w:sz="4" w:space="0" w:color="auto"/>
              <w:right w:val="single" w:sz="4" w:space="0" w:color="auto"/>
            </w:tcBorders>
          </w:tcPr>
          <w:p w14:paraId="77809F19" w14:textId="764792CA" w:rsidR="0090406C" w:rsidRPr="00EB74FF" w:rsidRDefault="006815B8" w:rsidP="00AE2DA9">
            <w:pPr>
              <w:spacing w:after="0"/>
              <w:rPr>
                <w:rFonts w:asciiTheme="minorHAnsi" w:hAnsiTheme="minorHAnsi" w:cstheme="minorHAnsi"/>
                <w:color w:val="000000"/>
                <w:lang w:val="en-GB" w:eastAsia="en-GB"/>
              </w:rPr>
            </w:pPr>
            <w:ins w:id="48" w:author="Mohamed Ramadan" w:date="2019-01-14T10:07:00Z">
              <w:r>
                <w:rPr>
                  <w:rFonts w:asciiTheme="minorHAnsi" w:hAnsiTheme="minorHAnsi" w:cstheme="minorHAnsi"/>
                  <w:color w:val="000000"/>
                  <w:lang w:val="en-GB" w:eastAsia="en-GB"/>
                </w:rPr>
                <w:t>23</w:t>
              </w:r>
            </w:ins>
          </w:p>
        </w:tc>
        <w:tc>
          <w:tcPr>
            <w:tcW w:w="3675" w:type="dxa"/>
            <w:tcBorders>
              <w:top w:val="single" w:sz="4" w:space="0" w:color="auto"/>
              <w:left w:val="single" w:sz="4" w:space="0" w:color="auto"/>
              <w:bottom w:val="single" w:sz="4" w:space="0" w:color="auto"/>
              <w:right w:val="single" w:sz="4" w:space="0" w:color="auto"/>
            </w:tcBorders>
            <w:shd w:val="clear" w:color="auto" w:fill="auto"/>
            <w:noWrap/>
          </w:tcPr>
          <w:p w14:paraId="1C64862F" w14:textId="77777777" w:rsidR="0090406C" w:rsidRPr="00EB74FF"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Request mode</w:t>
            </w:r>
          </w:p>
        </w:tc>
        <w:tc>
          <w:tcPr>
            <w:tcW w:w="3515" w:type="dxa"/>
            <w:tcBorders>
              <w:top w:val="single" w:sz="4" w:space="0" w:color="auto"/>
              <w:left w:val="nil"/>
              <w:bottom w:val="single" w:sz="4" w:space="0" w:color="auto"/>
              <w:right w:val="single" w:sz="4" w:space="0" w:color="auto"/>
            </w:tcBorders>
            <w:shd w:val="clear" w:color="auto" w:fill="auto"/>
            <w:noWrap/>
          </w:tcPr>
          <w:p w14:paraId="577C758A" w14:textId="77777777" w:rsidR="0090406C" w:rsidRPr="00EB74FF" w:rsidRDefault="0090406C" w:rsidP="00AE2DA9">
            <w:pPr>
              <w:spacing w:after="0"/>
              <w:rPr>
                <w:rFonts w:asciiTheme="minorHAnsi" w:hAnsiTheme="minorHAnsi" w:cstheme="minorHAnsi"/>
                <w:color w:val="000000"/>
                <w:lang w:eastAsia="en-GB"/>
              </w:rPr>
            </w:pPr>
            <w:r>
              <w:rPr>
                <w:rFonts w:asciiTheme="minorHAnsi" w:hAnsiTheme="minorHAnsi" w:cstheme="minorHAnsi"/>
                <w:color w:val="000000"/>
                <w:lang w:val="en-GB" w:eastAsia="en-GB"/>
              </w:rPr>
              <w:t>Request mode</w:t>
            </w:r>
          </w:p>
        </w:tc>
        <w:tc>
          <w:tcPr>
            <w:tcW w:w="2787" w:type="dxa"/>
            <w:tcBorders>
              <w:top w:val="single" w:sz="4" w:space="0" w:color="auto"/>
              <w:left w:val="nil"/>
              <w:bottom w:val="single" w:sz="4" w:space="0" w:color="auto"/>
              <w:right w:val="single" w:sz="4" w:space="0" w:color="auto"/>
            </w:tcBorders>
          </w:tcPr>
          <w:p w14:paraId="5CB61F60" w14:textId="77777777" w:rsidR="0090406C" w:rsidRPr="002C5CCD" w:rsidRDefault="0090406C" w:rsidP="00AE2DA9">
            <w:pPr>
              <w:spacing w:after="0"/>
              <w:rPr>
                <w:rFonts w:asciiTheme="minorHAnsi" w:hAnsiTheme="minorHAnsi" w:cstheme="minorHAnsi"/>
                <w:color w:val="000000"/>
                <w:lang w:eastAsia="en-GB"/>
              </w:rPr>
            </w:pPr>
            <w:r w:rsidRPr="00D27291">
              <w:rPr>
                <w:rFonts w:asciiTheme="minorHAnsi" w:hAnsiTheme="minorHAnsi" w:cstheme="minorHAnsi"/>
                <w:color w:val="000000"/>
                <w:lang w:eastAsia="en-GB"/>
              </w:rPr>
              <w:t>REQST_MOD</w:t>
            </w:r>
          </w:p>
        </w:tc>
      </w:tr>
      <w:tr w:rsidR="0090406C" w:rsidRPr="00EB74FF" w14:paraId="777DA6BE" w14:textId="77777777" w:rsidTr="006815B8">
        <w:trPr>
          <w:trHeight w:val="255"/>
        </w:trPr>
        <w:tc>
          <w:tcPr>
            <w:tcW w:w="440" w:type="dxa"/>
            <w:tcBorders>
              <w:top w:val="single" w:sz="4" w:space="0" w:color="auto"/>
              <w:left w:val="single" w:sz="4" w:space="0" w:color="auto"/>
              <w:bottom w:val="single" w:sz="4" w:space="0" w:color="auto"/>
              <w:right w:val="single" w:sz="4" w:space="0" w:color="auto"/>
            </w:tcBorders>
          </w:tcPr>
          <w:p w14:paraId="60661AAF" w14:textId="528AE97F" w:rsidR="0090406C" w:rsidRPr="00EB74FF" w:rsidRDefault="006815B8" w:rsidP="00AE2DA9">
            <w:pPr>
              <w:spacing w:after="0"/>
              <w:rPr>
                <w:rFonts w:asciiTheme="minorHAnsi" w:hAnsiTheme="minorHAnsi" w:cstheme="minorHAnsi"/>
                <w:color w:val="000000"/>
                <w:lang w:val="en-GB" w:eastAsia="en-GB"/>
              </w:rPr>
            </w:pPr>
            <w:ins w:id="49" w:author="Mohamed Ramadan" w:date="2019-01-14T10:07:00Z">
              <w:r>
                <w:rPr>
                  <w:rFonts w:asciiTheme="minorHAnsi" w:hAnsiTheme="minorHAnsi" w:cstheme="minorHAnsi"/>
                  <w:color w:val="000000"/>
                  <w:lang w:val="en-GB" w:eastAsia="en-GB"/>
                </w:rPr>
                <w:t>24</w:t>
              </w:r>
            </w:ins>
          </w:p>
        </w:tc>
        <w:tc>
          <w:tcPr>
            <w:tcW w:w="3675" w:type="dxa"/>
            <w:tcBorders>
              <w:top w:val="single" w:sz="4" w:space="0" w:color="auto"/>
              <w:left w:val="single" w:sz="4" w:space="0" w:color="auto"/>
              <w:bottom w:val="single" w:sz="4" w:space="0" w:color="auto"/>
              <w:right w:val="single" w:sz="4" w:space="0" w:color="auto"/>
            </w:tcBorders>
            <w:shd w:val="clear" w:color="auto" w:fill="auto"/>
            <w:noWrap/>
          </w:tcPr>
          <w:p w14:paraId="481A9D17" w14:textId="77777777" w:rsidR="0090406C"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eastAsia="en-GB"/>
              </w:rPr>
              <w:t>Process Type Code</w:t>
            </w:r>
          </w:p>
        </w:tc>
        <w:tc>
          <w:tcPr>
            <w:tcW w:w="3515" w:type="dxa"/>
            <w:tcBorders>
              <w:top w:val="single" w:sz="4" w:space="0" w:color="auto"/>
              <w:left w:val="nil"/>
              <w:bottom w:val="single" w:sz="4" w:space="0" w:color="auto"/>
              <w:right w:val="single" w:sz="4" w:space="0" w:color="auto"/>
            </w:tcBorders>
            <w:shd w:val="clear" w:color="auto" w:fill="auto"/>
            <w:noWrap/>
          </w:tcPr>
          <w:p w14:paraId="40095C50" w14:textId="77777777" w:rsidR="0090406C" w:rsidRPr="00393C9A" w:rsidRDefault="0090406C" w:rsidP="00AE2DA9">
            <w:pPr>
              <w:spacing w:after="0"/>
              <w:rPr>
                <w:rFonts w:asciiTheme="minorHAnsi" w:hAnsiTheme="minorHAnsi" w:cstheme="minorHAnsi"/>
                <w:color w:val="000000"/>
                <w:lang w:eastAsia="en-GB"/>
              </w:rPr>
            </w:pPr>
            <w:r>
              <w:rPr>
                <w:rFonts w:asciiTheme="minorHAnsi" w:hAnsiTheme="minorHAnsi" w:cstheme="minorHAnsi"/>
                <w:color w:val="000000"/>
                <w:lang w:eastAsia="en-GB"/>
              </w:rPr>
              <w:t>Process Type Code</w:t>
            </w:r>
          </w:p>
        </w:tc>
        <w:tc>
          <w:tcPr>
            <w:tcW w:w="2787" w:type="dxa"/>
            <w:tcBorders>
              <w:top w:val="single" w:sz="4" w:space="0" w:color="auto"/>
              <w:left w:val="nil"/>
              <w:bottom w:val="single" w:sz="4" w:space="0" w:color="auto"/>
              <w:right w:val="single" w:sz="4" w:space="0" w:color="auto"/>
            </w:tcBorders>
          </w:tcPr>
          <w:p w14:paraId="4227448D" w14:textId="77777777" w:rsidR="0090406C" w:rsidRPr="00412BCF" w:rsidRDefault="0090406C" w:rsidP="00AE2DA9">
            <w:pPr>
              <w:spacing w:after="0"/>
              <w:rPr>
                <w:rFonts w:asciiTheme="minorHAnsi" w:hAnsiTheme="minorHAnsi" w:cstheme="minorHAnsi"/>
                <w:color w:val="000000"/>
                <w:lang w:val="en-GB" w:eastAsia="en-GB"/>
              </w:rPr>
            </w:pPr>
            <w:r w:rsidRPr="00412BCF">
              <w:rPr>
                <w:rFonts w:asciiTheme="minorHAnsi" w:hAnsiTheme="minorHAnsi" w:cstheme="minorHAnsi"/>
                <w:color w:val="000000"/>
                <w:lang w:val="en-GB" w:eastAsia="en-GB"/>
              </w:rPr>
              <w:t>PROCESS_TYPE_CD</w:t>
            </w:r>
          </w:p>
        </w:tc>
      </w:tr>
      <w:tr w:rsidR="0090406C" w:rsidRPr="00EB74FF" w14:paraId="751C147A" w14:textId="77777777" w:rsidTr="006815B8">
        <w:tblPrEx>
          <w:tblW w:w="10417" w:type="dxa"/>
          <w:tblInd w:w="-342" w:type="dxa"/>
          <w:tblPrExChange w:id="50" w:author="Mohamed Ramadan" w:date="2019-01-14T10:15:00Z">
            <w:tblPrEx>
              <w:tblW w:w="10417" w:type="dxa"/>
              <w:tblInd w:w="-342" w:type="dxa"/>
            </w:tblPrEx>
          </w:tblPrExChange>
        </w:tblPrEx>
        <w:trPr>
          <w:trHeight w:val="255"/>
          <w:trPrChange w:id="51" w:author="Mohamed Ramadan" w:date="2019-01-14T10:15:00Z">
            <w:trPr>
              <w:gridBefore w:val="2"/>
              <w:trHeight w:val="255"/>
            </w:trPr>
          </w:trPrChange>
        </w:trPr>
        <w:tc>
          <w:tcPr>
            <w:tcW w:w="440" w:type="dxa"/>
            <w:tcBorders>
              <w:top w:val="nil"/>
              <w:left w:val="single" w:sz="4" w:space="0" w:color="auto"/>
              <w:bottom w:val="single" w:sz="4" w:space="0" w:color="auto"/>
              <w:right w:val="single" w:sz="4" w:space="0" w:color="auto"/>
            </w:tcBorders>
            <w:tcPrChange w:id="52" w:author="Mohamed Ramadan" w:date="2019-01-14T10:15:00Z">
              <w:tcPr>
                <w:tcW w:w="222" w:type="dxa"/>
                <w:tcBorders>
                  <w:top w:val="nil"/>
                  <w:left w:val="single" w:sz="4" w:space="0" w:color="auto"/>
                  <w:bottom w:val="single" w:sz="4" w:space="0" w:color="auto"/>
                  <w:right w:val="single" w:sz="4" w:space="0" w:color="auto"/>
                </w:tcBorders>
              </w:tcPr>
            </w:tcPrChange>
          </w:tcPr>
          <w:p w14:paraId="2A72B8D7" w14:textId="6767FDCA" w:rsidR="0090406C" w:rsidRPr="00EB74FF" w:rsidRDefault="006815B8" w:rsidP="00AE2DA9">
            <w:pPr>
              <w:spacing w:after="0"/>
              <w:rPr>
                <w:rFonts w:asciiTheme="minorHAnsi" w:hAnsiTheme="minorHAnsi" w:cstheme="minorHAnsi"/>
                <w:color w:val="000000"/>
                <w:lang w:val="en-GB" w:eastAsia="en-GB"/>
              </w:rPr>
            </w:pPr>
            <w:ins w:id="53" w:author="Mohamed Ramadan" w:date="2019-01-14T10:07:00Z">
              <w:r>
                <w:rPr>
                  <w:rFonts w:asciiTheme="minorHAnsi" w:hAnsiTheme="minorHAnsi" w:cstheme="minorHAnsi"/>
                  <w:color w:val="000000"/>
                  <w:lang w:val="en-GB" w:eastAsia="en-GB"/>
                </w:rPr>
                <w:t>25</w:t>
              </w:r>
            </w:ins>
          </w:p>
        </w:tc>
        <w:tc>
          <w:tcPr>
            <w:tcW w:w="3675" w:type="dxa"/>
            <w:tcBorders>
              <w:top w:val="nil"/>
              <w:left w:val="single" w:sz="4" w:space="0" w:color="auto"/>
              <w:bottom w:val="single" w:sz="4" w:space="0" w:color="auto"/>
              <w:right w:val="single" w:sz="4" w:space="0" w:color="auto"/>
            </w:tcBorders>
            <w:shd w:val="clear" w:color="auto" w:fill="auto"/>
            <w:noWrap/>
            <w:tcPrChange w:id="54" w:author="Mohamed Ramadan" w:date="2019-01-14T10:15:00Z">
              <w:tcPr>
                <w:tcW w:w="3675" w:type="dxa"/>
                <w:gridSpan w:val="2"/>
                <w:tcBorders>
                  <w:top w:val="nil"/>
                  <w:left w:val="single" w:sz="4" w:space="0" w:color="auto"/>
                  <w:bottom w:val="single" w:sz="4" w:space="0" w:color="auto"/>
                  <w:right w:val="single" w:sz="4" w:space="0" w:color="auto"/>
                </w:tcBorders>
                <w:shd w:val="clear" w:color="auto" w:fill="auto"/>
                <w:noWrap/>
              </w:tcPr>
            </w:tcPrChange>
          </w:tcPr>
          <w:p w14:paraId="0E29E6A7"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Current Request Status Code</w:t>
            </w:r>
          </w:p>
        </w:tc>
        <w:tc>
          <w:tcPr>
            <w:tcW w:w="3515" w:type="dxa"/>
            <w:tcBorders>
              <w:top w:val="nil"/>
              <w:left w:val="nil"/>
              <w:bottom w:val="single" w:sz="4" w:space="0" w:color="auto"/>
              <w:right w:val="single" w:sz="4" w:space="0" w:color="auto"/>
            </w:tcBorders>
            <w:shd w:val="clear" w:color="auto" w:fill="auto"/>
            <w:noWrap/>
            <w:tcPrChange w:id="55" w:author="Mohamed Ramadan" w:date="2019-01-14T10:15:00Z">
              <w:tcPr>
                <w:tcW w:w="3515" w:type="dxa"/>
                <w:gridSpan w:val="2"/>
                <w:tcBorders>
                  <w:top w:val="nil"/>
                  <w:left w:val="nil"/>
                  <w:bottom w:val="single" w:sz="4" w:space="0" w:color="auto"/>
                  <w:right w:val="single" w:sz="4" w:space="0" w:color="auto"/>
                </w:tcBorders>
                <w:shd w:val="clear" w:color="auto" w:fill="auto"/>
                <w:noWrap/>
              </w:tcPr>
            </w:tcPrChange>
          </w:tcPr>
          <w:p w14:paraId="78824046"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 Request </w:t>
            </w:r>
            <w:r w:rsidRPr="00EB74FF">
              <w:rPr>
                <w:rFonts w:asciiTheme="minorHAnsi" w:hAnsiTheme="minorHAnsi" w:cstheme="minorHAnsi"/>
              </w:rPr>
              <w:t>status</w:t>
            </w:r>
          </w:p>
        </w:tc>
        <w:tc>
          <w:tcPr>
            <w:tcW w:w="2787" w:type="dxa"/>
            <w:tcBorders>
              <w:top w:val="nil"/>
              <w:left w:val="nil"/>
              <w:bottom w:val="single" w:sz="4" w:space="0" w:color="auto"/>
              <w:right w:val="single" w:sz="4" w:space="0" w:color="auto"/>
            </w:tcBorders>
            <w:tcPrChange w:id="56" w:author="Mohamed Ramadan" w:date="2019-01-14T10:15:00Z">
              <w:tcPr>
                <w:tcW w:w="3005" w:type="dxa"/>
                <w:gridSpan w:val="2"/>
                <w:tcBorders>
                  <w:top w:val="nil"/>
                  <w:left w:val="nil"/>
                  <w:bottom w:val="single" w:sz="4" w:space="0" w:color="auto"/>
                  <w:right w:val="single" w:sz="4" w:space="0" w:color="auto"/>
                </w:tcBorders>
              </w:tcPr>
            </w:tcPrChange>
          </w:tcPr>
          <w:p w14:paraId="37E8B2B1" w14:textId="77777777" w:rsidR="0090406C" w:rsidRPr="00EB74FF" w:rsidRDefault="0090406C" w:rsidP="00AE2DA9">
            <w:pPr>
              <w:spacing w:after="0"/>
              <w:rPr>
                <w:rFonts w:asciiTheme="minorHAnsi" w:hAnsiTheme="minorHAnsi" w:cstheme="minorHAnsi"/>
                <w:color w:val="000000"/>
                <w:lang w:val="en-GB" w:eastAsia="en-GB"/>
              </w:rPr>
            </w:pPr>
            <w:r w:rsidRPr="002C5CCD">
              <w:rPr>
                <w:rFonts w:asciiTheme="minorHAnsi" w:hAnsiTheme="minorHAnsi" w:cstheme="minorHAnsi"/>
                <w:color w:val="000000"/>
                <w:lang w:val="en-GB" w:eastAsia="en-GB"/>
              </w:rPr>
              <w:t>CURR_REQST_STATUS_CD</w:t>
            </w:r>
          </w:p>
        </w:tc>
      </w:tr>
      <w:tr w:rsidR="006815B8" w:rsidRPr="00EB74FF" w14:paraId="5CE761AA" w14:textId="77777777" w:rsidTr="006815B8">
        <w:tblPrEx>
          <w:tblW w:w="10417" w:type="dxa"/>
          <w:tblInd w:w="-342" w:type="dxa"/>
          <w:tblPrExChange w:id="57" w:author="Mohamed Ramadan" w:date="2019-01-14T10:15:00Z">
            <w:tblPrEx>
              <w:tblW w:w="10417" w:type="dxa"/>
              <w:tblInd w:w="-342" w:type="dxa"/>
            </w:tblPrEx>
          </w:tblPrExChange>
        </w:tblPrEx>
        <w:trPr>
          <w:trHeight w:val="255"/>
          <w:ins w:id="58" w:author="Mohamed Ramadan" w:date="2019-01-14T10:15:00Z"/>
          <w:trPrChange w:id="59" w:author="Mohamed Ramadan" w:date="2019-01-14T10:15:00Z">
            <w:trPr>
              <w:gridBefore w:val="2"/>
              <w:trHeight w:val="255"/>
            </w:trPr>
          </w:trPrChange>
        </w:trPr>
        <w:tc>
          <w:tcPr>
            <w:tcW w:w="440" w:type="dxa"/>
            <w:tcBorders>
              <w:top w:val="single" w:sz="4" w:space="0" w:color="auto"/>
              <w:left w:val="single" w:sz="4" w:space="0" w:color="auto"/>
              <w:bottom w:val="single" w:sz="4" w:space="0" w:color="auto"/>
              <w:right w:val="single" w:sz="4" w:space="0" w:color="auto"/>
            </w:tcBorders>
            <w:tcPrChange w:id="60" w:author="Mohamed Ramadan" w:date="2019-01-14T10:15:00Z">
              <w:tcPr>
                <w:tcW w:w="222" w:type="dxa"/>
                <w:tcBorders>
                  <w:top w:val="nil"/>
                  <w:left w:val="single" w:sz="4" w:space="0" w:color="auto"/>
                  <w:bottom w:val="single" w:sz="4" w:space="0" w:color="auto"/>
                  <w:right w:val="single" w:sz="4" w:space="0" w:color="auto"/>
                </w:tcBorders>
              </w:tcPr>
            </w:tcPrChange>
          </w:tcPr>
          <w:p w14:paraId="582E144C" w14:textId="09DCA94F" w:rsidR="006815B8" w:rsidRDefault="006815B8" w:rsidP="006815B8">
            <w:pPr>
              <w:spacing w:after="0"/>
              <w:rPr>
                <w:ins w:id="61" w:author="Mohamed Ramadan" w:date="2019-01-14T10:15:00Z"/>
                <w:rFonts w:asciiTheme="minorHAnsi" w:hAnsiTheme="minorHAnsi" w:cstheme="minorHAnsi"/>
                <w:color w:val="000000"/>
                <w:lang w:val="en-GB" w:eastAsia="en-GB"/>
              </w:rPr>
            </w:pPr>
            <w:ins w:id="62" w:author="Mohamed Ramadan" w:date="2019-01-14T10:15:00Z">
              <w:r>
                <w:rPr>
                  <w:rFonts w:asciiTheme="minorHAnsi" w:hAnsiTheme="minorHAnsi" w:cstheme="minorHAnsi"/>
                  <w:color w:val="000000"/>
                  <w:lang w:val="en-GB" w:eastAsia="en-GB"/>
                </w:rPr>
                <w:t>26</w:t>
              </w:r>
            </w:ins>
          </w:p>
        </w:tc>
        <w:tc>
          <w:tcPr>
            <w:tcW w:w="3675" w:type="dxa"/>
            <w:tcBorders>
              <w:top w:val="single" w:sz="4" w:space="0" w:color="auto"/>
              <w:left w:val="single" w:sz="4" w:space="0" w:color="auto"/>
              <w:bottom w:val="single" w:sz="4" w:space="0" w:color="auto"/>
              <w:right w:val="single" w:sz="4" w:space="0" w:color="auto"/>
            </w:tcBorders>
            <w:shd w:val="clear" w:color="auto" w:fill="auto"/>
            <w:noWrap/>
            <w:tcPrChange w:id="63" w:author="Mohamed Ramadan" w:date="2019-01-14T10:15:00Z">
              <w:tcPr>
                <w:tcW w:w="3675" w:type="dxa"/>
                <w:gridSpan w:val="2"/>
                <w:tcBorders>
                  <w:top w:val="nil"/>
                  <w:left w:val="single" w:sz="4" w:space="0" w:color="auto"/>
                  <w:bottom w:val="single" w:sz="4" w:space="0" w:color="auto"/>
                  <w:right w:val="single" w:sz="4" w:space="0" w:color="auto"/>
                </w:tcBorders>
                <w:shd w:val="clear" w:color="auto" w:fill="auto"/>
                <w:noWrap/>
              </w:tcPr>
            </w:tcPrChange>
          </w:tcPr>
          <w:p w14:paraId="7ACD95C0" w14:textId="04F430FC" w:rsidR="006815B8" w:rsidRPr="00EB74FF" w:rsidRDefault="00841725" w:rsidP="006815B8">
            <w:pPr>
              <w:spacing w:after="0"/>
              <w:rPr>
                <w:ins w:id="64" w:author="Mohamed Ramadan" w:date="2019-01-14T10:15:00Z"/>
                <w:rFonts w:asciiTheme="minorHAnsi" w:hAnsiTheme="minorHAnsi" w:cstheme="minorHAnsi"/>
                <w:color w:val="000000"/>
                <w:lang w:val="en-GB" w:eastAsia="en-GB"/>
              </w:rPr>
            </w:pPr>
            <w:ins w:id="65" w:author="Mohamed Ramadan" w:date="2019-01-14T10:16:00Z">
              <w:r>
                <w:rPr>
                  <w:rFonts w:asciiTheme="minorHAnsi" w:hAnsiTheme="minorHAnsi" w:cstheme="minorHAnsi"/>
                  <w:color w:val="000000"/>
                  <w:lang w:val="en-GB" w:eastAsia="en-GB"/>
                </w:rPr>
                <w:t>Over</w:t>
              </w:r>
            </w:ins>
            <w:r w:rsidR="00C26B4F">
              <w:rPr>
                <w:rFonts w:asciiTheme="minorHAnsi" w:hAnsiTheme="minorHAnsi" w:cstheme="minorHAnsi"/>
                <w:color w:val="000000"/>
                <w:lang w:val="en-GB" w:eastAsia="en-GB"/>
              </w:rPr>
              <w:t>ride</w:t>
            </w:r>
            <w:ins w:id="66" w:author="Mohamed Ramadan" w:date="2019-01-14T10:18:00Z">
              <w:r>
                <w:rPr>
                  <w:rFonts w:asciiTheme="minorHAnsi" w:hAnsiTheme="minorHAnsi" w:cstheme="minorHAnsi"/>
                  <w:color w:val="000000"/>
                  <w:lang w:val="en-GB" w:eastAsia="en-GB"/>
                </w:rPr>
                <w:t xml:space="preserve"> Message identification</w:t>
              </w:r>
            </w:ins>
          </w:p>
        </w:tc>
        <w:tc>
          <w:tcPr>
            <w:tcW w:w="3515" w:type="dxa"/>
            <w:tcBorders>
              <w:top w:val="single" w:sz="4" w:space="0" w:color="auto"/>
              <w:left w:val="nil"/>
              <w:bottom w:val="single" w:sz="4" w:space="0" w:color="auto"/>
              <w:right w:val="single" w:sz="4" w:space="0" w:color="auto"/>
            </w:tcBorders>
            <w:shd w:val="clear" w:color="auto" w:fill="auto"/>
            <w:noWrap/>
            <w:tcPrChange w:id="67" w:author="Mohamed Ramadan" w:date="2019-01-14T10:15:00Z">
              <w:tcPr>
                <w:tcW w:w="3515" w:type="dxa"/>
                <w:gridSpan w:val="2"/>
                <w:tcBorders>
                  <w:top w:val="nil"/>
                  <w:left w:val="nil"/>
                  <w:bottom w:val="single" w:sz="4" w:space="0" w:color="auto"/>
                  <w:right w:val="single" w:sz="4" w:space="0" w:color="auto"/>
                </w:tcBorders>
                <w:shd w:val="clear" w:color="auto" w:fill="auto"/>
                <w:noWrap/>
              </w:tcPr>
            </w:tcPrChange>
          </w:tcPr>
          <w:p w14:paraId="3BF6E767" w14:textId="0D82450C" w:rsidR="006815B8" w:rsidRPr="00EB74FF" w:rsidRDefault="00841725" w:rsidP="00C26B4F">
            <w:pPr>
              <w:spacing w:after="0"/>
              <w:rPr>
                <w:ins w:id="68" w:author="Mohamed Ramadan" w:date="2019-01-14T10:15:00Z"/>
                <w:rFonts w:asciiTheme="minorHAnsi" w:hAnsiTheme="minorHAnsi" w:cstheme="minorHAnsi"/>
                <w:color w:val="000000"/>
                <w:lang w:val="en-GB" w:eastAsia="en-GB"/>
              </w:rPr>
            </w:pPr>
            <w:ins w:id="69" w:author="Mohamed Ramadan" w:date="2019-01-14T10:18:00Z">
              <w:r>
                <w:rPr>
                  <w:rFonts w:asciiTheme="minorHAnsi" w:hAnsiTheme="minorHAnsi" w:cstheme="minorHAnsi"/>
                  <w:color w:val="000000"/>
                  <w:lang w:val="en-GB" w:eastAsia="en-GB"/>
                </w:rPr>
                <w:t>Ove</w:t>
              </w:r>
            </w:ins>
            <w:r w:rsidR="00C26B4F">
              <w:rPr>
                <w:rFonts w:asciiTheme="minorHAnsi" w:hAnsiTheme="minorHAnsi" w:cstheme="minorHAnsi"/>
                <w:color w:val="000000"/>
                <w:lang w:val="en-GB" w:eastAsia="en-GB"/>
              </w:rPr>
              <w:t>rride</w:t>
            </w:r>
            <w:ins w:id="70" w:author="Mohamed Ramadan" w:date="2019-01-14T10:18:00Z">
              <w:r>
                <w:rPr>
                  <w:rFonts w:asciiTheme="minorHAnsi" w:hAnsiTheme="minorHAnsi" w:cstheme="minorHAnsi"/>
                  <w:color w:val="000000"/>
                  <w:lang w:val="en-GB" w:eastAsia="en-GB"/>
                </w:rPr>
                <w:t xml:space="preserve"> Message Identification</w:t>
              </w:r>
            </w:ins>
          </w:p>
        </w:tc>
        <w:tc>
          <w:tcPr>
            <w:tcW w:w="2787" w:type="dxa"/>
            <w:tcBorders>
              <w:top w:val="single" w:sz="4" w:space="0" w:color="auto"/>
              <w:left w:val="nil"/>
              <w:bottom w:val="single" w:sz="4" w:space="0" w:color="auto"/>
              <w:right w:val="single" w:sz="4" w:space="0" w:color="auto"/>
            </w:tcBorders>
            <w:vAlign w:val="center"/>
            <w:tcPrChange w:id="71" w:author="Mohamed Ramadan" w:date="2019-01-14T10:15:00Z">
              <w:tcPr>
                <w:tcW w:w="3005" w:type="dxa"/>
                <w:gridSpan w:val="2"/>
                <w:tcBorders>
                  <w:top w:val="nil"/>
                  <w:left w:val="nil"/>
                  <w:bottom w:val="single" w:sz="4" w:space="0" w:color="auto"/>
                  <w:right w:val="single" w:sz="4" w:space="0" w:color="auto"/>
                </w:tcBorders>
              </w:tcPr>
            </w:tcPrChange>
          </w:tcPr>
          <w:p w14:paraId="0A182F9D" w14:textId="6C9FE809" w:rsidR="006815B8" w:rsidRPr="002C5CCD" w:rsidRDefault="006815B8" w:rsidP="006815B8">
            <w:pPr>
              <w:spacing w:after="0"/>
              <w:rPr>
                <w:ins w:id="72" w:author="Mohamed Ramadan" w:date="2019-01-14T10:15:00Z"/>
                <w:rFonts w:asciiTheme="minorHAnsi" w:hAnsiTheme="minorHAnsi" w:cstheme="minorHAnsi"/>
                <w:color w:val="000000"/>
                <w:lang w:val="en-GB" w:eastAsia="en-GB"/>
              </w:rPr>
            </w:pPr>
            <w:ins w:id="73" w:author="Mohamed Ramadan" w:date="2019-01-14T10:15:00Z">
              <w:r>
                <w:rPr>
                  <w:rFonts w:ascii="Calibri" w:hAnsi="Calibri" w:cs="Calibri"/>
                  <w:color w:val="000000"/>
                </w:rPr>
                <w:t>OVRD_MUID</w:t>
              </w:r>
            </w:ins>
          </w:p>
        </w:tc>
      </w:tr>
      <w:tr w:rsidR="006815B8" w:rsidRPr="00EB74FF" w14:paraId="41E9391D" w14:textId="77777777" w:rsidTr="006815B8">
        <w:tblPrEx>
          <w:tblW w:w="10417" w:type="dxa"/>
          <w:tblInd w:w="-342" w:type="dxa"/>
          <w:tblPrExChange w:id="74" w:author="Mohamed Ramadan" w:date="2019-01-14T10:15:00Z">
            <w:tblPrEx>
              <w:tblW w:w="10417" w:type="dxa"/>
              <w:tblInd w:w="-342" w:type="dxa"/>
            </w:tblPrEx>
          </w:tblPrExChange>
        </w:tblPrEx>
        <w:trPr>
          <w:trHeight w:val="255"/>
          <w:ins w:id="75" w:author="Mohamed Ramadan" w:date="2019-01-14T10:15:00Z"/>
          <w:trPrChange w:id="76" w:author="Mohamed Ramadan" w:date="2019-01-14T10:15:00Z">
            <w:trPr>
              <w:gridBefore w:val="2"/>
              <w:trHeight w:val="255"/>
            </w:trPr>
          </w:trPrChange>
        </w:trPr>
        <w:tc>
          <w:tcPr>
            <w:tcW w:w="440" w:type="dxa"/>
            <w:tcBorders>
              <w:top w:val="single" w:sz="4" w:space="0" w:color="auto"/>
              <w:left w:val="single" w:sz="4" w:space="0" w:color="auto"/>
              <w:bottom w:val="single" w:sz="4" w:space="0" w:color="auto"/>
              <w:right w:val="single" w:sz="4" w:space="0" w:color="auto"/>
            </w:tcBorders>
            <w:tcPrChange w:id="77" w:author="Mohamed Ramadan" w:date="2019-01-14T10:15:00Z">
              <w:tcPr>
                <w:tcW w:w="222" w:type="dxa"/>
                <w:tcBorders>
                  <w:top w:val="nil"/>
                  <w:left w:val="single" w:sz="4" w:space="0" w:color="auto"/>
                  <w:bottom w:val="single" w:sz="4" w:space="0" w:color="auto"/>
                  <w:right w:val="single" w:sz="4" w:space="0" w:color="auto"/>
                </w:tcBorders>
              </w:tcPr>
            </w:tcPrChange>
          </w:tcPr>
          <w:p w14:paraId="339AA979" w14:textId="534EDC3D" w:rsidR="006815B8" w:rsidRDefault="006815B8" w:rsidP="006815B8">
            <w:pPr>
              <w:spacing w:after="0"/>
              <w:rPr>
                <w:ins w:id="78" w:author="Mohamed Ramadan" w:date="2019-01-14T10:15:00Z"/>
                <w:rFonts w:asciiTheme="minorHAnsi" w:hAnsiTheme="minorHAnsi" w:cstheme="minorHAnsi"/>
                <w:color w:val="000000"/>
                <w:lang w:val="en-GB" w:eastAsia="en-GB"/>
              </w:rPr>
            </w:pPr>
            <w:ins w:id="79" w:author="Mohamed Ramadan" w:date="2019-01-14T10:15:00Z">
              <w:r>
                <w:rPr>
                  <w:rFonts w:asciiTheme="minorHAnsi" w:hAnsiTheme="minorHAnsi" w:cstheme="minorHAnsi"/>
                  <w:color w:val="000000"/>
                  <w:lang w:val="en-GB" w:eastAsia="en-GB"/>
                </w:rPr>
                <w:t>27</w:t>
              </w:r>
            </w:ins>
          </w:p>
        </w:tc>
        <w:tc>
          <w:tcPr>
            <w:tcW w:w="3675" w:type="dxa"/>
            <w:tcBorders>
              <w:top w:val="single" w:sz="4" w:space="0" w:color="auto"/>
              <w:left w:val="single" w:sz="4" w:space="0" w:color="auto"/>
              <w:bottom w:val="single" w:sz="4" w:space="0" w:color="auto"/>
              <w:right w:val="single" w:sz="4" w:space="0" w:color="auto"/>
            </w:tcBorders>
            <w:shd w:val="clear" w:color="auto" w:fill="auto"/>
            <w:noWrap/>
            <w:tcPrChange w:id="80" w:author="Mohamed Ramadan" w:date="2019-01-14T10:15:00Z">
              <w:tcPr>
                <w:tcW w:w="3675" w:type="dxa"/>
                <w:gridSpan w:val="2"/>
                <w:tcBorders>
                  <w:top w:val="nil"/>
                  <w:left w:val="single" w:sz="4" w:space="0" w:color="auto"/>
                  <w:bottom w:val="single" w:sz="4" w:space="0" w:color="auto"/>
                  <w:right w:val="single" w:sz="4" w:space="0" w:color="auto"/>
                </w:tcBorders>
                <w:shd w:val="clear" w:color="auto" w:fill="auto"/>
                <w:noWrap/>
              </w:tcPr>
            </w:tcPrChange>
          </w:tcPr>
          <w:p w14:paraId="4F646451" w14:textId="40399B4D" w:rsidR="006815B8" w:rsidRPr="00EB74FF" w:rsidRDefault="00841725" w:rsidP="006815B8">
            <w:pPr>
              <w:spacing w:after="0"/>
              <w:rPr>
                <w:ins w:id="81" w:author="Mohamed Ramadan" w:date="2019-01-14T10:15:00Z"/>
                <w:rFonts w:asciiTheme="minorHAnsi" w:hAnsiTheme="minorHAnsi" w:cstheme="minorHAnsi"/>
                <w:color w:val="000000"/>
                <w:lang w:val="en-GB" w:eastAsia="en-GB"/>
              </w:rPr>
            </w:pPr>
            <w:ins w:id="82" w:author="Mohamed Ramadan" w:date="2019-01-14T10:15:00Z">
              <w:r>
                <w:rPr>
                  <w:rFonts w:asciiTheme="minorHAnsi" w:hAnsiTheme="minorHAnsi" w:cstheme="minorHAnsi"/>
                  <w:color w:val="000000"/>
                  <w:lang w:val="en-GB" w:eastAsia="en-GB"/>
                </w:rPr>
                <w:t>SAMA Financial Institution code</w:t>
              </w:r>
            </w:ins>
          </w:p>
        </w:tc>
        <w:tc>
          <w:tcPr>
            <w:tcW w:w="3515" w:type="dxa"/>
            <w:tcBorders>
              <w:top w:val="single" w:sz="4" w:space="0" w:color="auto"/>
              <w:left w:val="nil"/>
              <w:bottom w:val="single" w:sz="4" w:space="0" w:color="auto"/>
              <w:right w:val="single" w:sz="4" w:space="0" w:color="auto"/>
            </w:tcBorders>
            <w:shd w:val="clear" w:color="auto" w:fill="auto"/>
            <w:noWrap/>
            <w:tcPrChange w:id="83" w:author="Mohamed Ramadan" w:date="2019-01-14T10:15:00Z">
              <w:tcPr>
                <w:tcW w:w="3515" w:type="dxa"/>
                <w:gridSpan w:val="2"/>
                <w:tcBorders>
                  <w:top w:val="nil"/>
                  <w:left w:val="nil"/>
                  <w:bottom w:val="single" w:sz="4" w:space="0" w:color="auto"/>
                  <w:right w:val="single" w:sz="4" w:space="0" w:color="auto"/>
                </w:tcBorders>
                <w:shd w:val="clear" w:color="auto" w:fill="auto"/>
                <w:noWrap/>
              </w:tcPr>
            </w:tcPrChange>
          </w:tcPr>
          <w:p w14:paraId="59695DB4" w14:textId="29FE67DE" w:rsidR="006815B8" w:rsidRPr="00EB74FF" w:rsidRDefault="00EC7B6D" w:rsidP="00EC7B6D">
            <w:pPr>
              <w:spacing w:after="0"/>
              <w:rPr>
                <w:ins w:id="84" w:author="Mohamed Ramadan" w:date="2019-01-14T10:15:00Z"/>
                <w:rFonts w:asciiTheme="minorHAnsi" w:hAnsiTheme="minorHAnsi" w:cstheme="minorHAnsi"/>
                <w:color w:val="000000"/>
                <w:lang w:val="en-GB" w:eastAsia="en-GB"/>
              </w:rPr>
            </w:pPr>
            <w:r>
              <w:rPr>
                <w:rFonts w:asciiTheme="minorHAnsi" w:hAnsiTheme="minorHAnsi" w:cstheme="minorHAnsi"/>
                <w:color w:val="000000"/>
                <w:lang w:val="en-GB" w:eastAsia="en-GB"/>
              </w:rPr>
              <w:t xml:space="preserve">Executed </w:t>
            </w:r>
            <w:ins w:id="85" w:author="Mohamed Ramadan" w:date="2019-01-14T10:15:00Z">
              <w:r w:rsidR="00841725">
                <w:rPr>
                  <w:rFonts w:asciiTheme="minorHAnsi" w:hAnsiTheme="minorHAnsi" w:cstheme="minorHAnsi"/>
                  <w:color w:val="000000"/>
                  <w:lang w:val="en-GB" w:eastAsia="en-GB"/>
                </w:rPr>
                <w:t xml:space="preserve">Financial Institution </w:t>
              </w:r>
            </w:ins>
            <w:r w:rsidRPr="00EB74FF">
              <w:rPr>
                <w:rFonts w:asciiTheme="minorHAnsi" w:hAnsiTheme="minorHAnsi" w:cstheme="minorHAnsi"/>
                <w:color w:val="000000"/>
                <w:lang w:val="en-GB" w:eastAsia="en-GB"/>
              </w:rPr>
              <w:t>list of codes comma separated</w:t>
            </w:r>
          </w:p>
        </w:tc>
        <w:tc>
          <w:tcPr>
            <w:tcW w:w="2787" w:type="dxa"/>
            <w:tcBorders>
              <w:top w:val="single" w:sz="4" w:space="0" w:color="auto"/>
              <w:left w:val="nil"/>
              <w:bottom w:val="single" w:sz="4" w:space="0" w:color="auto"/>
              <w:right w:val="single" w:sz="4" w:space="0" w:color="auto"/>
            </w:tcBorders>
            <w:vAlign w:val="center"/>
            <w:tcPrChange w:id="86" w:author="Mohamed Ramadan" w:date="2019-01-14T10:15:00Z">
              <w:tcPr>
                <w:tcW w:w="3005" w:type="dxa"/>
                <w:gridSpan w:val="2"/>
                <w:tcBorders>
                  <w:top w:val="nil"/>
                  <w:left w:val="nil"/>
                  <w:bottom w:val="single" w:sz="4" w:space="0" w:color="auto"/>
                  <w:right w:val="single" w:sz="4" w:space="0" w:color="auto"/>
                </w:tcBorders>
              </w:tcPr>
            </w:tcPrChange>
          </w:tcPr>
          <w:p w14:paraId="3A3C99E8" w14:textId="4D9581B4" w:rsidR="006815B8" w:rsidRPr="002C5CCD" w:rsidRDefault="006815B8" w:rsidP="006815B8">
            <w:pPr>
              <w:spacing w:after="0"/>
              <w:rPr>
                <w:ins w:id="87" w:author="Mohamed Ramadan" w:date="2019-01-14T10:15:00Z"/>
                <w:rFonts w:asciiTheme="minorHAnsi" w:hAnsiTheme="minorHAnsi" w:cstheme="minorHAnsi"/>
                <w:color w:val="000000"/>
                <w:lang w:val="en-GB" w:eastAsia="en-GB"/>
              </w:rPr>
            </w:pPr>
            <w:ins w:id="88" w:author="Mohamed Ramadan" w:date="2019-01-14T10:15:00Z">
              <w:r>
                <w:rPr>
                  <w:rFonts w:ascii="Calibri" w:hAnsi="Calibri" w:cs="Calibri"/>
                  <w:color w:val="000000"/>
                </w:rPr>
                <w:t>SAMA_FI_CODES</w:t>
              </w:r>
            </w:ins>
          </w:p>
        </w:tc>
      </w:tr>
      <w:tr w:rsidR="006815B8" w:rsidRPr="00EB74FF" w14:paraId="61D1F54B" w14:textId="77777777" w:rsidTr="006815B8">
        <w:tblPrEx>
          <w:tblW w:w="10417" w:type="dxa"/>
          <w:tblInd w:w="-342" w:type="dxa"/>
          <w:tblPrExChange w:id="89" w:author="Mohamed Ramadan" w:date="2019-01-14T10:15:00Z">
            <w:tblPrEx>
              <w:tblW w:w="10417" w:type="dxa"/>
              <w:tblInd w:w="-342" w:type="dxa"/>
            </w:tblPrEx>
          </w:tblPrExChange>
        </w:tblPrEx>
        <w:trPr>
          <w:trHeight w:val="255"/>
          <w:ins w:id="90" w:author="Mohamed Ramadan" w:date="2019-01-14T10:15:00Z"/>
          <w:trPrChange w:id="91" w:author="Mohamed Ramadan" w:date="2019-01-14T10:15:00Z">
            <w:trPr>
              <w:gridBefore w:val="2"/>
              <w:trHeight w:val="255"/>
            </w:trPr>
          </w:trPrChange>
        </w:trPr>
        <w:tc>
          <w:tcPr>
            <w:tcW w:w="440" w:type="dxa"/>
            <w:tcBorders>
              <w:top w:val="single" w:sz="4" w:space="0" w:color="auto"/>
              <w:left w:val="single" w:sz="4" w:space="0" w:color="auto"/>
              <w:bottom w:val="single" w:sz="4" w:space="0" w:color="auto"/>
              <w:right w:val="single" w:sz="4" w:space="0" w:color="auto"/>
            </w:tcBorders>
            <w:tcPrChange w:id="92" w:author="Mohamed Ramadan" w:date="2019-01-14T10:15:00Z">
              <w:tcPr>
                <w:tcW w:w="222" w:type="dxa"/>
                <w:tcBorders>
                  <w:top w:val="nil"/>
                  <w:left w:val="single" w:sz="4" w:space="0" w:color="auto"/>
                  <w:bottom w:val="single" w:sz="4" w:space="0" w:color="auto"/>
                  <w:right w:val="single" w:sz="4" w:space="0" w:color="auto"/>
                </w:tcBorders>
              </w:tcPr>
            </w:tcPrChange>
          </w:tcPr>
          <w:p w14:paraId="2B40F397" w14:textId="7AB8D7CF" w:rsidR="006815B8" w:rsidRDefault="006815B8" w:rsidP="006815B8">
            <w:pPr>
              <w:spacing w:after="0"/>
              <w:rPr>
                <w:ins w:id="93" w:author="Mohamed Ramadan" w:date="2019-01-14T10:15:00Z"/>
                <w:rFonts w:asciiTheme="minorHAnsi" w:hAnsiTheme="minorHAnsi" w:cstheme="minorHAnsi"/>
                <w:color w:val="000000"/>
                <w:lang w:val="en-GB" w:eastAsia="en-GB"/>
              </w:rPr>
            </w:pPr>
            <w:ins w:id="94" w:author="Mohamed Ramadan" w:date="2019-01-14T10:15:00Z">
              <w:r>
                <w:rPr>
                  <w:rFonts w:asciiTheme="minorHAnsi" w:hAnsiTheme="minorHAnsi" w:cstheme="minorHAnsi"/>
                  <w:color w:val="000000"/>
                  <w:lang w:val="en-GB" w:eastAsia="en-GB"/>
                </w:rPr>
                <w:t>28</w:t>
              </w:r>
            </w:ins>
          </w:p>
        </w:tc>
        <w:tc>
          <w:tcPr>
            <w:tcW w:w="3675" w:type="dxa"/>
            <w:tcBorders>
              <w:top w:val="single" w:sz="4" w:space="0" w:color="auto"/>
              <w:left w:val="single" w:sz="4" w:space="0" w:color="auto"/>
              <w:bottom w:val="single" w:sz="4" w:space="0" w:color="auto"/>
              <w:right w:val="single" w:sz="4" w:space="0" w:color="auto"/>
            </w:tcBorders>
            <w:shd w:val="clear" w:color="auto" w:fill="auto"/>
            <w:noWrap/>
            <w:tcPrChange w:id="95" w:author="Mohamed Ramadan" w:date="2019-01-14T10:15:00Z">
              <w:tcPr>
                <w:tcW w:w="3675" w:type="dxa"/>
                <w:gridSpan w:val="2"/>
                <w:tcBorders>
                  <w:top w:val="nil"/>
                  <w:left w:val="single" w:sz="4" w:space="0" w:color="auto"/>
                  <w:bottom w:val="single" w:sz="4" w:space="0" w:color="auto"/>
                  <w:right w:val="single" w:sz="4" w:space="0" w:color="auto"/>
                </w:tcBorders>
                <w:shd w:val="clear" w:color="auto" w:fill="auto"/>
                <w:noWrap/>
              </w:tcPr>
            </w:tcPrChange>
          </w:tcPr>
          <w:p w14:paraId="75CDAA77" w14:textId="5CD56295" w:rsidR="006815B8" w:rsidRPr="00EB74FF" w:rsidRDefault="00841725" w:rsidP="006815B8">
            <w:pPr>
              <w:spacing w:after="0"/>
              <w:rPr>
                <w:ins w:id="96" w:author="Mohamed Ramadan" w:date="2019-01-14T10:15:00Z"/>
                <w:rFonts w:asciiTheme="minorHAnsi" w:hAnsiTheme="minorHAnsi" w:cstheme="minorHAnsi"/>
                <w:color w:val="000000"/>
                <w:lang w:val="en-GB" w:eastAsia="en-GB"/>
              </w:rPr>
            </w:pPr>
            <w:ins w:id="97" w:author="Mohamed Ramadan" w:date="2019-01-14T10:16:00Z">
              <w:r>
                <w:rPr>
                  <w:rFonts w:asciiTheme="minorHAnsi" w:hAnsiTheme="minorHAnsi" w:cstheme="minorHAnsi"/>
                  <w:color w:val="000000"/>
                  <w:lang w:val="en-GB" w:eastAsia="en-GB"/>
                </w:rPr>
                <w:t>Business service code</w:t>
              </w:r>
            </w:ins>
          </w:p>
        </w:tc>
        <w:tc>
          <w:tcPr>
            <w:tcW w:w="3515" w:type="dxa"/>
            <w:tcBorders>
              <w:top w:val="single" w:sz="4" w:space="0" w:color="auto"/>
              <w:left w:val="nil"/>
              <w:bottom w:val="single" w:sz="4" w:space="0" w:color="auto"/>
              <w:right w:val="single" w:sz="4" w:space="0" w:color="auto"/>
            </w:tcBorders>
            <w:shd w:val="clear" w:color="auto" w:fill="auto"/>
            <w:noWrap/>
            <w:tcPrChange w:id="98" w:author="Mohamed Ramadan" w:date="2019-01-14T10:15:00Z">
              <w:tcPr>
                <w:tcW w:w="3515" w:type="dxa"/>
                <w:gridSpan w:val="2"/>
                <w:tcBorders>
                  <w:top w:val="nil"/>
                  <w:left w:val="nil"/>
                  <w:bottom w:val="single" w:sz="4" w:space="0" w:color="auto"/>
                  <w:right w:val="single" w:sz="4" w:space="0" w:color="auto"/>
                </w:tcBorders>
                <w:shd w:val="clear" w:color="auto" w:fill="auto"/>
                <w:noWrap/>
              </w:tcPr>
            </w:tcPrChange>
          </w:tcPr>
          <w:p w14:paraId="6E11836D" w14:textId="5049F8F3" w:rsidR="006815B8" w:rsidRPr="00EB74FF" w:rsidRDefault="00841725" w:rsidP="006815B8">
            <w:pPr>
              <w:spacing w:after="0"/>
              <w:rPr>
                <w:ins w:id="99" w:author="Mohamed Ramadan" w:date="2019-01-14T10:15:00Z"/>
                <w:rFonts w:asciiTheme="minorHAnsi" w:hAnsiTheme="minorHAnsi" w:cstheme="minorHAnsi"/>
                <w:color w:val="000000"/>
                <w:lang w:val="en-GB" w:eastAsia="en-GB"/>
              </w:rPr>
            </w:pPr>
            <w:ins w:id="100" w:author="Mohamed Ramadan" w:date="2019-01-14T10:16:00Z">
              <w:r>
                <w:rPr>
                  <w:rFonts w:asciiTheme="minorHAnsi" w:hAnsiTheme="minorHAnsi" w:cstheme="minorHAnsi"/>
                  <w:color w:val="000000"/>
                  <w:lang w:val="en-GB" w:eastAsia="en-GB"/>
                </w:rPr>
                <w:t>Business service code</w:t>
              </w:r>
            </w:ins>
          </w:p>
        </w:tc>
        <w:tc>
          <w:tcPr>
            <w:tcW w:w="2787" w:type="dxa"/>
            <w:tcBorders>
              <w:top w:val="single" w:sz="4" w:space="0" w:color="auto"/>
              <w:left w:val="nil"/>
              <w:bottom w:val="single" w:sz="4" w:space="0" w:color="auto"/>
              <w:right w:val="single" w:sz="4" w:space="0" w:color="auto"/>
            </w:tcBorders>
            <w:vAlign w:val="center"/>
            <w:tcPrChange w:id="101" w:author="Mohamed Ramadan" w:date="2019-01-14T10:15:00Z">
              <w:tcPr>
                <w:tcW w:w="3005" w:type="dxa"/>
                <w:gridSpan w:val="2"/>
                <w:tcBorders>
                  <w:top w:val="nil"/>
                  <w:left w:val="nil"/>
                  <w:bottom w:val="single" w:sz="4" w:space="0" w:color="auto"/>
                  <w:right w:val="single" w:sz="4" w:space="0" w:color="auto"/>
                </w:tcBorders>
              </w:tcPr>
            </w:tcPrChange>
          </w:tcPr>
          <w:p w14:paraId="30EBD187" w14:textId="7B9DA789" w:rsidR="006815B8" w:rsidRPr="002C5CCD" w:rsidRDefault="006815B8" w:rsidP="006815B8">
            <w:pPr>
              <w:spacing w:after="0"/>
              <w:rPr>
                <w:ins w:id="102" w:author="Mohamed Ramadan" w:date="2019-01-14T10:15:00Z"/>
                <w:rFonts w:asciiTheme="minorHAnsi" w:hAnsiTheme="minorHAnsi" w:cstheme="minorHAnsi"/>
                <w:color w:val="000000"/>
                <w:lang w:val="en-GB" w:eastAsia="en-GB"/>
              </w:rPr>
            </w:pPr>
            <w:ins w:id="103" w:author="Mohamed Ramadan" w:date="2019-01-14T10:15:00Z">
              <w:r>
                <w:rPr>
                  <w:rFonts w:ascii="Calibri" w:hAnsi="Calibri" w:cs="Calibri"/>
                  <w:color w:val="000000"/>
                </w:rPr>
                <w:t>BUS_SRVC_CD</w:t>
              </w:r>
            </w:ins>
          </w:p>
        </w:tc>
      </w:tr>
      <w:tr w:rsidR="006815B8" w:rsidRPr="00EB74FF" w14:paraId="325A95B5" w14:textId="77777777" w:rsidTr="006815B8">
        <w:tblPrEx>
          <w:tblW w:w="10417" w:type="dxa"/>
          <w:tblInd w:w="-342" w:type="dxa"/>
          <w:tblPrExChange w:id="104" w:author="Mohamed Ramadan" w:date="2019-01-14T10:15:00Z">
            <w:tblPrEx>
              <w:tblW w:w="10417" w:type="dxa"/>
              <w:tblInd w:w="-342" w:type="dxa"/>
            </w:tblPrEx>
          </w:tblPrExChange>
        </w:tblPrEx>
        <w:trPr>
          <w:trHeight w:val="255"/>
          <w:ins w:id="105" w:author="Mohamed Ramadan" w:date="2019-01-14T10:15:00Z"/>
          <w:trPrChange w:id="106" w:author="Mohamed Ramadan" w:date="2019-01-14T10:15:00Z">
            <w:trPr>
              <w:gridBefore w:val="2"/>
              <w:trHeight w:val="255"/>
            </w:trPr>
          </w:trPrChange>
        </w:trPr>
        <w:tc>
          <w:tcPr>
            <w:tcW w:w="440" w:type="dxa"/>
            <w:tcBorders>
              <w:top w:val="single" w:sz="4" w:space="0" w:color="auto"/>
              <w:left w:val="single" w:sz="4" w:space="0" w:color="auto"/>
              <w:bottom w:val="single" w:sz="4" w:space="0" w:color="auto"/>
              <w:right w:val="single" w:sz="4" w:space="0" w:color="auto"/>
            </w:tcBorders>
            <w:tcPrChange w:id="107" w:author="Mohamed Ramadan" w:date="2019-01-14T10:15:00Z">
              <w:tcPr>
                <w:tcW w:w="222" w:type="dxa"/>
                <w:tcBorders>
                  <w:top w:val="nil"/>
                  <w:left w:val="single" w:sz="4" w:space="0" w:color="auto"/>
                  <w:bottom w:val="single" w:sz="4" w:space="0" w:color="auto"/>
                  <w:right w:val="single" w:sz="4" w:space="0" w:color="auto"/>
                </w:tcBorders>
              </w:tcPr>
            </w:tcPrChange>
          </w:tcPr>
          <w:p w14:paraId="156460E7" w14:textId="3A66C730" w:rsidR="006815B8" w:rsidRDefault="006815B8" w:rsidP="006815B8">
            <w:pPr>
              <w:spacing w:after="0"/>
              <w:rPr>
                <w:ins w:id="108" w:author="Mohamed Ramadan" w:date="2019-01-14T10:15:00Z"/>
                <w:rFonts w:asciiTheme="minorHAnsi" w:hAnsiTheme="minorHAnsi" w:cstheme="minorHAnsi"/>
                <w:color w:val="000000"/>
                <w:lang w:val="en-GB" w:eastAsia="en-GB"/>
              </w:rPr>
            </w:pPr>
            <w:ins w:id="109" w:author="Mohamed Ramadan" w:date="2019-01-14T10:15:00Z">
              <w:r>
                <w:rPr>
                  <w:rFonts w:asciiTheme="minorHAnsi" w:hAnsiTheme="minorHAnsi" w:cstheme="minorHAnsi"/>
                  <w:color w:val="000000"/>
                  <w:lang w:val="en-GB" w:eastAsia="en-GB"/>
                </w:rPr>
                <w:t>29</w:t>
              </w:r>
            </w:ins>
          </w:p>
        </w:tc>
        <w:tc>
          <w:tcPr>
            <w:tcW w:w="3675" w:type="dxa"/>
            <w:tcBorders>
              <w:top w:val="single" w:sz="4" w:space="0" w:color="auto"/>
              <w:left w:val="single" w:sz="4" w:space="0" w:color="auto"/>
              <w:bottom w:val="single" w:sz="4" w:space="0" w:color="auto"/>
              <w:right w:val="single" w:sz="4" w:space="0" w:color="auto"/>
            </w:tcBorders>
            <w:shd w:val="clear" w:color="auto" w:fill="auto"/>
            <w:noWrap/>
            <w:tcPrChange w:id="110" w:author="Mohamed Ramadan" w:date="2019-01-14T10:15:00Z">
              <w:tcPr>
                <w:tcW w:w="3675" w:type="dxa"/>
                <w:gridSpan w:val="2"/>
                <w:tcBorders>
                  <w:top w:val="nil"/>
                  <w:left w:val="single" w:sz="4" w:space="0" w:color="auto"/>
                  <w:bottom w:val="single" w:sz="4" w:space="0" w:color="auto"/>
                  <w:right w:val="single" w:sz="4" w:space="0" w:color="auto"/>
                </w:tcBorders>
                <w:shd w:val="clear" w:color="auto" w:fill="auto"/>
                <w:noWrap/>
              </w:tcPr>
            </w:tcPrChange>
          </w:tcPr>
          <w:p w14:paraId="46E62F98" w14:textId="67A7821C" w:rsidR="006815B8" w:rsidRPr="00EB74FF" w:rsidRDefault="00841725" w:rsidP="006815B8">
            <w:pPr>
              <w:spacing w:after="0"/>
              <w:rPr>
                <w:ins w:id="111" w:author="Mohamed Ramadan" w:date="2019-01-14T10:15:00Z"/>
                <w:rFonts w:asciiTheme="minorHAnsi" w:hAnsiTheme="minorHAnsi" w:cstheme="minorHAnsi"/>
                <w:color w:val="000000"/>
                <w:lang w:val="en-GB" w:eastAsia="en-GB"/>
              </w:rPr>
            </w:pPr>
            <w:ins w:id="112" w:author="Mohamed Ramadan" w:date="2019-01-14T10:16:00Z">
              <w:r>
                <w:rPr>
                  <w:rFonts w:asciiTheme="minorHAnsi" w:hAnsiTheme="minorHAnsi" w:cstheme="minorHAnsi"/>
                  <w:color w:val="000000"/>
                  <w:lang w:val="en-GB" w:eastAsia="en-GB"/>
                </w:rPr>
                <w:t>P</w:t>
              </w:r>
            </w:ins>
            <w:ins w:id="113" w:author="Mohamed Ramadan" w:date="2019-01-14T10:17:00Z">
              <w:r>
                <w:rPr>
                  <w:rFonts w:asciiTheme="minorHAnsi" w:hAnsiTheme="minorHAnsi" w:cstheme="minorHAnsi"/>
                  <w:color w:val="000000"/>
                  <w:lang w:val="en-GB" w:eastAsia="en-GB"/>
                </w:rPr>
                <w:t>revious hash</w:t>
              </w:r>
            </w:ins>
          </w:p>
        </w:tc>
        <w:tc>
          <w:tcPr>
            <w:tcW w:w="3515" w:type="dxa"/>
            <w:tcBorders>
              <w:top w:val="single" w:sz="4" w:space="0" w:color="auto"/>
              <w:left w:val="nil"/>
              <w:bottom w:val="single" w:sz="4" w:space="0" w:color="auto"/>
              <w:right w:val="single" w:sz="4" w:space="0" w:color="auto"/>
            </w:tcBorders>
            <w:shd w:val="clear" w:color="auto" w:fill="auto"/>
            <w:noWrap/>
            <w:tcPrChange w:id="114" w:author="Mohamed Ramadan" w:date="2019-01-14T10:15:00Z">
              <w:tcPr>
                <w:tcW w:w="3515" w:type="dxa"/>
                <w:gridSpan w:val="2"/>
                <w:tcBorders>
                  <w:top w:val="nil"/>
                  <w:left w:val="nil"/>
                  <w:bottom w:val="single" w:sz="4" w:space="0" w:color="auto"/>
                  <w:right w:val="single" w:sz="4" w:space="0" w:color="auto"/>
                </w:tcBorders>
                <w:shd w:val="clear" w:color="auto" w:fill="auto"/>
                <w:noWrap/>
              </w:tcPr>
            </w:tcPrChange>
          </w:tcPr>
          <w:p w14:paraId="07BCC479" w14:textId="7442CDFB" w:rsidR="006815B8" w:rsidRPr="00EB74FF" w:rsidRDefault="00841725" w:rsidP="006815B8">
            <w:pPr>
              <w:spacing w:after="0"/>
              <w:rPr>
                <w:ins w:id="115" w:author="Mohamed Ramadan" w:date="2019-01-14T10:15:00Z"/>
                <w:rFonts w:asciiTheme="minorHAnsi" w:hAnsiTheme="minorHAnsi" w:cstheme="minorHAnsi"/>
                <w:color w:val="000000"/>
                <w:lang w:val="en-GB" w:eastAsia="en-GB"/>
              </w:rPr>
            </w:pPr>
            <w:ins w:id="116" w:author="Mohamed Ramadan" w:date="2019-01-14T10:17:00Z">
              <w:r>
                <w:rPr>
                  <w:rFonts w:asciiTheme="minorHAnsi" w:hAnsiTheme="minorHAnsi" w:cstheme="minorHAnsi"/>
                  <w:color w:val="000000"/>
                  <w:lang w:val="en-GB" w:eastAsia="en-GB"/>
                </w:rPr>
                <w:t xml:space="preserve">Blockchain enabled feature </w:t>
              </w:r>
            </w:ins>
            <w:ins w:id="117" w:author="Mohamed Ramadan" w:date="2019-01-14T10:18:00Z">
              <w:r w:rsidR="00757EAD">
                <w:rPr>
                  <w:rFonts w:asciiTheme="minorHAnsi" w:hAnsiTheme="minorHAnsi" w:cstheme="minorHAnsi"/>
                  <w:color w:val="000000"/>
                  <w:lang w:val="en-GB" w:eastAsia="en-GB"/>
                </w:rPr>
                <w:t>f</w:t>
              </w:r>
            </w:ins>
            <w:ins w:id="118" w:author="Mohamed Ramadan" w:date="2019-01-14T10:17:00Z">
              <w:r>
                <w:rPr>
                  <w:rFonts w:asciiTheme="minorHAnsi" w:hAnsiTheme="minorHAnsi" w:cstheme="minorHAnsi"/>
                  <w:color w:val="000000"/>
                  <w:lang w:val="en-GB" w:eastAsia="en-GB"/>
                </w:rPr>
                <w:t xml:space="preserve">or future use. </w:t>
              </w:r>
            </w:ins>
          </w:p>
        </w:tc>
        <w:tc>
          <w:tcPr>
            <w:tcW w:w="2787" w:type="dxa"/>
            <w:tcBorders>
              <w:top w:val="single" w:sz="4" w:space="0" w:color="auto"/>
              <w:left w:val="nil"/>
              <w:bottom w:val="single" w:sz="4" w:space="0" w:color="auto"/>
              <w:right w:val="single" w:sz="4" w:space="0" w:color="auto"/>
            </w:tcBorders>
            <w:vAlign w:val="center"/>
            <w:tcPrChange w:id="119" w:author="Mohamed Ramadan" w:date="2019-01-14T10:15:00Z">
              <w:tcPr>
                <w:tcW w:w="3005" w:type="dxa"/>
                <w:gridSpan w:val="2"/>
                <w:tcBorders>
                  <w:top w:val="nil"/>
                  <w:left w:val="nil"/>
                  <w:bottom w:val="single" w:sz="4" w:space="0" w:color="auto"/>
                  <w:right w:val="single" w:sz="4" w:space="0" w:color="auto"/>
                </w:tcBorders>
              </w:tcPr>
            </w:tcPrChange>
          </w:tcPr>
          <w:p w14:paraId="6FC9F8CC" w14:textId="6A31281B" w:rsidR="006815B8" w:rsidRPr="002C5CCD" w:rsidRDefault="006815B8" w:rsidP="006815B8">
            <w:pPr>
              <w:spacing w:after="0"/>
              <w:rPr>
                <w:ins w:id="120" w:author="Mohamed Ramadan" w:date="2019-01-14T10:15:00Z"/>
                <w:rFonts w:asciiTheme="minorHAnsi" w:hAnsiTheme="minorHAnsi" w:cstheme="minorHAnsi"/>
                <w:color w:val="000000"/>
                <w:lang w:val="en-GB" w:eastAsia="en-GB"/>
              </w:rPr>
            </w:pPr>
            <w:ins w:id="121" w:author="Mohamed Ramadan" w:date="2019-01-14T10:15:00Z">
              <w:r>
                <w:rPr>
                  <w:rFonts w:ascii="Calibri" w:hAnsi="Calibri" w:cs="Calibri"/>
                  <w:color w:val="000000"/>
                </w:rPr>
                <w:t>PHASH</w:t>
              </w:r>
            </w:ins>
          </w:p>
        </w:tc>
      </w:tr>
    </w:tbl>
    <w:p w14:paraId="514A86E7" w14:textId="77777777" w:rsidR="0090406C" w:rsidRPr="00810B8C" w:rsidRDefault="0090406C" w:rsidP="0090406C">
      <w:pPr>
        <w:pStyle w:val="Heading3"/>
        <w:spacing w:before="360" w:after="360"/>
        <w:rPr>
          <w:b/>
          <w:bCs/>
        </w:rPr>
      </w:pPr>
      <w:bookmarkStart w:id="122" w:name="_Toc535244528"/>
      <w:r w:rsidRPr="00810B8C">
        <w:rPr>
          <w:b/>
          <w:bCs/>
        </w:rPr>
        <w:t>Agency Service Request Status</w:t>
      </w:r>
      <w:bookmarkEnd w:id="122"/>
    </w:p>
    <w:tbl>
      <w:tblPr>
        <w:tblW w:w="10089" w:type="dxa"/>
        <w:tblInd w:w="-275" w:type="dxa"/>
        <w:tblLook w:val="04A0" w:firstRow="1" w:lastRow="0" w:firstColumn="1" w:lastColumn="0" w:noHBand="0" w:noVBand="1"/>
      </w:tblPr>
      <w:tblGrid>
        <w:gridCol w:w="328"/>
        <w:gridCol w:w="3218"/>
        <w:gridCol w:w="3485"/>
        <w:gridCol w:w="3067"/>
      </w:tblGrid>
      <w:tr w:rsidR="0090406C" w:rsidRPr="00EB74FF" w14:paraId="31B0DB14" w14:textId="77777777" w:rsidTr="00AE2DA9">
        <w:trPr>
          <w:trHeight w:val="255"/>
        </w:trPr>
        <w:tc>
          <w:tcPr>
            <w:tcW w:w="236" w:type="dxa"/>
            <w:tcBorders>
              <w:top w:val="single" w:sz="4" w:space="0" w:color="auto"/>
              <w:left w:val="single" w:sz="4" w:space="0" w:color="auto"/>
              <w:bottom w:val="single" w:sz="4" w:space="0" w:color="auto"/>
              <w:right w:val="single" w:sz="4" w:space="0" w:color="auto"/>
            </w:tcBorders>
            <w:shd w:val="clear" w:color="000000" w:fill="EEECE1"/>
          </w:tcPr>
          <w:p w14:paraId="33262C0D" w14:textId="77777777" w:rsidR="0090406C" w:rsidRPr="00EB74FF" w:rsidRDefault="0090406C" w:rsidP="00AE2DA9">
            <w:pPr>
              <w:spacing w:after="0"/>
              <w:rPr>
                <w:rFonts w:asciiTheme="minorHAnsi" w:hAnsiTheme="minorHAnsi" w:cstheme="minorHAnsi"/>
                <w:color w:val="000000"/>
                <w:lang w:val="en-GB" w:eastAsia="en-GB"/>
              </w:rPr>
            </w:pPr>
          </w:p>
        </w:tc>
        <w:tc>
          <w:tcPr>
            <w:tcW w:w="3218" w:type="dxa"/>
            <w:tcBorders>
              <w:top w:val="single" w:sz="4" w:space="0" w:color="auto"/>
              <w:left w:val="single" w:sz="4" w:space="0" w:color="auto"/>
              <w:bottom w:val="single" w:sz="4" w:space="0" w:color="auto"/>
              <w:right w:val="single" w:sz="4" w:space="0" w:color="auto"/>
            </w:tcBorders>
            <w:shd w:val="clear" w:color="000000" w:fill="EEECE1"/>
            <w:noWrap/>
            <w:hideMark/>
          </w:tcPr>
          <w:p w14:paraId="5A74CA49"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485" w:type="dxa"/>
            <w:tcBorders>
              <w:top w:val="single" w:sz="4" w:space="0" w:color="auto"/>
              <w:left w:val="nil"/>
              <w:bottom w:val="single" w:sz="4" w:space="0" w:color="auto"/>
              <w:right w:val="single" w:sz="4" w:space="0" w:color="auto"/>
            </w:tcBorders>
            <w:shd w:val="clear" w:color="000000" w:fill="EEECE1"/>
            <w:noWrap/>
            <w:hideMark/>
          </w:tcPr>
          <w:p w14:paraId="4D812B02"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150" w:type="dxa"/>
            <w:tcBorders>
              <w:top w:val="single" w:sz="4" w:space="0" w:color="auto"/>
              <w:left w:val="nil"/>
              <w:bottom w:val="single" w:sz="4" w:space="0" w:color="auto"/>
              <w:right w:val="single" w:sz="4" w:space="0" w:color="auto"/>
            </w:tcBorders>
            <w:shd w:val="clear" w:color="000000" w:fill="EEECE1"/>
          </w:tcPr>
          <w:p w14:paraId="6F5BD96B" w14:textId="77777777" w:rsidR="0090406C" w:rsidRPr="00EB74FF"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90406C" w:rsidRPr="00EB74FF" w14:paraId="3BBFE3B5" w14:textId="77777777" w:rsidTr="00AE2DA9">
        <w:trPr>
          <w:trHeight w:val="255"/>
        </w:trPr>
        <w:tc>
          <w:tcPr>
            <w:tcW w:w="236" w:type="dxa"/>
            <w:tcBorders>
              <w:top w:val="nil"/>
              <w:left w:val="single" w:sz="4" w:space="0" w:color="auto"/>
              <w:bottom w:val="single" w:sz="4" w:space="0" w:color="auto"/>
              <w:right w:val="single" w:sz="4" w:space="0" w:color="auto"/>
            </w:tcBorders>
          </w:tcPr>
          <w:p w14:paraId="68D155D2" w14:textId="5EDD2F24" w:rsidR="0090406C" w:rsidRPr="00EB74FF" w:rsidRDefault="00D81B88" w:rsidP="00AE2DA9">
            <w:pPr>
              <w:spacing w:after="0"/>
              <w:rPr>
                <w:rFonts w:asciiTheme="minorHAnsi" w:hAnsiTheme="minorHAnsi" w:cstheme="minorHAnsi"/>
                <w:color w:val="000000"/>
                <w:lang w:val="en-GB" w:eastAsia="en-GB"/>
              </w:rPr>
            </w:pPr>
            <w:ins w:id="123" w:author="Mohamed Ramadan" w:date="2019-01-14T10:19:00Z">
              <w:r>
                <w:rPr>
                  <w:rFonts w:asciiTheme="minorHAnsi" w:hAnsiTheme="minorHAnsi" w:cstheme="minorHAnsi"/>
                  <w:color w:val="000000"/>
                  <w:lang w:val="en-GB" w:eastAsia="en-GB"/>
                </w:rPr>
                <w:t>1</w:t>
              </w:r>
            </w:ins>
          </w:p>
        </w:tc>
        <w:tc>
          <w:tcPr>
            <w:tcW w:w="3218" w:type="dxa"/>
            <w:tcBorders>
              <w:top w:val="nil"/>
              <w:left w:val="single" w:sz="4" w:space="0" w:color="auto"/>
              <w:bottom w:val="single" w:sz="4" w:space="0" w:color="auto"/>
              <w:right w:val="single" w:sz="4" w:space="0" w:color="auto"/>
            </w:tcBorders>
            <w:shd w:val="clear" w:color="auto" w:fill="auto"/>
            <w:noWrap/>
            <w:hideMark/>
          </w:tcPr>
          <w:p w14:paraId="41D64509"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Agency Service Request Status ID</w:t>
            </w:r>
          </w:p>
        </w:tc>
        <w:tc>
          <w:tcPr>
            <w:tcW w:w="3485" w:type="dxa"/>
            <w:tcBorders>
              <w:top w:val="nil"/>
              <w:left w:val="nil"/>
              <w:bottom w:val="single" w:sz="4" w:space="0" w:color="auto"/>
              <w:right w:val="single" w:sz="4" w:space="0" w:color="auto"/>
            </w:tcBorders>
            <w:shd w:val="clear" w:color="auto" w:fill="auto"/>
            <w:noWrap/>
            <w:hideMark/>
          </w:tcPr>
          <w:p w14:paraId="54234BC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3150" w:type="dxa"/>
            <w:tcBorders>
              <w:top w:val="nil"/>
              <w:left w:val="nil"/>
              <w:bottom w:val="single" w:sz="4" w:space="0" w:color="auto"/>
              <w:right w:val="single" w:sz="4" w:space="0" w:color="auto"/>
            </w:tcBorders>
          </w:tcPr>
          <w:p w14:paraId="691DEAA6" w14:textId="77777777" w:rsidR="0090406C" w:rsidRPr="00EB74FF" w:rsidRDefault="0090406C" w:rsidP="00AE2DA9">
            <w:pPr>
              <w:spacing w:after="0"/>
              <w:rPr>
                <w:rFonts w:asciiTheme="minorHAnsi" w:hAnsiTheme="minorHAnsi" w:cstheme="minorHAnsi"/>
                <w:color w:val="000000"/>
                <w:lang w:val="en-GB" w:eastAsia="en-GB"/>
              </w:rPr>
            </w:pPr>
            <w:r w:rsidRPr="002C5CCD">
              <w:rPr>
                <w:rFonts w:asciiTheme="minorHAnsi" w:hAnsiTheme="minorHAnsi" w:cstheme="minorHAnsi"/>
                <w:color w:val="000000"/>
                <w:lang w:val="en-GB" w:eastAsia="en-GB"/>
              </w:rPr>
              <w:t>AGCY_SRVC_REQST_STATUS_ID</w:t>
            </w:r>
          </w:p>
        </w:tc>
      </w:tr>
      <w:tr w:rsidR="0090406C" w:rsidRPr="00EB74FF" w14:paraId="15184DDD" w14:textId="77777777" w:rsidTr="00AE2DA9">
        <w:trPr>
          <w:trHeight w:val="255"/>
        </w:trPr>
        <w:tc>
          <w:tcPr>
            <w:tcW w:w="236" w:type="dxa"/>
            <w:tcBorders>
              <w:top w:val="nil"/>
              <w:left w:val="single" w:sz="4" w:space="0" w:color="auto"/>
              <w:bottom w:val="single" w:sz="4" w:space="0" w:color="auto"/>
              <w:right w:val="single" w:sz="4" w:space="0" w:color="auto"/>
            </w:tcBorders>
          </w:tcPr>
          <w:p w14:paraId="4B8F64D4" w14:textId="66666CE4" w:rsidR="0090406C" w:rsidRPr="00EB74FF" w:rsidRDefault="00D81B88" w:rsidP="00AE2DA9">
            <w:pPr>
              <w:spacing w:after="0"/>
              <w:rPr>
                <w:rFonts w:asciiTheme="minorHAnsi" w:hAnsiTheme="minorHAnsi" w:cstheme="minorHAnsi"/>
                <w:color w:val="000000"/>
                <w:lang w:val="en-GB" w:eastAsia="en-GB"/>
              </w:rPr>
            </w:pPr>
            <w:ins w:id="124" w:author="Mohamed Ramadan" w:date="2019-01-14T10:19:00Z">
              <w:r>
                <w:rPr>
                  <w:rFonts w:asciiTheme="minorHAnsi" w:hAnsiTheme="minorHAnsi" w:cstheme="minorHAnsi"/>
                  <w:color w:val="000000"/>
                  <w:lang w:val="en-GB" w:eastAsia="en-GB"/>
                </w:rPr>
                <w:t>2</w:t>
              </w:r>
            </w:ins>
          </w:p>
        </w:tc>
        <w:tc>
          <w:tcPr>
            <w:tcW w:w="3218" w:type="dxa"/>
            <w:tcBorders>
              <w:top w:val="nil"/>
              <w:left w:val="single" w:sz="4" w:space="0" w:color="auto"/>
              <w:bottom w:val="single" w:sz="4" w:space="0" w:color="auto"/>
              <w:right w:val="single" w:sz="4" w:space="0" w:color="auto"/>
            </w:tcBorders>
            <w:shd w:val="clear" w:color="auto" w:fill="auto"/>
            <w:noWrap/>
            <w:hideMark/>
          </w:tcPr>
          <w:p w14:paraId="571BFD32"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Agency Service Request Identifier</w:t>
            </w:r>
          </w:p>
        </w:tc>
        <w:tc>
          <w:tcPr>
            <w:tcW w:w="3485" w:type="dxa"/>
            <w:tcBorders>
              <w:top w:val="nil"/>
              <w:left w:val="nil"/>
              <w:bottom w:val="single" w:sz="4" w:space="0" w:color="auto"/>
              <w:right w:val="single" w:sz="4" w:space="0" w:color="auto"/>
            </w:tcBorders>
            <w:shd w:val="clear" w:color="auto" w:fill="auto"/>
            <w:noWrap/>
            <w:hideMark/>
          </w:tcPr>
          <w:p w14:paraId="67CD3B62"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3150" w:type="dxa"/>
            <w:tcBorders>
              <w:top w:val="nil"/>
              <w:left w:val="nil"/>
              <w:bottom w:val="single" w:sz="4" w:space="0" w:color="auto"/>
              <w:right w:val="single" w:sz="4" w:space="0" w:color="auto"/>
            </w:tcBorders>
          </w:tcPr>
          <w:p w14:paraId="476BFEBC" w14:textId="77777777" w:rsidR="0090406C" w:rsidRPr="00EB74FF" w:rsidRDefault="0090406C" w:rsidP="00AE2DA9">
            <w:pPr>
              <w:spacing w:after="0"/>
              <w:rPr>
                <w:rFonts w:asciiTheme="minorHAnsi" w:hAnsiTheme="minorHAnsi" w:cstheme="minorHAnsi"/>
                <w:color w:val="000000"/>
                <w:lang w:val="en-GB" w:eastAsia="en-GB"/>
              </w:rPr>
            </w:pPr>
            <w:r w:rsidRPr="002C5CCD">
              <w:rPr>
                <w:rFonts w:asciiTheme="minorHAnsi" w:hAnsiTheme="minorHAnsi" w:cstheme="minorHAnsi"/>
                <w:color w:val="000000"/>
                <w:lang w:val="en-GB" w:eastAsia="en-GB"/>
              </w:rPr>
              <w:t>AGCY_SRVC_REQST_ID</w:t>
            </w:r>
          </w:p>
        </w:tc>
      </w:tr>
      <w:tr w:rsidR="0090406C" w:rsidRPr="00EB74FF" w14:paraId="60BE2867" w14:textId="77777777" w:rsidTr="00AE2DA9">
        <w:trPr>
          <w:trHeight w:val="255"/>
        </w:trPr>
        <w:tc>
          <w:tcPr>
            <w:tcW w:w="236" w:type="dxa"/>
            <w:tcBorders>
              <w:top w:val="nil"/>
              <w:left w:val="single" w:sz="4" w:space="0" w:color="auto"/>
              <w:bottom w:val="single" w:sz="4" w:space="0" w:color="auto"/>
              <w:right w:val="single" w:sz="4" w:space="0" w:color="auto"/>
            </w:tcBorders>
          </w:tcPr>
          <w:p w14:paraId="606FC969" w14:textId="026C477D" w:rsidR="0090406C" w:rsidRPr="00EB74FF" w:rsidRDefault="00D81B88" w:rsidP="00AE2DA9">
            <w:pPr>
              <w:spacing w:after="0"/>
              <w:rPr>
                <w:rFonts w:asciiTheme="minorHAnsi" w:hAnsiTheme="minorHAnsi" w:cstheme="minorHAnsi"/>
                <w:color w:val="000000"/>
                <w:lang w:val="en-GB" w:eastAsia="en-GB"/>
              </w:rPr>
            </w:pPr>
            <w:ins w:id="125" w:author="Mohamed Ramadan" w:date="2019-01-14T10:19:00Z">
              <w:r>
                <w:rPr>
                  <w:rFonts w:asciiTheme="minorHAnsi" w:hAnsiTheme="minorHAnsi" w:cstheme="minorHAnsi"/>
                  <w:color w:val="000000"/>
                  <w:lang w:val="en-GB" w:eastAsia="en-GB"/>
                </w:rPr>
                <w:t>3</w:t>
              </w:r>
            </w:ins>
          </w:p>
        </w:tc>
        <w:tc>
          <w:tcPr>
            <w:tcW w:w="3218" w:type="dxa"/>
            <w:tcBorders>
              <w:top w:val="nil"/>
              <w:left w:val="single" w:sz="4" w:space="0" w:color="auto"/>
              <w:bottom w:val="single" w:sz="4" w:space="0" w:color="auto"/>
              <w:right w:val="single" w:sz="4" w:space="0" w:color="auto"/>
            </w:tcBorders>
            <w:shd w:val="clear" w:color="auto" w:fill="auto"/>
            <w:noWrap/>
            <w:hideMark/>
          </w:tcPr>
          <w:p w14:paraId="3B8EAED7"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Request Status Code</w:t>
            </w:r>
          </w:p>
        </w:tc>
        <w:tc>
          <w:tcPr>
            <w:tcW w:w="3485" w:type="dxa"/>
            <w:tcBorders>
              <w:top w:val="nil"/>
              <w:left w:val="nil"/>
              <w:bottom w:val="single" w:sz="4" w:space="0" w:color="auto"/>
              <w:right w:val="single" w:sz="4" w:space="0" w:color="auto"/>
            </w:tcBorders>
            <w:shd w:val="clear" w:color="auto" w:fill="auto"/>
            <w:noWrap/>
            <w:hideMark/>
          </w:tcPr>
          <w:p w14:paraId="6BD644F2" w14:textId="77777777" w:rsidR="0090406C" w:rsidRPr="002C5CCD"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Pr>
                <w:rFonts w:asciiTheme="minorHAnsi" w:hAnsiTheme="minorHAnsi" w:cstheme="minorHAnsi"/>
                <w:color w:val="000000"/>
                <w:lang w:val="en-GB" w:eastAsia="en-GB"/>
              </w:rPr>
              <w:t>Request</w:t>
            </w:r>
            <w:r w:rsidRPr="00EB74FF">
              <w:rPr>
                <w:rFonts w:asciiTheme="minorHAnsi" w:hAnsiTheme="minorHAnsi" w:cstheme="minorHAnsi"/>
                <w:color w:val="000000"/>
                <w:lang w:val="en-GB" w:eastAsia="en-GB"/>
              </w:rPr>
              <w:t xml:space="preserve"> status</w:t>
            </w:r>
          </w:p>
        </w:tc>
        <w:tc>
          <w:tcPr>
            <w:tcW w:w="3150" w:type="dxa"/>
            <w:tcBorders>
              <w:top w:val="nil"/>
              <w:left w:val="nil"/>
              <w:bottom w:val="single" w:sz="4" w:space="0" w:color="auto"/>
              <w:right w:val="single" w:sz="4" w:space="0" w:color="auto"/>
            </w:tcBorders>
          </w:tcPr>
          <w:p w14:paraId="161FE5C3" w14:textId="77777777" w:rsidR="0090406C" w:rsidRPr="00EB74FF" w:rsidRDefault="0090406C" w:rsidP="00AE2DA9">
            <w:pPr>
              <w:spacing w:after="0"/>
              <w:rPr>
                <w:rFonts w:asciiTheme="minorHAnsi" w:hAnsiTheme="minorHAnsi" w:cstheme="minorHAnsi"/>
                <w:color w:val="000000"/>
                <w:lang w:val="en-GB" w:eastAsia="en-GB"/>
              </w:rPr>
            </w:pPr>
            <w:r w:rsidRPr="002C5CCD">
              <w:rPr>
                <w:rFonts w:asciiTheme="minorHAnsi" w:hAnsiTheme="minorHAnsi" w:cstheme="minorHAnsi"/>
                <w:color w:val="000000"/>
                <w:lang w:val="en-GB" w:eastAsia="en-GB"/>
              </w:rPr>
              <w:t>REQST_STATUS_CD</w:t>
            </w:r>
          </w:p>
        </w:tc>
      </w:tr>
      <w:tr w:rsidR="0090406C" w:rsidRPr="00EB74FF" w14:paraId="5257AD09" w14:textId="77777777" w:rsidTr="00AE2DA9">
        <w:trPr>
          <w:trHeight w:val="255"/>
        </w:trPr>
        <w:tc>
          <w:tcPr>
            <w:tcW w:w="236" w:type="dxa"/>
            <w:tcBorders>
              <w:top w:val="nil"/>
              <w:left w:val="single" w:sz="4" w:space="0" w:color="auto"/>
              <w:bottom w:val="single" w:sz="4" w:space="0" w:color="auto"/>
              <w:right w:val="single" w:sz="4" w:space="0" w:color="auto"/>
            </w:tcBorders>
          </w:tcPr>
          <w:p w14:paraId="7A20EAF4" w14:textId="0EFF4607" w:rsidR="0090406C" w:rsidRPr="00EB74FF" w:rsidRDefault="00D81B88" w:rsidP="00AE2DA9">
            <w:pPr>
              <w:spacing w:after="0"/>
              <w:rPr>
                <w:rFonts w:asciiTheme="minorHAnsi" w:hAnsiTheme="minorHAnsi" w:cstheme="minorHAnsi"/>
                <w:color w:val="000000"/>
                <w:lang w:val="en-GB" w:eastAsia="en-GB"/>
              </w:rPr>
            </w:pPr>
            <w:ins w:id="126" w:author="Mohamed Ramadan" w:date="2019-01-14T10:19:00Z">
              <w:r>
                <w:rPr>
                  <w:rFonts w:asciiTheme="minorHAnsi" w:hAnsiTheme="minorHAnsi" w:cstheme="minorHAnsi"/>
                  <w:color w:val="000000"/>
                  <w:lang w:val="en-GB" w:eastAsia="en-GB"/>
                </w:rPr>
                <w:lastRenderedPageBreak/>
                <w:t>4</w:t>
              </w:r>
            </w:ins>
          </w:p>
        </w:tc>
        <w:tc>
          <w:tcPr>
            <w:tcW w:w="3218" w:type="dxa"/>
            <w:tcBorders>
              <w:top w:val="nil"/>
              <w:left w:val="single" w:sz="4" w:space="0" w:color="auto"/>
              <w:bottom w:val="single" w:sz="4" w:space="0" w:color="auto"/>
              <w:right w:val="single" w:sz="4" w:space="0" w:color="auto"/>
            </w:tcBorders>
            <w:shd w:val="clear" w:color="auto" w:fill="auto"/>
            <w:noWrap/>
            <w:hideMark/>
          </w:tcPr>
          <w:p w14:paraId="5BE2964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Status Change Time</w:t>
            </w:r>
          </w:p>
        </w:tc>
        <w:tc>
          <w:tcPr>
            <w:tcW w:w="3485" w:type="dxa"/>
            <w:tcBorders>
              <w:top w:val="nil"/>
              <w:left w:val="nil"/>
              <w:bottom w:val="single" w:sz="4" w:space="0" w:color="auto"/>
              <w:right w:val="single" w:sz="4" w:space="0" w:color="auto"/>
            </w:tcBorders>
            <w:shd w:val="clear" w:color="auto" w:fill="auto"/>
            <w:noWrap/>
            <w:hideMark/>
          </w:tcPr>
          <w:p w14:paraId="1EAC7445"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The time of changing request status</w:t>
            </w:r>
          </w:p>
        </w:tc>
        <w:tc>
          <w:tcPr>
            <w:tcW w:w="3150" w:type="dxa"/>
            <w:tcBorders>
              <w:top w:val="nil"/>
              <w:left w:val="nil"/>
              <w:bottom w:val="single" w:sz="4" w:space="0" w:color="auto"/>
              <w:right w:val="single" w:sz="4" w:space="0" w:color="auto"/>
            </w:tcBorders>
          </w:tcPr>
          <w:p w14:paraId="58F5374F" w14:textId="77777777" w:rsidR="0090406C" w:rsidRPr="00EB74FF" w:rsidRDefault="0090406C" w:rsidP="00AE2DA9">
            <w:pPr>
              <w:spacing w:after="0"/>
              <w:rPr>
                <w:rFonts w:asciiTheme="minorHAnsi" w:hAnsiTheme="minorHAnsi" w:cstheme="minorHAnsi"/>
                <w:color w:val="000000"/>
                <w:lang w:val="en-GB" w:eastAsia="en-GB"/>
              </w:rPr>
            </w:pPr>
            <w:r w:rsidRPr="002C5CCD">
              <w:rPr>
                <w:rFonts w:asciiTheme="minorHAnsi" w:hAnsiTheme="minorHAnsi" w:cstheme="minorHAnsi"/>
                <w:color w:val="000000"/>
                <w:lang w:val="en-GB" w:eastAsia="en-GB"/>
              </w:rPr>
              <w:t>STATUS_CHANGE_TIME</w:t>
            </w:r>
          </w:p>
        </w:tc>
      </w:tr>
    </w:tbl>
    <w:p w14:paraId="08961C39" w14:textId="77777777" w:rsidR="00554801" w:rsidRPr="00810B8C" w:rsidRDefault="00554801" w:rsidP="00554801">
      <w:pPr>
        <w:pStyle w:val="Heading3"/>
        <w:spacing w:before="360" w:after="360"/>
        <w:rPr>
          <w:b/>
          <w:bCs/>
        </w:rPr>
      </w:pPr>
      <w:bookmarkStart w:id="127" w:name="_Toc535244529"/>
      <w:r>
        <w:rPr>
          <w:b/>
          <w:bCs/>
          <w:lang w:val="en-US"/>
        </w:rPr>
        <w:t>Request Header More Info</w:t>
      </w:r>
      <w:bookmarkEnd w:id="127"/>
    </w:p>
    <w:tbl>
      <w:tblPr>
        <w:tblW w:w="10089" w:type="dxa"/>
        <w:tblInd w:w="-275" w:type="dxa"/>
        <w:tblLook w:val="04A0" w:firstRow="1" w:lastRow="0" w:firstColumn="1" w:lastColumn="0" w:noHBand="0" w:noVBand="1"/>
      </w:tblPr>
      <w:tblGrid>
        <w:gridCol w:w="328"/>
        <w:gridCol w:w="3218"/>
        <w:gridCol w:w="3485"/>
        <w:gridCol w:w="3058"/>
      </w:tblGrid>
      <w:tr w:rsidR="00554801" w:rsidRPr="00EB74FF" w14:paraId="29860819" w14:textId="77777777" w:rsidTr="00AE2DA9">
        <w:trPr>
          <w:trHeight w:val="255"/>
        </w:trPr>
        <w:tc>
          <w:tcPr>
            <w:tcW w:w="236" w:type="dxa"/>
            <w:tcBorders>
              <w:top w:val="single" w:sz="4" w:space="0" w:color="auto"/>
              <w:left w:val="single" w:sz="4" w:space="0" w:color="auto"/>
              <w:bottom w:val="single" w:sz="4" w:space="0" w:color="auto"/>
              <w:right w:val="single" w:sz="4" w:space="0" w:color="auto"/>
            </w:tcBorders>
            <w:shd w:val="clear" w:color="000000" w:fill="EEECE1"/>
          </w:tcPr>
          <w:p w14:paraId="01C5640B" w14:textId="77777777" w:rsidR="00554801" w:rsidRPr="00EB74FF" w:rsidRDefault="00554801" w:rsidP="00AE2DA9">
            <w:pPr>
              <w:spacing w:after="0"/>
              <w:rPr>
                <w:rFonts w:asciiTheme="minorHAnsi" w:hAnsiTheme="minorHAnsi" w:cstheme="minorHAnsi"/>
                <w:color w:val="000000"/>
                <w:lang w:val="en-GB" w:eastAsia="en-GB"/>
              </w:rPr>
            </w:pPr>
          </w:p>
        </w:tc>
        <w:tc>
          <w:tcPr>
            <w:tcW w:w="3218" w:type="dxa"/>
            <w:tcBorders>
              <w:top w:val="single" w:sz="4" w:space="0" w:color="auto"/>
              <w:left w:val="single" w:sz="4" w:space="0" w:color="auto"/>
              <w:bottom w:val="single" w:sz="4" w:space="0" w:color="auto"/>
              <w:right w:val="single" w:sz="4" w:space="0" w:color="auto"/>
            </w:tcBorders>
            <w:shd w:val="clear" w:color="000000" w:fill="EEECE1"/>
            <w:noWrap/>
            <w:hideMark/>
          </w:tcPr>
          <w:p w14:paraId="0C9BA95B" w14:textId="77777777" w:rsidR="00554801" w:rsidRPr="00EB74FF" w:rsidRDefault="00554801"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485" w:type="dxa"/>
            <w:tcBorders>
              <w:top w:val="single" w:sz="4" w:space="0" w:color="auto"/>
              <w:left w:val="nil"/>
              <w:bottom w:val="single" w:sz="4" w:space="0" w:color="auto"/>
              <w:right w:val="single" w:sz="4" w:space="0" w:color="auto"/>
            </w:tcBorders>
            <w:shd w:val="clear" w:color="000000" w:fill="EEECE1"/>
            <w:noWrap/>
            <w:hideMark/>
          </w:tcPr>
          <w:p w14:paraId="4ABCB3BE" w14:textId="77777777" w:rsidR="00554801" w:rsidRPr="00EB74FF" w:rsidRDefault="00554801"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150" w:type="dxa"/>
            <w:tcBorders>
              <w:top w:val="single" w:sz="4" w:space="0" w:color="auto"/>
              <w:left w:val="nil"/>
              <w:bottom w:val="single" w:sz="4" w:space="0" w:color="auto"/>
              <w:right w:val="single" w:sz="4" w:space="0" w:color="auto"/>
            </w:tcBorders>
            <w:shd w:val="clear" w:color="000000" w:fill="EEECE1"/>
          </w:tcPr>
          <w:p w14:paraId="44486CE3" w14:textId="77777777" w:rsidR="00554801" w:rsidRPr="00EB74FF" w:rsidRDefault="00554801"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B84BF2" w:rsidRPr="00EB74FF" w14:paraId="3FC8F4D2" w14:textId="77777777" w:rsidTr="00554801">
        <w:trPr>
          <w:trHeight w:val="255"/>
        </w:trPr>
        <w:tc>
          <w:tcPr>
            <w:tcW w:w="236" w:type="dxa"/>
            <w:tcBorders>
              <w:top w:val="nil"/>
              <w:left w:val="single" w:sz="4" w:space="0" w:color="auto"/>
              <w:bottom w:val="single" w:sz="4" w:space="0" w:color="auto"/>
              <w:right w:val="single" w:sz="4" w:space="0" w:color="auto"/>
            </w:tcBorders>
          </w:tcPr>
          <w:p w14:paraId="15F17370" w14:textId="77777777" w:rsidR="00B84BF2" w:rsidRPr="00EB74FF" w:rsidRDefault="00B84BF2" w:rsidP="00B84BF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218" w:type="dxa"/>
            <w:tcBorders>
              <w:top w:val="nil"/>
              <w:left w:val="single" w:sz="4" w:space="0" w:color="auto"/>
              <w:bottom w:val="single" w:sz="4" w:space="0" w:color="auto"/>
              <w:right w:val="single" w:sz="4" w:space="0" w:color="auto"/>
            </w:tcBorders>
            <w:shd w:val="clear" w:color="auto" w:fill="auto"/>
            <w:noWrap/>
          </w:tcPr>
          <w:p w14:paraId="6AE646AF" w14:textId="77777777" w:rsidR="00B84BF2" w:rsidRPr="00EB74FF" w:rsidRDefault="00B84BF2" w:rsidP="00B84BF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Request header more info identifier</w:t>
            </w:r>
          </w:p>
        </w:tc>
        <w:tc>
          <w:tcPr>
            <w:tcW w:w="3485" w:type="dxa"/>
            <w:tcBorders>
              <w:top w:val="nil"/>
              <w:left w:val="nil"/>
              <w:bottom w:val="single" w:sz="4" w:space="0" w:color="auto"/>
              <w:right w:val="single" w:sz="4" w:space="0" w:color="auto"/>
            </w:tcBorders>
            <w:shd w:val="clear" w:color="auto" w:fill="auto"/>
            <w:noWrap/>
          </w:tcPr>
          <w:p w14:paraId="1F328DDB" w14:textId="77777777" w:rsidR="00B84BF2" w:rsidRPr="00EB74FF" w:rsidRDefault="00B84BF2" w:rsidP="00B84BF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3150" w:type="dxa"/>
            <w:tcBorders>
              <w:top w:val="nil"/>
              <w:left w:val="nil"/>
              <w:bottom w:val="single" w:sz="4" w:space="0" w:color="auto"/>
              <w:right w:val="single" w:sz="4" w:space="0" w:color="auto"/>
            </w:tcBorders>
          </w:tcPr>
          <w:p w14:paraId="7178BBC9" w14:textId="77777777" w:rsidR="00B84BF2" w:rsidRPr="007178FD" w:rsidRDefault="00B84BF2" w:rsidP="00B84BF2">
            <w:r w:rsidRPr="007178FD">
              <w:t>RQST_HDR_MORE_INFO_ID</w:t>
            </w:r>
          </w:p>
        </w:tc>
      </w:tr>
      <w:tr w:rsidR="00B84BF2" w:rsidRPr="00EB74FF" w14:paraId="5543627D" w14:textId="77777777" w:rsidTr="00554801">
        <w:trPr>
          <w:trHeight w:val="255"/>
        </w:trPr>
        <w:tc>
          <w:tcPr>
            <w:tcW w:w="236" w:type="dxa"/>
            <w:tcBorders>
              <w:top w:val="nil"/>
              <w:left w:val="single" w:sz="4" w:space="0" w:color="auto"/>
              <w:bottom w:val="single" w:sz="4" w:space="0" w:color="auto"/>
              <w:right w:val="single" w:sz="4" w:space="0" w:color="auto"/>
            </w:tcBorders>
          </w:tcPr>
          <w:p w14:paraId="1B64FE39" w14:textId="77777777" w:rsidR="00B84BF2" w:rsidRPr="00EB74FF" w:rsidRDefault="00B84BF2" w:rsidP="00B84BF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218" w:type="dxa"/>
            <w:tcBorders>
              <w:top w:val="nil"/>
              <w:left w:val="single" w:sz="4" w:space="0" w:color="auto"/>
              <w:bottom w:val="single" w:sz="4" w:space="0" w:color="auto"/>
              <w:right w:val="single" w:sz="4" w:space="0" w:color="auto"/>
            </w:tcBorders>
            <w:shd w:val="clear" w:color="auto" w:fill="auto"/>
            <w:noWrap/>
          </w:tcPr>
          <w:p w14:paraId="0C7993B2" w14:textId="77777777" w:rsidR="00B84BF2" w:rsidRPr="00EB74FF" w:rsidRDefault="00B84BF2" w:rsidP="00B84BF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Parent request primary key</w:t>
            </w:r>
          </w:p>
        </w:tc>
        <w:tc>
          <w:tcPr>
            <w:tcW w:w="3485" w:type="dxa"/>
            <w:tcBorders>
              <w:top w:val="nil"/>
              <w:left w:val="nil"/>
              <w:bottom w:val="single" w:sz="4" w:space="0" w:color="auto"/>
              <w:right w:val="single" w:sz="4" w:space="0" w:color="auto"/>
            </w:tcBorders>
            <w:shd w:val="clear" w:color="auto" w:fill="auto"/>
            <w:noWrap/>
          </w:tcPr>
          <w:p w14:paraId="2F23D5FA" w14:textId="77777777" w:rsidR="00B84BF2" w:rsidRPr="00EB74FF" w:rsidRDefault="00B84BF2" w:rsidP="00B84BF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Foreign key (FK) for </w:t>
            </w:r>
            <w:r w:rsidR="00A65B19">
              <w:rPr>
                <w:rFonts w:asciiTheme="minorHAnsi" w:hAnsiTheme="minorHAnsi" w:cstheme="minorHAnsi"/>
                <w:color w:val="000000"/>
                <w:lang w:val="en-GB" w:eastAsia="en-GB"/>
              </w:rPr>
              <w:t>parent request</w:t>
            </w:r>
          </w:p>
        </w:tc>
        <w:tc>
          <w:tcPr>
            <w:tcW w:w="3150" w:type="dxa"/>
            <w:tcBorders>
              <w:top w:val="nil"/>
              <w:left w:val="nil"/>
              <w:bottom w:val="single" w:sz="4" w:space="0" w:color="auto"/>
              <w:right w:val="single" w:sz="4" w:space="0" w:color="auto"/>
            </w:tcBorders>
          </w:tcPr>
          <w:p w14:paraId="0CD4A826" w14:textId="77777777" w:rsidR="00B84BF2" w:rsidRPr="007178FD" w:rsidRDefault="00B84BF2" w:rsidP="00B84BF2">
            <w:r w:rsidRPr="007178FD">
              <w:t>PARENT_RQST_PK</w:t>
            </w:r>
          </w:p>
        </w:tc>
      </w:tr>
      <w:tr w:rsidR="00B84BF2" w:rsidRPr="00EB74FF" w14:paraId="26735E23" w14:textId="77777777" w:rsidTr="00554801">
        <w:trPr>
          <w:trHeight w:val="255"/>
        </w:trPr>
        <w:tc>
          <w:tcPr>
            <w:tcW w:w="236" w:type="dxa"/>
            <w:tcBorders>
              <w:top w:val="nil"/>
              <w:left w:val="single" w:sz="4" w:space="0" w:color="auto"/>
              <w:bottom w:val="single" w:sz="4" w:space="0" w:color="auto"/>
              <w:right w:val="single" w:sz="4" w:space="0" w:color="auto"/>
            </w:tcBorders>
          </w:tcPr>
          <w:p w14:paraId="15264774" w14:textId="77777777" w:rsidR="00B84BF2" w:rsidRPr="00EB74FF" w:rsidRDefault="00B84BF2" w:rsidP="00B84BF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218" w:type="dxa"/>
            <w:tcBorders>
              <w:top w:val="nil"/>
              <w:left w:val="single" w:sz="4" w:space="0" w:color="auto"/>
              <w:bottom w:val="single" w:sz="4" w:space="0" w:color="auto"/>
              <w:right w:val="single" w:sz="4" w:space="0" w:color="auto"/>
            </w:tcBorders>
            <w:shd w:val="clear" w:color="auto" w:fill="auto"/>
            <w:noWrap/>
          </w:tcPr>
          <w:p w14:paraId="788FF225" w14:textId="77777777" w:rsidR="00B84BF2" w:rsidRPr="00EB74FF" w:rsidRDefault="00A65B19" w:rsidP="00B84BF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More info payload</w:t>
            </w:r>
          </w:p>
        </w:tc>
        <w:tc>
          <w:tcPr>
            <w:tcW w:w="3485" w:type="dxa"/>
            <w:tcBorders>
              <w:top w:val="nil"/>
              <w:left w:val="nil"/>
              <w:bottom w:val="single" w:sz="4" w:space="0" w:color="auto"/>
              <w:right w:val="single" w:sz="4" w:space="0" w:color="auto"/>
            </w:tcBorders>
            <w:shd w:val="clear" w:color="auto" w:fill="auto"/>
            <w:noWrap/>
          </w:tcPr>
          <w:p w14:paraId="454980CF" w14:textId="77777777" w:rsidR="00B84BF2" w:rsidRPr="002C5CCD" w:rsidRDefault="00A65B19" w:rsidP="00B84BF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More info payload</w:t>
            </w:r>
          </w:p>
        </w:tc>
        <w:tc>
          <w:tcPr>
            <w:tcW w:w="3150" w:type="dxa"/>
            <w:tcBorders>
              <w:top w:val="nil"/>
              <w:left w:val="nil"/>
              <w:bottom w:val="single" w:sz="4" w:space="0" w:color="auto"/>
              <w:right w:val="single" w:sz="4" w:space="0" w:color="auto"/>
            </w:tcBorders>
          </w:tcPr>
          <w:p w14:paraId="2FDF5958" w14:textId="77777777" w:rsidR="00B84BF2" w:rsidRDefault="00B84BF2" w:rsidP="00B84BF2">
            <w:r w:rsidRPr="007178FD">
              <w:t>MORE_INFO_PAYLOAD</w:t>
            </w:r>
          </w:p>
        </w:tc>
      </w:tr>
    </w:tbl>
    <w:p w14:paraId="32EF1E09" w14:textId="77777777" w:rsidR="00554801" w:rsidRPr="00810B8C" w:rsidRDefault="00554801" w:rsidP="00554801">
      <w:pPr>
        <w:pStyle w:val="Heading3"/>
        <w:spacing w:before="360" w:after="360"/>
        <w:rPr>
          <w:b/>
          <w:bCs/>
        </w:rPr>
      </w:pPr>
      <w:bookmarkStart w:id="128" w:name="_Toc535244530"/>
      <w:r>
        <w:rPr>
          <w:b/>
          <w:bCs/>
          <w:lang w:val="en-US"/>
        </w:rPr>
        <w:t>Request Header Note</w:t>
      </w:r>
      <w:bookmarkEnd w:id="128"/>
    </w:p>
    <w:tbl>
      <w:tblPr>
        <w:tblW w:w="10089" w:type="dxa"/>
        <w:tblInd w:w="-275" w:type="dxa"/>
        <w:tblLook w:val="04A0" w:firstRow="1" w:lastRow="0" w:firstColumn="1" w:lastColumn="0" w:noHBand="0" w:noVBand="1"/>
      </w:tblPr>
      <w:tblGrid>
        <w:gridCol w:w="328"/>
        <w:gridCol w:w="3218"/>
        <w:gridCol w:w="3485"/>
        <w:gridCol w:w="3058"/>
      </w:tblGrid>
      <w:tr w:rsidR="00554801" w:rsidRPr="00EB74FF" w14:paraId="0BF578D1" w14:textId="77777777" w:rsidTr="00A65B19">
        <w:trPr>
          <w:trHeight w:val="436"/>
        </w:trPr>
        <w:tc>
          <w:tcPr>
            <w:tcW w:w="236" w:type="dxa"/>
            <w:tcBorders>
              <w:top w:val="single" w:sz="4" w:space="0" w:color="auto"/>
              <w:left w:val="single" w:sz="4" w:space="0" w:color="auto"/>
              <w:bottom w:val="single" w:sz="4" w:space="0" w:color="auto"/>
              <w:right w:val="single" w:sz="4" w:space="0" w:color="auto"/>
            </w:tcBorders>
            <w:shd w:val="clear" w:color="000000" w:fill="EEECE1"/>
          </w:tcPr>
          <w:p w14:paraId="1A601763" w14:textId="77777777" w:rsidR="00554801" w:rsidRPr="00EB74FF" w:rsidRDefault="00554801" w:rsidP="00AE2DA9">
            <w:pPr>
              <w:spacing w:after="0"/>
              <w:rPr>
                <w:rFonts w:asciiTheme="minorHAnsi" w:hAnsiTheme="minorHAnsi" w:cstheme="minorHAnsi"/>
                <w:color w:val="000000"/>
                <w:lang w:val="en-GB" w:eastAsia="en-GB"/>
              </w:rPr>
            </w:pPr>
          </w:p>
        </w:tc>
        <w:tc>
          <w:tcPr>
            <w:tcW w:w="3218" w:type="dxa"/>
            <w:tcBorders>
              <w:top w:val="single" w:sz="4" w:space="0" w:color="auto"/>
              <w:left w:val="single" w:sz="4" w:space="0" w:color="auto"/>
              <w:bottom w:val="single" w:sz="4" w:space="0" w:color="auto"/>
              <w:right w:val="single" w:sz="4" w:space="0" w:color="auto"/>
            </w:tcBorders>
            <w:shd w:val="clear" w:color="000000" w:fill="EEECE1"/>
            <w:noWrap/>
            <w:hideMark/>
          </w:tcPr>
          <w:p w14:paraId="736DFBD1" w14:textId="77777777" w:rsidR="00554801" w:rsidRPr="00EB74FF" w:rsidRDefault="00554801"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485" w:type="dxa"/>
            <w:tcBorders>
              <w:top w:val="single" w:sz="4" w:space="0" w:color="auto"/>
              <w:left w:val="nil"/>
              <w:bottom w:val="single" w:sz="4" w:space="0" w:color="auto"/>
              <w:right w:val="single" w:sz="4" w:space="0" w:color="auto"/>
            </w:tcBorders>
            <w:shd w:val="clear" w:color="000000" w:fill="EEECE1"/>
            <w:noWrap/>
            <w:hideMark/>
          </w:tcPr>
          <w:p w14:paraId="5D626C5F" w14:textId="77777777" w:rsidR="00554801" w:rsidRPr="00EB74FF" w:rsidRDefault="00554801"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150" w:type="dxa"/>
            <w:tcBorders>
              <w:top w:val="single" w:sz="4" w:space="0" w:color="auto"/>
              <w:left w:val="nil"/>
              <w:bottom w:val="single" w:sz="4" w:space="0" w:color="auto"/>
              <w:right w:val="single" w:sz="4" w:space="0" w:color="auto"/>
            </w:tcBorders>
            <w:shd w:val="clear" w:color="000000" w:fill="EEECE1"/>
          </w:tcPr>
          <w:p w14:paraId="23E464A3" w14:textId="77777777" w:rsidR="00554801" w:rsidRPr="00EB74FF" w:rsidRDefault="00554801"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A65B19" w:rsidRPr="00EB74FF" w14:paraId="009158BA" w14:textId="77777777" w:rsidTr="00554801">
        <w:trPr>
          <w:trHeight w:val="255"/>
        </w:trPr>
        <w:tc>
          <w:tcPr>
            <w:tcW w:w="236" w:type="dxa"/>
            <w:tcBorders>
              <w:top w:val="nil"/>
              <w:left w:val="single" w:sz="4" w:space="0" w:color="auto"/>
              <w:bottom w:val="single" w:sz="4" w:space="0" w:color="auto"/>
              <w:right w:val="single" w:sz="4" w:space="0" w:color="auto"/>
            </w:tcBorders>
          </w:tcPr>
          <w:p w14:paraId="632894DC" w14:textId="77777777" w:rsidR="00A65B19" w:rsidRPr="00EB74FF" w:rsidRDefault="00A65B19" w:rsidP="00A65B1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218" w:type="dxa"/>
            <w:tcBorders>
              <w:top w:val="nil"/>
              <w:left w:val="single" w:sz="4" w:space="0" w:color="auto"/>
              <w:bottom w:val="single" w:sz="4" w:space="0" w:color="auto"/>
              <w:right w:val="single" w:sz="4" w:space="0" w:color="auto"/>
            </w:tcBorders>
            <w:shd w:val="clear" w:color="auto" w:fill="auto"/>
            <w:noWrap/>
          </w:tcPr>
          <w:p w14:paraId="26E398D6" w14:textId="77777777" w:rsidR="00A65B19" w:rsidRPr="00EB74FF" w:rsidRDefault="00A65B19" w:rsidP="00A65B1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Request header notes denier </w:t>
            </w:r>
          </w:p>
        </w:tc>
        <w:tc>
          <w:tcPr>
            <w:tcW w:w="3485" w:type="dxa"/>
            <w:tcBorders>
              <w:top w:val="nil"/>
              <w:left w:val="nil"/>
              <w:bottom w:val="single" w:sz="4" w:space="0" w:color="auto"/>
              <w:right w:val="single" w:sz="4" w:space="0" w:color="auto"/>
            </w:tcBorders>
            <w:shd w:val="clear" w:color="auto" w:fill="auto"/>
            <w:noWrap/>
          </w:tcPr>
          <w:p w14:paraId="046B0637" w14:textId="77777777" w:rsidR="00A65B19" w:rsidRPr="00EB74FF" w:rsidRDefault="00A65B19" w:rsidP="00A65B1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3150" w:type="dxa"/>
            <w:tcBorders>
              <w:top w:val="nil"/>
              <w:left w:val="nil"/>
              <w:bottom w:val="single" w:sz="4" w:space="0" w:color="auto"/>
              <w:right w:val="single" w:sz="4" w:space="0" w:color="auto"/>
            </w:tcBorders>
          </w:tcPr>
          <w:p w14:paraId="18DA0F80" w14:textId="77777777" w:rsidR="00A65B19" w:rsidRPr="001F031B" w:rsidRDefault="00A65B19" w:rsidP="00A65B19">
            <w:r w:rsidRPr="001F031B">
              <w:t>RQST_HDR_NOTES_ID</w:t>
            </w:r>
          </w:p>
        </w:tc>
      </w:tr>
      <w:tr w:rsidR="00A65B19" w:rsidRPr="00EB74FF" w14:paraId="6649930B" w14:textId="77777777" w:rsidTr="00554801">
        <w:trPr>
          <w:trHeight w:val="255"/>
        </w:trPr>
        <w:tc>
          <w:tcPr>
            <w:tcW w:w="236" w:type="dxa"/>
            <w:tcBorders>
              <w:top w:val="nil"/>
              <w:left w:val="single" w:sz="4" w:space="0" w:color="auto"/>
              <w:bottom w:val="single" w:sz="4" w:space="0" w:color="auto"/>
              <w:right w:val="single" w:sz="4" w:space="0" w:color="auto"/>
            </w:tcBorders>
          </w:tcPr>
          <w:p w14:paraId="63058606" w14:textId="77777777" w:rsidR="00A65B19" w:rsidRPr="00EB74FF" w:rsidRDefault="00A65B19" w:rsidP="00A65B1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218" w:type="dxa"/>
            <w:tcBorders>
              <w:top w:val="nil"/>
              <w:left w:val="single" w:sz="4" w:space="0" w:color="auto"/>
              <w:bottom w:val="single" w:sz="4" w:space="0" w:color="auto"/>
              <w:right w:val="single" w:sz="4" w:space="0" w:color="auto"/>
            </w:tcBorders>
            <w:shd w:val="clear" w:color="auto" w:fill="auto"/>
            <w:noWrap/>
          </w:tcPr>
          <w:p w14:paraId="65F385B2" w14:textId="77777777" w:rsidR="00A65B19" w:rsidRPr="00EB74FF" w:rsidRDefault="00A65B19" w:rsidP="00A65B1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Message identifier </w:t>
            </w:r>
          </w:p>
        </w:tc>
        <w:tc>
          <w:tcPr>
            <w:tcW w:w="3485" w:type="dxa"/>
            <w:tcBorders>
              <w:top w:val="nil"/>
              <w:left w:val="nil"/>
              <w:bottom w:val="single" w:sz="4" w:space="0" w:color="auto"/>
              <w:right w:val="single" w:sz="4" w:space="0" w:color="auto"/>
            </w:tcBorders>
            <w:shd w:val="clear" w:color="auto" w:fill="auto"/>
            <w:noWrap/>
          </w:tcPr>
          <w:p w14:paraId="4A5CEA16" w14:textId="77777777" w:rsidR="00A65B19" w:rsidRPr="00EB74FF" w:rsidRDefault="00A65B19" w:rsidP="00A65B1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Message identification</w:t>
            </w:r>
          </w:p>
        </w:tc>
        <w:tc>
          <w:tcPr>
            <w:tcW w:w="3150" w:type="dxa"/>
            <w:tcBorders>
              <w:top w:val="nil"/>
              <w:left w:val="nil"/>
              <w:bottom w:val="single" w:sz="4" w:space="0" w:color="auto"/>
              <w:right w:val="single" w:sz="4" w:space="0" w:color="auto"/>
            </w:tcBorders>
          </w:tcPr>
          <w:p w14:paraId="698D2176" w14:textId="77777777" w:rsidR="00A65B19" w:rsidRPr="001F031B" w:rsidRDefault="00A65B19" w:rsidP="00A65B19">
            <w:r w:rsidRPr="001F031B">
              <w:t>MSGUID</w:t>
            </w:r>
          </w:p>
        </w:tc>
      </w:tr>
      <w:tr w:rsidR="00A65B19" w:rsidRPr="00EB74FF" w14:paraId="3ABE2EEB" w14:textId="77777777" w:rsidTr="00554801">
        <w:trPr>
          <w:trHeight w:val="255"/>
        </w:trPr>
        <w:tc>
          <w:tcPr>
            <w:tcW w:w="236" w:type="dxa"/>
            <w:tcBorders>
              <w:top w:val="nil"/>
              <w:left w:val="single" w:sz="4" w:space="0" w:color="auto"/>
              <w:bottom w:val="single" w:sz="4" w:space="0" w:color="auto"/>
              <w:right w:val="single" w:sz="4" w:space="0" w:color="auto"/>
            </w:tcBorders>
          </w:tcPr>
          <w:p w14:paraId="2F9AEB68" w14:textId="77777777" w:rsidR="00A65B19" w:rsidRPr="00EB74FF" w:rsidRDefault="00A65B19" w:rsidP="00A65B1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218" w:type="dxa"/>
            <w:tcBorders>
              <w:top w:val="nil"/>
              <w:left w:val="single" w:sz="4" w:space="0" w:color="auto"/>
              <w:bottom w:val="single" w:sz="4" w:space="0" w:color="auto"/>
              <w:right w:val="single" w:sz="4" w:space="0" w:color="auto"/>
            </w:tcBorders>
            <w:shd w:val="clear" w:color="auto" w:fill="auto"/>
            <w:noWrap/>
          </w:tcPr>
          <w:p w14:paraId="6545C986" w14:textId="77777777" w:rsidR="00A65B19" w:rsidRPr="00EB74FF" w:rsidRDefault="00A65B19" w:rsidP="00A65B1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Notes</w:t>
            </w:r>
          </w:p>
        </w:tc>
        <w:tc>
          <w:tcPr>
            <w:tcW w:w="3485" w:type="dxa"/>
            <w:tcBorders>
              <w:top w:val="nil"/>
              <w:left w:val="nil"/>
              <w:bottom w:val="single" w:sz="4" w:space="0" w:color="auto"/>
              <w:right w:val="single" w:sz="4" w:space="0" w:color="auto"/>
            </w:tcBorders>
            <w:shd w:val="clear" w:color="auto" w:fill="auto"/>
            <w:noWrap/>
          </w:tcPr>
          <w:p w14:paraId="4151043A" w14:textId="77777777" w:rsidR="00A65B19" w:rsidRPr="002C5CCD" w:rsidRDefault="00A65B19" w:rsidP="00A65B1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Notes </w:t>
            </w:r>
          </w:p>
        </w:tc>
        <w:tc>
          <w:tcPr>
            <w:tcW w:w="3150" w:type="dxa"/>
            <w:tcBorders>
              <w:top w:val="nil"/>
              <w:left w:val="nil"/>
              <w:bottom w:val="single" w:sz="4" w:space="0" w:color="auto"/>
              <w:right w:val="single" w:sz="4" w:space="0" w:color="auto"/>
            </w:tcBorders>
          </w:tcPr>
          <w:p w14:paraId="5C1C0A26" w14:textId="77777777" w:rsidR="00A65B19" w:rsidRDefault="00A65B19" w:rsidP="00A65B19">
            <w:r w:rsidRPr="001F031B">
              <w:t>NOTES</w:t>
            </w:r>
          </w:p>
        </w:tc>
      </w:tr>
    </w:tbl>
    <w:p w14:paraId="2D1AC26B" w14:textId="77777777" w:rsidR="0090406C" w:rsidRPr="00810B8C" w:rsidRDefault="0090406C" w:rsidP="0090406C">
      <w:pPr>
        <w:pStyle w:val="Heading3"/>
        <w:spacing w:before="360" w:after="360"/>
        <w:rPr>
          <w:b/>
          <w:bCs/>
        </w:rPr>
      </w:pPr>
      <w:bookmarkStart w:id="129" w:name="_Toc535244531"/>
      <w:r w:rsidRPr="00810B8C">
        <w:rPr>
          <w:b/>
          <w:bCs/>
        </w:rPr>
        <w:t>Agency Service Request Reviewer Notes</w:t>
      </w:r>
      <w:bookmarkEnd w:id="129"/>
    </w:p>
    <w:tbl>
      <w:tblPr>
        <w:tblW w:w="10585" w:type="dxa"/>
        <w:tblInd w:w="-275" w:type="dxa"/>
        <w:tblLook w:val="04A0" w:firstRow="1" w:lastRow="0" w:firstColumn="1" w:lastColumn="0" w:noHBand="0" w:noVBand="1"/>
      </w:tblPr>
      <w:tblGrid>
        <w:gridCol w:w="440"/>
        <w:gridCol w:w="3235"/>
        <w:gridCol w:w="3689"/>
        <w:gridCol w:w="3425"/>
      </w:tblGrid>
      <w:tr w:rsidR="0090406C" w:rsidRPr="00EB74FF" w14:paraId="3ADBB9E0" w14:textId="77777777" w:rsidTr="00AE2DA9">
        <w:trPr>
          <w:trHeight w:val="255"/>
        </w:trPr>
        <w:tc>
          <w:tcPr>
            <w:tcW w:w="236" w:type="dxa"/>
            <w:tcBorders>
              <w:top w:val="single" w:sz="4" w:space="0" w:color="auto"/>
              <w:left w:val="single" w:sz="4" w:space="0" w:color="auto"/>
              <w:bottom w:val="single" w:sz="4" w:space="0" w:color="auto"/>
              <w:right w:val="single" w:sz="4" w:space="0" w:color="auto"/>
            </w:tcBorders>
            <w:shd w:val="clear" w:color="000000" w:fill="EEECE1"/>
          </w:tcPr>
          <w:p w14:paraId="76A13C90" w14:textId="77777777" w:rsidR="0090406C" w:rsidRPr="00EB74FF" w:rsidRDefault="0090406C" w:rsidP="00AE2DA9">
            <w:pPr>
              <w:spacing w:after="0"/>
              <w:rPr>
                <w:rFonts w:asciiTheme="minorHAnsi" w:hAnsiTheme="minorHAnsi" w:cstheme="minorHAnsi"/>
                <w:color w:val="000000"/>
                <w:lang w:val="en-GB" w:eastAsia="en-GB"/>
              </w:rPr>
            </w:pPr>
          </w:p>
        </w:tc>
        <w:tc>
          <w:tcPr>
            <w:tcW w:w="3235" w:type="dxa"/>
            <w:tcBorders>
              <w:top w:val="single" w:sz="4" w:space="0" w:color="auto"/>
              <w:left w:val="single" w:sz="4" w:space="0" w:color="auto"/>
              <w:bottom w:val="single" w:sz="4" w:space="0" w:color="auto"/>
              <w:right w:val="single" w:sz="4" w:space="0" w:color="auto"/>
            </w:tcBorders>
            <w:shd w:val="clear" w:color="000000" w:fill="EEECE1"/>
            <w:noWrap/>
            <w:hideMark/>
          </w:tcPr>
          <w:p w14:paraId="229D5B46"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689" w:type="dxa"/>
            <w:tcBorders>
              <w:top w:val="single" w:sz="4" w:space="0" w:color="auto"/>
              <w:left w:val="nil"/>
              <w:bottom w:val="single" w:sz="4" w:space="0" w:color="auto"/>
              <w:right w:val="single" w:sz="4" w:space="0" w:color="auto"/>
            </w:tcBorders>
            <w:shd w:val="clear" w:color="000000" w:fill="EEECE1"/>
            <w:noWrap/>
            <w:hideMark/>
          </w:tcPr>
          <w:p w14:paraId="09C342C2"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425" w:type="dxa"/>
            <w:tcBorders>
              <w:top w:val="single" w:sz="4" w:space="0" w:color="auto"/>
              <w:left w:val="nil"/>
              <w:bottom w:val="single" w:sz="4" w:space="0" w:color="auto"/>
              <w:right w:val="single" w:sz="4" w:space="0" w:color="auto"/>
            </w:tcBorders>
            <w:shd w:val="clear" w:color="000000" w:fill="EEECE1"/>
          </w:tcPr>
          <w:p w14:paraId="22E4B40A" w14:textId="77777777" w:rsidR="0090406C" w:rsidRPr="00EB74FF"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90406C" w:rsidRPr="00EB74FF" w14:paraId="2800AE84" w14:textId="77777777" w:rsidTr="00AE2DA9">
        <w:trPr>
          <w:trHeight w:val="255"/>
        </w:trPr>
        <w:tc>
          <w:tcPr>
            <w:tcW w:w="236" w:type="dxa"/>
            <w:tcBorders>
              <w:top w:val="nil"/>
              <w:left w:val="single" w:sz="4" w:space="0" w:color="auto"/>
              <w:bottom w:val="single" w:sz="4" w:space="0" w:color="auto"/>
              <w:right w:val="single" w:sz="4" w:space="0" w:color="auto"/>
            </w:tcBorders>
          </w:tcPr>
          <w:p w14:paraId="1A76A2D7" w14:textId="4B3B78FA" w:rsidR="0090406C" w:rsidRPr="00EB74FF" w:rsidRDefault="00D81B88" w:rsidP="00AE2DA9">
            <w:pPr>
              <w:spacing w:after="0"/>
              <w:rPr>
                <w:rFonts w:asciiTheme="minorHAnsi" w:hAnsiTheme="minorHAnsi" w:cstheme="minorHAnsi"/>
                <w:color w:val="000000"/>
                <w:lang w:val="en-GB" w:eastAsia="en-GB"/>
              </w:rPr>
            </w:pPr>
            <w:ins w:id="130" w:author="Mohamed Ramadan" w:date="2019-01-14T10:19:00Z">
              <w:r>
                <w:rPr>
                  <w:rFonts w:asciiTheme="minorHAnsi" w:hAnsiTheme="minorHAnsi" w:cstheme="minorHAnsi"/>
                  <w:color w:val="000000"/>
                  <w:lang w:val="en-GB" w:eastAsia="en-GB"/>
                </w:rPr>
                <w:t>1</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5451CB2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Request Reviewer ID</w:t>
            </w:r>
          </w:p>
        </w:tc>
        <w:tc>
          <w:tcPr>
            <w:tcW w:w="3689" w:type="dxa"/>
            <w:tcBorders>
              <w:top w:val="nil"/>
              <w:left w:val="nil"/>
              <w:bottom w:val="single" w:sz="4" w:space="0" w:color="auto"/>
              <w:right w:val="single" w:sz="4" w:space="0" w:color="auto"/>
            </w:tcBorders>
            <w:shd w:val="clear" w:color="auto" w:fill="auto"/>
            <w:noWrap/>
            <w:hideMark/>
          </w:tcPr>
          <w:p w14:paraId="60EA6D3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3425" w:type="dxa"/>
            <w:tcBorders>
              <w:top w:val="nil"/>
              <w:left w:val="nil"/>
              <w:bottom w:val="single" w:sz="4" w:space="0" w:color="auto"/>
              <w:right w:val="single" w:sz="4" w:space="0" w:color="auto"/>
            </w:tcBorders>
          </w:tcPr>
          <w:p w14:paraId="1C6D4BC6" w14:textId="77777777" w:rsidR="0090406C" w:rsidRPr="00EB74FF" w:rsidRDefault="0090406C" w:rsidP="00AE2DA9">
            <w:pPr>
              <w:spacing w:after="0"/>
              <w:rPr>
                <w:rFonts w:asciiTheme="minorHAnsi" w:hAnsiTheme="minorHAnsi" w:cstheme="minorHAnsi"/>
                <w:color w:val="000000"/>
                <w:lang w:val="en-GB" w:eastAsia="en-GB"/>
              </w:rPr>
            </w:pPr>
            <w:r w:rsidRPr="00F02EC9">
              <w:rPr>
                <w:rFonts w:asciiTheme="minorHAnsi" w:hAnsiTheme="minorHAnsi" w:cstheme="minorHAnsi"/>
                <w:color w:val="000000"/>
                <w:lang w:val="en-GB" w:eastAsia="en-GB"/>
              </w:rPr>
              <w:t>REQST_REVWR_ID</w:t>
            </w:r>
          </w:p>
        </w:tc>
      </w:tr>
      <w:tr w:rsidR="0090406C" w:rsidRPr="00EB74FF" w14:paraId="3AD52C2C" w14:textId="77777777" w:rsidTr="00AE2DA9">
        <w:trPr>
          <w:trHeight w:val="255"/>
        </w:trPr>
        <w:tc>
          <w:tcPr>
            <w:tcW w:w="236" w:type="dxa"/>
            <w:tcBorders>
              <w:top w:val="nil"/>
              <w:left w:val="single" w:sz="4" w:space="0" w:color="auto"/>
              <w:bottom w:val="single" w:sz="4" w:space="0" w:color="auto"/>
              <w:right w:val="single" w:sz="4" w:space="0" w:color="auto"/>
            </w:tcBorders>
          </w:tcPr>
          <w:p w14:paraId="3D33D1A6" w14:textId="439CE8F6" w:rsidR="0090406C" w:rsidRPr="00EB74FF" w:rsidRDefault="00D81B88" w:rsidP="00AE2DA9">
            <w:pPr>
              <w:spacing w:after="0"/>
              <w:rPr>
                <w:rFonts w:asciiTheme="minorHAnsi" w:hAnsiTheme="minorHAnsi" w:cstheme="minorHAnsi"/>
                <w:color w:val="000000"/>
                <w:lang w:val="en-GB" w:eastAsia="en-GB"/>
              </w:rPr>
            </w:pPr>
            <w:ins w:id="131" w:author="Mohamed Ramadan" w:date="2019-01-14T10:19:00Z">
              <w:r>
                <w:rPr>
                  <w:rFonts w:asciiTheme="minorHAnsi" w:hAnsiTheme="minorHAnsi" w:cstheme="minorHAnsi"/>
                  <w:color w:val="000000"/>
                  <w:lang w:val="en-GB" w:eastAsia="en-GB"/>
                </w:rPr>
                <w:t>2</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07FEA307"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Agency Service Request Identifier</w:t>
            </w:r>
          </w:p>
        </w:tc>
        <w:tc>
          <w:tcPr>
            <w:tcW w:w="3689" w:type="dxa"/>
            <w:tcBorders>
              <w:top w:val="nil"/>
              <w:left w:val="nil"/>
              <w:bottom w:val="single" w:sz="4" w:space="0" w:color="auto"/>
              <w:right w:val="single" w:sz="4" w:space="0" w:color="auto"/>
            </w:tcBorders>
            <w:shd w:val="clear" w:color="auto" w:fill="auto"/>
            <w:noWrap/>
            <w:hideMark/>
          </w:tcPr>
          <w:p w14:paraId="4EC0EF3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3425" w:type="dxa"/>
            <w:tcBorders>
              <w:top w:val="nil"/>
              <w:left w:val="nil"/>
              <w:bottom w:val="single" w:sz="4" w:space="0" w:color="auto"/>
              <w:right w:val="single" w:sz="4" w:space="0" w:color="auto"/>
            </w:tcBorders>
          </w:tcPr>
          <w:p w14:paraId="5AA659F0" w14:textId="77777777" w:rsidR="0090406C" w:rsidRPr="00EB74FF" w:rsidRDefault="0090406C" w:rsidP="00AE2DA9">
            <w:pPr>
              <w:spacing w:after="0"/>
              <w:rPr>
                <w:rFonts w:asciiTheme="minorHAnsi" w:hAnsiTheme="minorHAnsi" w:cstheme="minorHAnsi"/>
                <w:color w:val="000000"/>
                <w:lang w:val="en-GB" w:eastAsia="en-GB"/>
              </w:rPr>
            </w:pPr>
            <w:r w:rsidRPr="00F02EC9">
              <w:rPr>
                <w:rFonts w:asciiTheme="minorHAnsi" w:hAnsiTheme="minorHAnsi" w:cstheme="minorHAnsi"/>
                <w:color w:val="000000"/>
                <w:lang w:val="en-GB" w:eastAsia="en-GB"/>
              </w:rPr>
              <w:t>AGCY_SRVC_REQST_ID</w:t>
            </w:r>
          </w:p>
        </w:tc>
      </w:tr>
      <w:tr w:rsidR="0090406C" w:rsidRPr="00EB74FF" w14:paraId="2D20BBD1" w14:textId="77777777" w:rsidTr="00AE2DA9">
        <w:trPr>
          <w:trHeight w:val="255"/>
        </w:trPr>
        <w:tc>
          <w:tcPr>
            <w:tcW w:w="236" w:type="dxa"/>
            <w:tcBorders>
              <w:top w:val="nil"/>
              <w:left w:val="single" w:sz="4" w:space="0" w:color="auto"/>
              <w:bottom w:val="single" w:sz="4" w:space="0" w:color="auto"/>
              <w:right w:val="single" w:sz="4" w:space="0" w:color="auto"/>
            </w:tcBorders>
          </w:tcPr>
          <w:p w14:paraId="1F0C619D" w14:textId="75A1EC8C" w:rsidR="0090406C" w:rsidRPr="00EB74FF" w:rsidRDefault="00D81B88" w:rsidP="00AE2DA9">
            <w:pPr>
              <w:spacing w:after="0"/>
              <w:rPr>
                <w:rFonts w:asciiTheme="minorHAnsi" w:hAnsiTheme="minorHAnsi" w:cstheme="minorHAnsi"/>
                <w:color w:val="000000"/>
                <w:lang w:val="en-GB" w:eastAsia="en-GB"/>
              </w:rPr>
            </w:pPr>
            <w:ins w:id="132" w:author="Mohamed Ramadan" w:date="2019-01-14T10:19:00Z">
              <w:r>
                <w:rPr>
                  <w:rFonts w:asciiTheme="minorHAnsi" w:hAnsiTheme="minorHAnsi" w:cstheme="minorHAnsi"/>
                  <w:color w:val="000000"/>
                  <w:lang w:val="en-GB" w:eastAsia="en-GB"/>
                </w:rPr>
                <w:t>3</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39097E68"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Reviewer_1 ID</w:t>
            </w:r>
          </w:p>
        </w:tc>
        <w:tc>
          <w:tcPr>
            <w:tcW w:w="3689" w:type="dxa"/>
            <w:tcBorders>
              <w:top w:val="nil"/>
              <w:left w:val="nil"/>
              <w:bottom w:val="single" w:sz="4" w:space="0" w:color="auto"/>
              <w:right w:val="single" w:sz="4" w:space="0" w:color="auto"/>
            </w:tcBorders>
            <w:shd w:val="clear" w:color="auto" w:fill="auto"/>
            <w:noWrap/>
            <w:hideMark/>
          </w:tcPr>
          <w:p w14:paraId="3C43225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ID</w:t>
            </w:r>
          </w:p>
        </w:tc>
        <w:tc>
          <w:tcPr>
            <w:tcW w:w="3425" w:type="dxa"/>
            <w:tcBorders>
              <w:top w:val="nil"/>
              <w:left w:val="nil"/>
              <w:bottom w:val="single" w:sz="4" w:space="0" w:color="auto"/>
              <w:right w:val="single" w:sz="4" w:space="0" w:color="auto"/>
            </w:tcBorders>
          </w:tcPr>
          <w:p w14:paraId="768A27AB" w14:textId="77777777" w:rsidR="0090406C" w:rsidRPr="00EB74FF" w:rsidRDefault="0090406C" w:rsidP="00AE2DA9">
            <w:pPr>
              <w:spacing w:after="0"/>
              <w:rPr>
                <w:rFonts w:asciiTheme="minorHAnsi" w:hAnsiTheme="minorHAnsi" w:cstheme="minorHAnsi"/>
                <w:color w:val="000000"/>
                <w:lang w:val="en-GB" w:eastAsia="en-GB"/>
              </w:rPr>
            </w:pPr>
            <w:r w:rsidRPr="00F02EC9">
              <w:rPr>
                <w:rFonts w:asciiTheme="minorHAnsi" w:hAnsiTheme="minorHAnsi" w:cstheme="minorHAnsi"/>
                <w:color w:val="000000"/>
                <w:lang w:val="en-GB" w:eastAsia="en-GB"/>
              </w:rPr>
              <w:t>REVWR_1_ID</w:t>
            </w:r>
          </w:p>
        </w:tc>
      </w:tr>
      <w:tr w:rsidR="0090406C" w:rsidRPr="00EB74FF" w14:paraId="74C30B35" w14:textId="77777777" w:rsidTr="00AE2DA9">
        <w:trPr>
          <w:trHeight w:val="255"/>
        </w:trPr>
        <w:tc>
          <w:tcPr>
            <w:tcW w:w="236" w:type="dxa"/>
            <w:tcBorders>
              <w:top w:val="nil"/>
              <w:left w:val="single" w:sz="4" w:space="0" w:color="auto"/>
              <w:bottom w:val="single" w:sz="4" w:space="0" w:color="auto"/>
              <w:right w:val="single" w:sz="4" w:space="0" w:color="auto"/>
            </w:tcBorders>
          </w:tcPr>
          <w:p w14:paraId="5BD1FB98" w14:textId="5FFCA620" w:rsidR="0090406C" w:rsidRPr="00EB74FF" w:rsidRDefault="00D81B88" w:rsidP="00AE2DA9">
            <w:pPr>
              <w:spacing w:after="0"/>
              <w:rPr>
                <w:rFonts w:asciiTheme="minorHAnsi" w:hAnsiTheme="minorHAnsi" w:cstheme="minorHAnsi"/>
                <w:color w:val="000000"/>
                <w:lang w:val="en-GB" w:eastAsia="en-GB"/>
              </w:rPr>
            </w:pPr>
            <w:ins w:id="133" w:author="Mohamed Ramadan" w:date="2019-01-14T10:19:00Z">
              <w:r>
                <w:rPr>
                  <w:rFonts w:asciiTheme="minorHAnsi" w:hAnsiTheme="minorHAnsi" w:cstheme="minorHAnsi"/>
                  <w:color w:val="000000"/>
                  <w:lang w:val="en-GB" w:eastAsia="en-GB"/>
                </w:rPr>
                <w:t>4</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21ADD8A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Reviewer_1 Name</w:t>
            </w:r>
          </w:p>
        </w:tc>
        <w:tc>
          <w:tcPr>
            <w:tcW w:w="3689" w:type="dxa"/>
            <w:tcBorders>
              <w:top w:val="nil"/>
              <w:left w:val="nil"/>
              <w:bottom w:val="single" w:sz="4" w:space="0" w:color="auto"/>
              <w:right w:val="single" w:sz="4" w:space="0" w:color="auto"/>
            </w:tcBorders>
            <w:shd w:val="clear" w:color="auto" w:fill="auto"/>
            <w:noWrap/>
            <w:hideMark/>
          </w:tcPr>
          <w:p w14:paraId="255E324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Name</w:t>
            </w:r>
          </w:p>
        </w:tc>
        <w:tc>
          <w:tcPr>
            <w:tcW w:w="3425" w:type="dxa"/>
            <w:tcBorders>
              <w:top w:val="nil"/>
              <w:left w:val="nil"/>
              <w:bottom w:val="single" w:sz="4" w:space="0" w:color="auto"/>
              <w:right w:val="single" w:sz="4" w:space="0" w:color="auto"/>
            </w:tcBorders>
          </w:tcPr>
          <w:p w14:paraId="29BA8D14" w14:textId="77777777" w:rsidR="0090406C" w:rsidRPr="00EB74FF" w:rsidRDefault="0090406C" w:rsidP="00AE2DA9">
            <w:pPr>
              <w:spacing w:after="0"/>
              <w:rPr>
                <w:rFonts w:asciiTheme="minorHAnsi" w:hAnsiTheme="minorHAnsi" w:cstheme="minorHAnsi"/>
                <w:color w:val="000000"/>
                <w:lang w:val="en-GB" w:eastAsia="en-GB"/>
              </w:rPr>
            </w:pPr>
            <w:r w:rsidRPr="00F02EC9">
              <w:rPr>
                <w:rFonts w:asciiTheme="minorHAnsi" w:hAnsiTheme="minorHAnsi" w:cstheme="minorHAnsi"/>
                <w:color w:val="000000"/>
                <w:lang w:val="en-GB" w:eastAsia="en-GB"/>
              </w:rPr>
              <w:t>REVWR_1_NAME</w:t>
            </w:r>
          </w:p>
        </w:tc>
      </w:tr>
      <w:tr w:rsidR="0090406C" w:rsidRPr="00EB74FF" w14:paraId="50BB6AC6" w14:textId="77777777" w:rsidTr="00AE2DA9">
        <w:trPr>
          <w:trHeight w:val="255"/>
        </w:trPr>
        <w:tc>
          <w:tcPr>
            <w:tcW w:w="236" w:type="dxa"/>
            <w:tcBorders>
              <w:top w:val="nil"/>
              <w:left w:val="single" w:sz="4" w:space="0" w:color="auto"/>
              <w:bottom w:val="single" w:sz="4" w:space="0" w:color="auto"/>
              <w:right w:val="single" w:sz="4" w:space="0" w:color="auto"/>
            </w:tcBorders>
          </w:tcPr>
          <w:p w14:paraId="7991F360" w14:textId="7A7E0FC9" w:rsidR="0090406C" w:rsidRPr="00EB74FF" w:rsidRDefault="00D81B88" w:rsidP="00AE2DA9">
            <w:pPr>
              <w:spacing w:after="0"/>
              <w:rPr>
                <w:rFonts w:asciiTheme="minorHAnsi" w:hAnsiTheme="minorHAnsi" w:cstheme="minorHAnsi"/>
                <w:color w:val="000000"/>
                <w:lang w:val="en-GB" w:eastAsia="en-GB"/>
              </w:rPr>
            </w:pPr>
            <w:ins w:id="134" w:author="Mohamed Ramadan" w:date="2019-01-14T10:19:00Z">
              <w:r>
                <w:rPr>
                  <w:rFonts w:asciiTheme="minorHAnsi" w:hAnsiTheme="minorHAnsi" w:cstheme="minorHAnsi"/>
                  <w:color w:val="000000"/>
                  <w:lang w:val="en-GB" w:eastAsia="en-GB"/>
                </w:rPr>
                <w:t>5</w:t>
              </w:r>
            </w:ins>
          </w:p>
        </w:tc>
        <w:tc>
          <w:tcPr>
            <w:tcW w:w="3235" w:type="dxa"/>
            <w:tcBorders>
              <w:top w:val="nil"/>
              <w:left w:val="single" w:sz="4" w:space="0" w:color="auto"/>
              <w:bottom w:val="single" w:sz="4" w:space="0" w:color="auto"/>
              <w:right w:val="single" w:sz="4" w:space="0" w:color="auto"/>
            </w:tcBorders>
            <w:shd w:val="clear" w:color="auto" w:fill="auto"/>
            <w:noWrap/>
          </w:tcPr>
          <w:p w14:paraId="6F32A548" w14:textId="77777777" w:rsidR="0090406C" w:rsidRPr="00EB74FF" w:rsidRDefault="0090406C" w:rsidP="00AE2DA9">
            <w:pPr>
              <w:spacing w:after="0"/>
              <w:rPr>
                <w:rFonts w:asciiTheme="minorHAnsi" w:hAnsiTheme="minorHAnsi" w:cstheme="minorHAnsi"/>
              </w:rPr>
            </w:pPr>
            <w:r w:rsidRPr="00EB74FF">
              <w:rPr>
                <w:rFonts w:asciiTheme="minorHAnsi" w:hAnsiTheme="minorHAnsi" w:cstheme="minorHAnsi"/>
              </w:rPr>
              <w:t>Reviewer_2 ID</w:t>
            </w:r>
          </w:p>
        </w:tc>
        <w:tc>
          <w:tcPr>
            <w:tcW w:w="3689" w:type="dxa"/>
            <w:tcBorders>
              <w:top w:val="nil"/>
              <w:left w:val="nil"/>
              <w:bottom w:val="single" w:sz="4" w:space="0" w:color="auto"/>
              <w:right w:val="single" w:sz="4" w:space="0" w:color="auto"/>
            </w:tcBorders>
            <w:shd w:val="clear" w:color="auto" w:fill="auto"/>
            <w:noWrap/>
          </w:tcPr>
          <w:p w14:paraId="04FB9B4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Reviewer_2 ID</w:t>
            </w:r>
          </w:p>
        </w:tc>
        <w:tc>
          <w:tcPr>
            <w:tcW w:w="3425" w:type="dxa"/>
            <w:tcBorders>
              <w:top w:val="nil"/>
              <w:left w:val="nil"/>
              <w:bottom w:val="single" w:sz="4" w:space="0" w:color="auto"/>
              <w:right w:val="single" w:sz="4" w:space="0" w:color="auto"/>
            </w:tcBorders>
          </w:tcPr>
          <w:p w14:paraId="43814185" w14:textId="77777777" w:rsidR="0090406C" w:rsidRPr="00EB74FF" w:rsidRDefault="0090406C" w:rsidP="00AE2DA9">
            <w:pPr>
              <w:spacing w:after="0"/>
              <w:rPr>
                <w:rFonts w:asciiTheme="minorHAnsi" w:hAnsiTheme="minorHAnsi" w:cstheme="minorHAnsi"/>
              </w:rPr>
            </w:pPr>
            <w:r w:rsidRPr="00F02EC9">
              <w:rPr>
                <w:rFonts w:asciiTheme="minorHAnsi" w:hAnsiTheme="minorHAnsi" w:cstheme="minorHAnsi"/>
              </w:rPr>
              <w:t>REVWR_2_ID</w:t>
            </w:r>
          </w:p>
        </w:tc>
      </w:tr>
      <w:tr w:rsidR="0090406C" w:rsidRPr="00EB74FF" w14:paraId="58479505" w14:textId="77777777" w:rsidTr="00AE2DA9">
        <w:trPr>
          <w:trHeight w:val="255"/>
        </w:trPr>
        <w:tc>
          <w:tcPr>
            <w:tcW w:w="236" w:type="dxa"/>
            <w:tcBorders>
              <w:top w:val="nil"/>
              <w:left w:val="single" w:sz="4" w:space="0" w:color="auto"/>
              <w:bottom w:val="single" w:sz="4" w:space="0" w:color="auto"/>
              <w:right w:val="single" w:sz="4" w:space="0" w:color="auto"/>
            </w:tcBorders>
          </w:tcPr>
          <w:p w14:paraId="40FC1781" w14:textId="51307D04" w:rsidR="0090406C" w:rsidRPr="00EB74FF" w:rsidRDefault="00D81B88" w:rsidP="00AE2DA9">
            <w:pPr>
              <w:spacing w:after="0"/>
              <w:rPr>
                <w:rFonts w:asciiTheme="minorHAnsi" w:hAnsiTheme="minorHAnsi" w:cstheme="minorHAnsi"/>
                <w:color w:val="000000"/>
                <w:lang w:val="en-GB" w:eastAsia="en-GB"/>
              </w:rPr>
            </w:pPr>
            <w:ins w:id="135" w:author="Mohamed Ramadan" w:date="2019-01-14T10:19:00Z">
              <w:r>
                <w:rPr>
                  <w:rFonts w:asciiTheme="minorHAnsi" w:hAnsiTheme="minorHAnsi" w:cstheme="minorHAnsi"/>
                  <w:color w:val="000000"/>
                  <w:lang w:val="en-GB" w:eastAsia="en-GB"/>
                </w:rPr>
                <w:t>6</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221E8715"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Reviewer_2 Name</w:t>
            </w:r>
          </w:p>
        </w:tc>
        <w:tc>
          <w:tcPr>
            <w:tcW w:w="3689" w:type="dxa"/>
            <w:tcBorders>
              <w:top w:val="nil"/>
              <w:left w:val="nil"/>
              <w:bottom w:val="single" w:sz="4" w:space="0" w:color="auto"/>
              <w:right w:val="single" w:sz="4" w:space="0" w:color="auto"/>
            </w:tcBorders>
            <w:shd w:val="clear" w:color="auto" w:fill="auto"/>
            <w:noWrap/>
            <w:hideMark/>
          </w:tcPr>
          <w:p w14:paraId="0830F498"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Reviewer_2 Name</w:t>
            </w:r>
          </w:p>
        </w:tc>
        <w:tc>
          <w:tcPr>
            <w:tcW w:w="3425" w:type="dxa"/>
            <w:tcBorders>
              <w:top w:val="nil"/>
              <w:left w:val="nil"/>
              <w:bottom w:val="single" w:sz="4" w:space="0" w:color="auto"/>
              <w:right w:val="single" w:sz="4" w:space="0" w:color="auto"/>
            </w:tcBorders>
          </w:tcPr>
          <w:p w14:paraId="59241507" w14:textId="77777777" w:rsidR="0090406C" w:rsidRPr="00EB74FF" w:rsidRDefault="0090406C" w:rsidP="00AE2DA9">
            <w:pPr>
              <w:spacing w:after="0"/>
              <w:rPr>
                <w:rFonts w:asciiTheme="minorHAnsi" w:hAnsiTheme="minorHAnsi" w:cstheme="minorHAnsi"/>
                <w:color w:val="000000"/>
                <w:lang w:val="en-GB" w:eastAsia="en-GB"/>
              </w:rPr>
            </w:pPr>
            <w:r w:rsidRPr="00F02EC9">
              <w:rPr>
                <w:rFonts w:asciiTheme="minorHAnsi" w:hAnsiTheme="minorHAnsi" w:cstheme="minorHAnsi"/>
                <w:color w:val="000000"/>
                <w:lang w:val="en-GB" w:eastAsia="en-GB"/>
              </w:rPr>
              <w:t>REVWR_2_NAME</w:t>
            </w:r>
          </w:p>
        </w:tc>
      </w:tr>
      <w:tr w:rsidR="0090406C" w:rsidRPr="00EB74FF" w14:paraId="7E4FD3C6" w14:textId="77777777" w:rsidTr="00AE2DA9">
        <w:trPr>
          <w:trHeight w:val="255"/>
        </w:trPr>
        <w:tc>
          <w:tcPr>
            <w:tcW w:w="236" w:type="dxa"/>
            <w:tcBorders>
              <w:top w:val="nil"/>
              <w:left w:val="single" w:sz="4" w:space="0" w:color="auto"/>
              <w:bottom w:val="single" w:sz="4" w:space="0" w:color="auto"/>
              <w:right w:val="single" w:sz="4" w:space="0" w:color="auto"/>
            </w:tcBorders>
          </w:tcPr>
          <w:p w14:paraId="4D2CB4BC" w14:textId="4C38EAFA" w:rsidR="0090406C" w:rsidRPr="00EB74FF" w:rsidRDefault="00D81B88" w:rsidP="00AE2DA9">
            <w:pPr>
              <w:spacing w:after="0"/>
              <w:rPr>
                <w:rFonts w:asciiTheme="minorHAnsi" w:hAnsiTheme="minorHAnsi" w:cstheme="minorHAnsi"/>
                <w:color w:val="000000"/>
                <w:lang w:val="en-GB" w:eastAsia="en-GB"/>
              </w:rPr>
            </w:pPr>
            <w:ins w:id="136" w:author="Mohamed Ramadan" w:date="2019-01-14T10:19:00Z">
              <w:r>
                <w:rPr>
                  <w:rFonts w:asciiTheme="minorHAnsi" w:hAnsiTheme="minorHAnsi" w:cstheme="minorHAnsi"/>
                  <w:color w:val="000000"/>
                  <w:lang w:val="en-GB" w:eastAsia="en-GB"/>
                </w:rPr>
                <w:t>7</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471E7AE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Reviewer_1 Internal Note</w:t>
            </w:r>
          </w:p>
        </w:tc>
        <w:tc>
          <w:tcPr>
            <w:tcW w:w="3689" w:type="dxa"/>
            <w:tcBorders>
              <w:top w:val="nil"/>
              <w:left w:val="nil"/>
              <w:bottom w:val="single" w:sz="4" w:space="0" w:color="auto"/>
              <w:right w:val="single" w:sz="4" w:space="0" w:color="auto"/>
            </w:tcBorders>
            <w:shd w:val="clear" w:color="auto" w:fill="auto"/>
            <w:noWrap/>
            <w:hideMark/>
          </w:tcPr>
          <w:p w14:paraId="775E756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Comment</w:t>
            </w:r>
          </w:p>
        </w:tc>
        <w:tc>
          <w:tcPr>
            <w:tcW w:w="3425" w:type="dxa"/>
            <w:tcBorders>
              <w:top w:val="nil"/>
              <w:left w:val="nil"/>
              <w:bottom w:val="single" w:sz="4" w:space="0" w:color="auto"/>
              <w:right w:val="single" w:sz="4" w:space="0" w:color="auto"/>
            </w:tcBorders>
          </w:tcPr>
          <w:p w14:paraId="7DCB60DC" w14:textId="77777777" w:rsidR="0090406C" w:rsidRPr="00EB74FF" w:rsidRDefault="0090406C" w:rsidP="00AE2DA9">
            <w:pPr>
              <w:spacing w:after="0"/>
              <w:rPr>
                <w:rFonts w:asciiTheme="minorHAnsi" w:hAnsiTheme="minorHAnsi" w:cstheme="minorHAnsi"/>
                <w:color w:val="000000"/>
                <w:lang w:val="en-GB" w:eastAsia="en-GB"/>
              </w:rPr>
            </w:pPr>
            <w:r w:rsidRPr="00F02EC9">
              <w:rPr>
                <w:rFonts w:asciiTheme="minorHAnsi" w:hAnsiTheme="minorHAnsi" w:cstheme="minorHAnsi"/>
                <w:color w:val="000000"/>
                <w:lang w:val="en-GB" w:eastAsia="en-GB"/>
              </w:rPr>
              <w:t>REVWR_1_INT_NOTE</w:t>
            </w:r>
          </w:p>
        </w:tc>
      </w:tr>
      <w:tr w:rsidR="0090406C" w:rsidRPr="00EB74FF" w14:paraId="188089B5" w14:textId="77777777" w:rsidTr="00AE2DA9">
        <w:trPr>
          <w:trHeight w:val="255"/>
        </w:trPr>
        <w:tc>
          <w:tcPr>
            <w:tcW w:w="236" w:type="dxa"/>
            <w:tcBorders>
              <w:top w:val="nil"/>
              <w:left w:val="single" w:sz="4" w:space="0" w:color="auto"/>
              <w:bottom w:val="single" w:sz="4" w:space="0" w:color="auto"/>
              <w:right w:val="single" w:sz="4" w:space="0" w:color="auto"/>
            </w:tcBorders>
          </w:tcPr>
          <w:p w14:paraId="577C5CDF" w14:textId="3E9B6192" w:rsidR="0090406C" w:rsidRPr="00EB74FF" w:rsidRDefault="00D81B88" w:rsidP="00AE2DA9">
            <w:pPr>
              <w:spacing w:after="0"/>
              <w:rPr>
                <w:rFonts w:asciiTheme="minorHAnsi" w:hAnsiTheme="minorHAnsi" w:cstheme="minorHAnsi"/>
                <w:color w:val="000000"/>
                <w:lang w:val="en-GB" w:eastAsia="en-GB"/>
              </w:rPr>
            </w:pPr>
            <w:ins w:id="137" w:author="Mohamed Ramadan" w:date="2019-01-14T10:19:00Z">
              <w:r>
                <w:rPr>
                  <w:rFonts w:asciiTheme="minorHAnsi" w:hAnsiTheme="minorHAnsi" w:cstheme="minorHAnsi"/>
                  <w:color w:val="000000"/>
                  <w:lang w:val="en-GB" w:eastAsia="en-GB"/>
                </w:rPr>
                <w:t>8</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5903C049"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Reviewer_1 Internal Note Timestamp</w:t>
            </w:r>
          </w:p>
        </w:tc>
        <w:tc>
          <w:tcPr>
            <w:tcW w:w="3689" w:type="dxa"/>
            <w:tcBorders>
              <w:top w:val="nil"/>
              <w:left w:val="nil"/>
              <w:bottom w:val="single" w:sz="4" w:space="0" w:color="auto"/>
              <w:right w:val="single" w:sz="4" w:space="0" w:color="auto"/>
            </w:tcBorders>
            <w:shd w:val="clear" w:color="auto" w:fill="auto"/>
            <w:noWrap/>
            <w:hideMark/>
          </w:tcPr>
          <w:p w14:paraId="7FF49239"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Comment time</w:t>
            </w:r>
          </w:p>
        </w:tc>
        <w:tc>
          <w:tcPr>
            <w:tcW w:w="3425" w:type="dxa"/>
            <w:tcBorders>
              <w:top w:val="nil"/>
              <w:left w:val="nil"/>
              <w:bottom w:val="single" w:sz="4" w:space="0" w:color="auto"/>
              <w:right w:val="single" w:sz="4" w:space="0" w:color="auto"/>
            </w:tcBorders>
          </w:tcPr>
          <w:p w14:paraId="649A8F83" w14:textId="77777777" w:rsidR="0090406C" w:rsidRPr="00EB74FF" w:rsidRDefault="0090406C" w:rsidP="00AE2DA9">
            <w:pPr>
              <w:spacing w:after="0"/>
              <w:rPr>
                <w:rFonts w:asciiTheme="minorHAnsi" w:hAnsiTheme="minorHAnsi" w:cstheme="minorHAnsi"/>
                <w:color w:val="000000"/>
                <w:lang w:val="en-GB" w:eastAsia="en-GB"/>
              </w:rPr>
            </w:pPr>
            <w:r w:rsidRPr="00EE3365">
              <w:rPr>
                <w:rFonts w:asciiTheme="minorHAnsi" w:hAnsiTheme="minorHAnsi" w:cstheme="minorHAnsi"/>
                <w:color w:val="000000"/>
                <w:lang w:val="en-GB" w:eastAsia="en-GB"/>
              </w:rPr>
              <w:t>REVWR_1_INT_NOTE_TIME</w:t>
            </w:r>
          </w:p>
        </w:tc>
      </w:tr>
      <w:tr w:rsidR="0090406C" w:rsidRPr="00EB74FF" w14:paraId="4B861AC9" w14:textId="77777777" w:rsidTr="00AE2DA9">
        <w:trPr>
          <w:trHeight w:val="255"/>
        </w:trPr>
        <w:tc>
          <w:tcPr>
            <w:tcW w:w="236" w:type="dxa"/>
            <w:tcBorders>
              <w:top w:val="nil"/>
              <w:left w:val="single" w:sz="4" w:space="0" w:color="auto"/>
              <w:bottom w:val="single" w:sz="4" w:space="0" w:color="auto"/>
              <w:right w:val="single" w:sz="4" w:space="0" w:color="auto"/>
            </w:tcBorders>
          </w:tcPr>
          <w:p w14:paraId="162F9490" w14:textId="69FAF554" w:rsidR="0090406C" w:rsidRPr="00EB74FF" w:rsidRDefault="00D81B88" w:rsidP="00AE2DA9">
            <w:pPr>
              <w:spacing w:after="0"/>
              <w:rPr>
                <w:rFonts w:asciiTheme="minorHAnsi" w:hAnsiTheme="minorHAnsi" w:cstheme="minorHAnsi"/>
                <w:color w:val="000000"/>
                <w:lang w:val="en-GB" w:eastAsia="en-GB"/>
              </w:rPr>
            </w:pPr>
            <w:ins w:id="138" w:author="Mohamed Ramadan" w:date="2019-01-14T10:19:00Z">
              <w:r>
                <w:rPr>
                  <w:rFonts w:asciiTheme="minorHAnsi" w:hAnsiTheme="minorHAnsi" w:cstheme="minorHAnsi"/>
                  <w:color w:val="000000"/>
                  <w:lang w:val="en-GB" w:eastAsia="en-GB"/>
                </w:rPr>
                <w:t>9</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3A630771"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Reviewer_1 </w:t>
            </w:r>
            <w:r>
              <w:rPr>
                <w:rFonts w:asciiTheme="minorHAnsi" w:hAnsiTheme="minorHAnsi" w:cstheme="minorHAnsi"/>
                <w:color w:val="000000"/>
                <w:lang w:val="en-GB" w:eastAsia="en-GB"/>
              </w:rPr>
              <w:t xml:space="preserve">to </w:t>
            </w:r>
            <w:r w:rsidRPr="00EB74FF">
              <w:rPr>
                <w:rFonts w:asciiTheme="minorHAnsi" w:hAnsiTheme="minorHAnsi" w:cstheme="minorHAnsi"/>
                <w:color w:val="000000"/>
                <w:lang w:val="en-GB" w:eastAsia="en-GB"/>
              </w:rPr>
              <w:t>Reviewer_2</w:t>
            </w:r>
          </w:p>
        </w:tc>
        <w:tc>
          <w:tcPr>
            <w:tcW w:w="3689" w:type="dxa"/>
            <w:tcBorders>
              <w:top w:val="nil"/>
              <w:left w:val="nil"/>
              <w:bottom w:val="single" w:sz="4" w:space="0" w:color="auto"/>
              <w:right w:val="single" w:sz="4" w:space="0" w:color="auto"/>
            </w:tcBorders>
            <w:shd w:val="clear" w:color="auto" w:fill="auto"/>
            <w:noWrap/>
            <w:hideMark/>
          </w:tcPr>
          <w:p w14:paraId="04215D8F"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Reviewer_1 </w:t>
            </w:r>
            <w:r>
              <w:rPr>
                <w:rFonts w:asciiTheme="minorHAnsi" w:hAnsiTheme="minorHAnsi" w:cstheme="minorHAnsi"/>
                <w:color w:val="000000"/>
                <w:lang w:val="en-GB" w:eastAsia="en-GB"/>
              </w:rPr>
              <w:t xml:space="preserve">to </w:t>
            </w:r>
            <w:r w:rsidRPr="00EB74FF">
              <w:rPr>
                <w:rFonts w:asciiTheme="minorHAnsi" w:hAnsiTheme="minorHAnsi" w:cstheme="minorHAnsi"/>
                <w:color w:val="000000"/>
                <w:lang w:val="en-GB" w:eastAsia="en-GB"/>
              </w:rPr>
              <w:t>Reviewer_2</w:t>
            </w:r>
          </w:p>
        </w:tc>
        <w:tc>
          <w:tcPr>
            <w:tcW w:w="3425" w:type="dxa"/>
            <w:tcBorders>
              <w:top w:val="nil"/>
              <w:left w:val="nil"/>
              <w:bottom w:val="single" w:sz="4" w:space="0" w:color="auto"/>
              <w:right w:val="single" w:sz="4" w:space="0" w:color="auto"/>
            </w:tcBorders>
          </w:tcPr>
          <w:p w14:paraId="0F0EF2D2" w14:textId="77777777" w:rsidR="0090406C" w:rsidRPr="00EB74FF" w:rsidRDefault="0090406C" w:rsidP="00AE2DA9">
            <w:pPr>
              <w:spacing w:after="0"/>
              <w:rPr>
                <w:rFonts w:asciiTheme="minorHAnsi" w:hAnsiTheme="minorHAnsi" w:cstheme="minorHAnsi"/>
                <w:color w:val="000000"/>
                <w:lang w:val="en-GB" w:eastAsia="en-GB"/>
              </w:rPr>
            </w:pPr>
            <w:r w:rsidRPr="00573D59">
              <w:rPr>
                <w:rFonts w:asciiTheme="minorHAnsi" w:hAnsiTheme="minorHAnsi" w:cstheme="minorHAnsi"/>
                <w:color w:val="000000"/>
                <w:lang w:val="en-GB" w:eastAsia="en-GB"/>
              </w:rPr>
              <w:t>REVWR1_NOTE_TO_REVWR2</w:t>
            </w:r>
          </w:p>
        </w:tc>
      </w:tr>
      <w:tr w:rsidR="0090406C" w:rsidRPr="00EB74FF" w14:paraId="42758E31" w14:textId="77777777" w:rsidTr="00AE2DA9">
        <w:trPr>
          <w:trHeight w:val="255"/>
        </w:trPr>
        <w:tc>
          <w:tcPr>
            <w:tcW w:w="236" w:type="dxa"/>
            <w:tcBorders>
              <w:top w:val="nil"/>
              <w:left w:val="single" w:sz="4" w:space="0" w:color="auto"/>
              <w:bottom w:val="single" w:sz="4" w:space="0" w:color="auto"/>
              <w:right w:val="single" w:sz="4" w:space="0" w:color="auto"/>
            </w:tcBorders>
          </w:tcPr>
          <w:p w14:paraId="72BE6935" w14:textId="05673941" w:rsidR="0090406C" w:rsidRPr="00EB74FF" w:rsidRDefault="00D81B88" w:rsidP="00AE2DA9">
            <w:pPr>
              <w:spacing w:after="0"/>
              <w:rPr>
                <w:rFonts w:asciiTheme="minorHAnsi" w:hAnsiTheme="minorHAnsi" w:cstheme="minorHAnsi"/>
                <w:color w:val="000000"/>
                <w:lang w:val="en-GB" w:eastAsia="en-GB"/>
              </w:rPr>
            </w:pPr>
            <w:ins w:id="139" w:author="Mohamed Ramadan" w:date="2019-01-14T10:19:00Z">
              <w:r>
                <w:rPr>
                  <w:rFonts w:asciiTheme="minorHAnsi" w:hAnsiTheme="minorHAnsi" w:cstheme="minorHAnsi"/>
                  <w:color w:val="000000"/>
                  <w:lang w:val="en-GB" w:eastAsia="en-GB"/>
                </w:rPr>
                <w:t>10</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0DD70E71"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Reviewer_1 </w:t>
            </w:r>
            <w:r>
              <w:rPr>
                <w:rFonts w:asciiTheme="minorHAnsi" w:hAnsiTheme="minorHAnsi" w:cstheme="minorHAnsi"/>
                <w:color w:val="000000"/>
                <w:lang w:val="en-GB" w:eastAsia="en-GB"/>
              </w:rPr>
              <w:t xml:space="preserve">to </w:t>
            </w:r>
            <w:r w:rsidRPr="00EB74FF">
              <w:rPr>
                <w:rFonts w:asciiTheme="minorHAnsi" w:hAnsiTheme="minorHAnsi" w:cstheme="minorHAnsi"/>
                <w:color w:val="000000"/>
                <w:lang w:val="en-GB" w:eastAsia="en-GB"/>
              </w:rPr>
              <w:t>Reviewer_2Timestamp</w:t>
            </w:r>
          </w:p>
        </w:tc>
        <w:tc>
          <w:tcPr>
            <w:tcW w:w="3689" w:type="dxa"/>
            <w:tcBorders>
              <w:top w:val="nil"/>
              <w:left w:val="nil"/>
              <w:bottom w:val="single" w:sz="4" w:space="0" w:color="auto"/>
              <w:right w:val="single" w:sz="4" w:space="0" w:color="auto"/>
            </w:tcBorders>
            <w:shd w:val="clear" w:color="auto" w:fill="auto"/>
            <w:noWrap/>
            <w:hideMark/>
          </w:tcPr>
          <w:p w14:paraId="0E51C604"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Reviewer_1 </w:t>
            </w:r>
            <w:r>
              <w:rPr>
                <w:rFonts w:asciiTheme="minorHAnsi" w:hAnsiTheme="minorHAnsi" w:cstheme="minorHAnsi"/>
                <w:color w:val="000000"/>
                <w:lang w:val="en-GB" w:eastAsia="en-GB"/>
              </w:rPr>
              <w:t xml:space="preserve">to </w:t>
            </w:r>
            <w:r w:rsidRPr="00EB74FF">
              <w:rPr>
                <w:rFonts w:asciiTheme="minorHAnsi" w:hAnsiTheme="minorHAnsi" w:cstheme="minorHAnsi"/>
                <w:color w:val="000000"/>
                <w:lang w:val="en-GB" w:eastAsia="en-GB"/>
              </w:rPr>
              <w:t>Reviewer_2Timestamp</w:t>
            </w:r>
          </w:p>
        </w:tc>
        <w:tc>
          <w:tcPr>
            <w:tcW w:w="3425" w:type="dxa"/>
            <w:tcBorders>
              <w:top w:val="nil"/>
              <w:left w:val="nil"/>
              <w:bottom w:val="single" w:sz="4" w:space="0" w:color="auto"/>
              <w:right w:val="single" w:sz="4" w:space="0" w:color="auto"/>
            </w:tcBorders>
          </w:tcPr>
          <w:p w14:paraId="72264D6F" w14:textId="77777777" w:rsidR="0090406C" w:rsidRPr="00EB74FF" w:rsidRDefault="0090406C" w:rsidP="00AE2DA9">
            <w:pPr>
              <w:spacing w:after="0"/>
              <w:rPr>
                <w:rFonts w:asciiTheme="minorHAnsi" w:hAnsiTheme="minorHAnsi" w:cstheme="minorHAnsi"/>
                <w:color w:val="000000"/>
                <w:lang w:val="en-GB" w:eastAsia="en-GB"/>
              </w:rPr>
            </w:pPr>
            <w:r w:rsidRPr="00573D59">
              <w:rPr>
                <w:rFonts w:asciiTheme="minorHAnsi" w:hAnsiTheme="minorHAnsi" w:cstheme="minorHAnsi"/>
                <w:color w:val="000000"/>
                <w:lang w:val="en-GB" w:eastAsia="en-GB"/>
              </w:rPr>
              <w:t>REVWR1_NOTE_TO_REVWR2_TIME</w:t>
            </w:r>
          </w:p>
        </w:tc>
      </w:tr>
      <w:tr w:rsidR="0090406C" w:rsidRPr="00EB74FF" w14:paraId="6EBC6701" w14:textId="77777777" w:rsidTr="00AE2DA9">
        <w:trPr>
          <w:trHeight w:val="255"/>
        </w:trPr>
        <w:tc>
          <w:tcPr>
            <w:tcW w:w="236" w:type="dxa"/>
            <w:tcBorders>
              <w:top w:val="nil"/>
              <w:left w:val="single" w:sz="4" w:space="0" w:color="auto"/>
              <w:bottom w:val="single" w:sz="4" w:space="0" w:color="auto"/>
              <w:right w:val="single" w:sz="4" w:space="0" w:color="auto"/>
            </w:tcBorders>
          </w:tcPr>
          <w:p w14:paraId="32DCB2D0" w14:textId="433799D8" w:rsidR="0090406C" w:rsidRPr="00EB74FF" w:rsidRDefault="00D81B88" w:rsidP="00AE2DA9">
            <w:pPr>
              <w:spacing w:after="0"/>
              <w:rPr>
                <w:rFonts w:asciiTheme="minorHAnsi" w:hAnsiTheme="minorHAnsi" w:cstheme="minorHAnsi"/>
                <w:color w:val="000000"/>
                <w:lang w:val="en-GB" w:eastAsia="en-GB"/>
              </w:rPr>
            </w:pPr>
            <w:ins w:id="140" w:author="Mohamed Ramadan" w:date="2019-01-14T10:19:00Z">
              <w:r>
                <w:rPr>
                  <w:rFonts w:asciiTheme="minorHAnsi" w:hAnsiTheme="minorHAnsi" w:cstheme="minorHAnsi"/>
                  <w:color w:val="000000"/>
                  <w:lang w:val="en-GB" w:eastAsia="en-GB"/>
                </w:rPr>
                <w:t>11</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57C49434"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Reviewer_1 Rejection Note</w:t>
            </w:r>
          </w:p>
        </w:tc>
        <w:tc>
          <w:tcPr>
            <w:tcW w:w="3689" w:type="dxa"/>
            <w:tcBorders>
              <w:top w:val="nil"/>
              <w:left w:val="nil"/>
              <w:bottom w:val="single" w:sz="4" w:space="0" w:color="auto"/>
              <w:right w:val="single" w:sz="4" w:space="0" w:color="auto"/>
            </w:tcBorders>
            <w:shd w:val="clear" w:color="auto" w:fill="auto"/>
            <w:noWrap/>
            <w:hideMark/>
          </w:tcPr>
          <w:p w14:paraId="2B766309"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Rejection Comment</w:t>
            </w:r>
          </w:p>
        </w:tc>
        <w:tc>
          <w:tcPr>
            <w:tcW w:w="3425" w:type="dxa"/>
            <w:tcBorders>
              <w:top w:val="nil"/>
              <w:left w:val="nil"/>
              <w:bottom w:val="single" w:sz="4" w:space="0" w:color="auto"/>
              <w:right w:val="single" w:sz="4" w:space="0" w:color="auto"/>
            </w:tcBorders>
          </w:tcPr>
          <w:p w14:paraId="77C2296E" w14:textId="77777777" w:rsidR="0090406C" w:rsidRPr="00EB74FF" w:rsidRDefault="0090406C" w:rsidP="00AE2DA9">
            <w:pPr>
              <w:spacing w:after="0"/>
              <w:rPr>
                <w:rFonts w:asciiTheme="minorHAnsi" w:hAnsiTheme="minorHAnsi" w:cstheme="minorHAnsi"/>
                <w:color w:val="000000"/>
                <w:lang w:val="en-GB" w:eastAsia="en-GB"/>
              </w:rPr>
            </w:pPr>
            <w:r w:rsidRPr="00EE3365">
              <w:rPr>
                <w:rFonts w:asciiTheme="minorHAnsi" w:hAnsiTheme="minorHAnsi" w:cstheme="minorHAnsi"/>
                <w:color w:val="000000"/>
                <w:lang w:val="en-GB" w:eastAsia="en-GB"/>
              </w:rPr>
              <w:t>REVWR_1_REJCT_NOTE</w:t>
            </w:r>
          </w:p>
        </w:tc>
      </w:tr>
      <w:tr w:rsidR="0090406C" w:rsidRPr="00EB74FF" w14:paraId="06BE4B2A" w14:textId="77777777" w:rsidTr="00AE2DA9">
        <w:trPr>
          <w:trHeight w:val="255"/>
        </w:trPr>
        <w:tc>
          <w:tcPr>
            <w:tcW w:w="236" w:type="dxa"/>
            <w:tcBorders>
              <w:top w:val="nil"/>
              <w:left w:val="single" w:sz="4" w:space="0" w:color="auto"/>
              <w:bottom w:val="single" w:sz="4" w:space="0" w:color="auto"/>
              <w:right w:val="single" w:sz="4" w:space="0" w:color="auto"/>
            </w:tcBorders>
          </w:tcPr>
          <w:p w14:paraId="4CC88FEB" w14:textId="29DF87F8" w:rsidR="0090406C" w:rsidRPr="00EB74FF" w:rsidRDefault="00D81B88" w:rsidP="00AE2DA9">
            <w:pPr>
              <w:spacing w:after="0"/>
              <w:rPr>
                <w:rFonts w:asciiTheme="minorHAnsi" w:hAnsiTheme="minorHAnsi" w:cstheme="minorHAnsi"/>
                <w:color w:val="000000"/>
                <w:lang w:val="en-GB" w:eastAsia="en-GB"/>
              </w:rPr>
            </w:pPr>
            <w:ins w:id="141" w:author="Mohamed Ramadan" w:date="2019-01-14T10:19:00Z">
              <w:r>
                <w:rPr>
                  <w:rFonts w:asciiTheme="minorHAnsi" w:hAnsiTheme="minorHAnsi" w:cstheme="minorHAnsi"/>
                  <w:color w:val="000000"/>
                  <w:lang w:val="en-GB" w:eastAsia="en-GB"/>
                </w:rPr>
                <w:t>12</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4545FC45"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Reviewer_1 Rejection Note Timestamp</w:t>
            </w:r>
          </w:p>
        </w:tc>
        <w:tc>
          <w:tcPr>
            <w:tcW w:w="3689" w:type="dxa"/>
            <w:tcBorders>
              <w:top w:val="nil"/>
              <w:left w:val="nil"/>
              <w:bottom w:val="single" w:sz="4" w:space="0" w:color="auto"/>
              <w:right w:val="single" w:sz="4" w:space="0" w:color="auto"/>
            </w:tcBorders>
            <w:shd w:val="clear" w:color="auto" w:fill="auto"/>
            <w:noWrap/>
            <w:hideMark/>
          </w:tcPr>
          <w:p w14:paraId="28EBAB0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Rejection Comment time</w:t>
            </w:r>
          </w:p>
        </w:tc>
        <w:tc>
          <w:tcPr>
            <w:tcW w:w="3425" w:type="dxa"/>
            <w:tcBorders>
              <w:top w:val="nil"/>
              <w:left w:val="nil"/>
              <w:bottom w:val="single" w:sz="4" w:space="0" w:color="auto"/>
              <w:right w:val="single" w:sz="4" w:space="0" w:color="auto"/>
            </w:tcBorders>
          </w:tcPr>
          <w:p w14:paraId="740BE0DC" w14:textId="77777777" w:rsidR="0090406C" w:rsidRPr="00EB74FF" w:rsidRDefault="0090406C" w:rsidP="00AE2DA9">
            <w:pPr>
              <w:spacing w:after="0"/>
              <w:rPr>
                <w:rFonts w:asciiTheme="minorHAnsi" w:hAnsiTheme="minorHAnsi" w:cstheme="minorHAnsi"/>
                <w:color w:val="000000"/>
                <w:lang w:val="en-GB" w:eastAsia="en-GB"/>
              </w:rPr>
            </w:pPr>
            <w:r w:rsidRPr="00EE3365">
              <w:rPr>
                <w:rFonts w:asciiTheme="minorHAnsi" w:hAnsiTheme="minorHAnsi" w:cstheme="minorHAnsi"/>
                <w:color w:val="000000"/>
                <w:lang w:val="en-GB" w:eastAsia="en-GB"/>
              </w:rPr>
              <w:t>REVWR_1_REJCT_NOTE_TIME</w:t>
            </w:r>
          </w:p>
        </w:tc>
      </w:tr>
      <w:tr w:rsidR="0090406C" w:rsidRPr="00EB74FF" w14:paraId="0A3199A3" w14:textId="77777777" w:rsidTr="00AE2DA9">
        <w:trPr>
          <w:trHeight w:val="255"/>
        </w:trPr>
        <w:tc>
          <w:tcPr>
            <w:tcW w:w="236" w:type="dxa"/>
            <w:tcBorders>
              <w:top w:val="nil"/>
              <w:left w:val="single" w:sz="4" w:space="0" w:color="auto"/>
              <w:bottom w:val="single" w:sz="4" w:space="0" w:color="auto"/>
              <w:right w:val="single" w:sz="4" w:space="0" w:color="auto"/>
            </w:tcBorders>
          </w:tcPr>
          <w:p w14:paraId="4D564BD2" w14:textId="05E8FBCE" w:rsidR="0090406C" w:rsidRPr="00EB74FF" w:rsidRDefault="00D81B88" w:rsidP="00AE2DA9">
            <w:pPr>
              <w:spacing w:after="0"/>
              <w:rPr>
                <w:rFonts w:asciiTheme="minorHAnsi" w:hAnsiTheme="minorHAnsi" w:cstheme="minorHAnsi"/>
                <w:color w:val="000000"/>
                <w:lang w:val="en-GB" w:eastAsia="en-GB"/>
              </w:rPr>
            </w:pPr>
            <w:ins w:id="142" w:author="Mohamed Ramadan" w:date="2019-01-14T10:19:00Z">
              <w:r>
                <w:rPr>
                  <w:rFonts w:asciiTheme="minorHAnsi" w:hAnsiTheme="minorHAnsi" w:cstheme="minorHAnsi"/>
                  <w:color w:val="000000"/>
                  <w:lang w:val="en-GB" w:eastAsia="en-GB"/>
                </w:rPr>
                <w:t>13</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02A78EA9"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Reviewer_2 Internal Note</w:t>
            </w:r>
          </w:p>
        </w:tc>
        <w:tc>
          <w:tcPr>
            <w:tcW w:w="3689" w:type="dxa"/>
            <w:tcBorders>
              <w:top w:val="nil"/>
              <w:left w:val="nil"/>
              <w:bottom w:val="single" w:sz="4" w:space="0" w:color="auto"/>
              <w:right w:val="single" w:sz="4" w:space="0" w:color="auto"/>
            </w:tcBorders>
            <w:shd w:val="clear" w:color="auto" w:fill="auto"/>
            <w:noWrap/>
            <w:hideMark/>
          </w:tcPr>
          <w:p w14:paraId="711894E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Reviewer_2 Comment</w:t>
            </w:r>
          </w:p>
        </w:tc>
        <w:tc>
          <w:tcPr>
            <w:tcW w:w="3425" w:type="dxa"/>
            <w:tcBorders>
              <w:top w:val="nil"/>
              <w:left w:val="nil"/>
              <w:bottom w:val="single" w:sz="4" w:space="0" w:color="auto"/>
              <w:right w:val="single" w:sz="4" w:space="0" w:color="auto"/>
            </w:tcBorders>
          </w:tcPr>
          <w:p w14:paraId="57163665" w14:textId="77777777" w:rsidR="0090406C" w:rsidRPr="00EB74FF" w:rsidRDefault="0090406C" w:rsidP="00AE2DA9">
            <w:pPr>
              <w:spacing w:after="0"/>
              <w:rPr>
                <w:rFonts w:asciiTheme="minorHAnsi" w:hAnsiTheme="minorHAnsi" w:cstheme="minorHAnsi"/>
                <w:color w:val="000000"/>
                <w:lang w:val="en-GB" w:eastAsia="en-GB"/>
              </w:rPr>
            </w:pPr>
            <w:r w:rsidRPr="00EE3365">
              <w:rPr>
                <w:rFonts w:asciiTheme="minorHAnsi" w:hAnsiTheme="minorHAnsi" w:cstheme="minorHAnsi"/>
                <w:color w:val="000000"/>
                <w:lang w:val="en-GB" w:eastAsia="en-GB"/>
              </w:rPr>
              <w:t>REVWR_2_INT_NOTE</w:t>
            </w:r>
          </w:p>
        </w:tc>
      </w:tr>
      <w:tr w:rsidR="0090406C" w:rsidRPr="00EB74FF" w14:paraId="6668C208" w14:textId="77777777" w:rsidTr="00AE2DA9">
        <w:trPr>
          <w:trHeight w:val="255"/>
        </w:trPr>
        <w:tc>
          <w:tcPr>
            <w:tcW w:w="236" w:type="dxa"/>
            <w:tcBorders>
              <w:top w:val="nil"/>
              <w:left w:val="single" w:sz="4" w:space="0" w:color="auto"/>
              <w:bottom w:val="single" w:sz="4" w:space="0" w:color="auto"/>
              <w:right w:val="single" w:sz="4" w:space="0" w:color="auto"/>
            </w:tcBorders>
          </w:tcPr>
          <w:p w14:paraId="2BDFA6A2" w14:textId="5DA696C8" w:rsidR="0090406C" w:rsidRPr="00EB74FF" w:rsidRDefault="00D81B88" w:rsidP="00AE2DA9">
            <w:pPr>
              <w:spacing w:after="0"/>
              <w:rPr>
                <w:rFonts w:asciiTheme="minorHAnsi" w:hAnsiTheme="minorHAnsi" w:cstheme="minorHAnsi"/>
                <w:color w:val="000000"/>
                <w:lang w:val="en-GB" w:eastAsia="en-GB"/>
              </w:rPr>
            </w:pPr>
            <w:ins w:id="143" w:author="Mohamed Ramadan" w:date="2019-01-14T10:19:00Z">
              <w:r>
                <w:rPr>
                  <w:rFonts w:asciiTheme="minorHAnsi" w:hAnsiTheme="minorHAnsi" w:cstheme="minorHAnsi"/>
                  <w:color w:val="000000"/>
                  <w:lang w:val="en-GB" w:eastAsia="en-GB"/>
                </w:rPr>
                <w:lastRenderedPageBreak/>
                <w:t>14</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3E0852F8"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Reviewer_2 Internal Note Timestamp</w:t>
            </w:r>
          </w:p>
        </w:tc>
        <w:tc>
          <w:tcPr>
            <w:tcW w:w="3689" w:type="dxa"/>
            <w:tcBorders>
              <w:top w:val="nil"/>
              <w:left w:val="nil"/>
              <w:bottom w:val="single" w:sz="4" w:space="0" w:color="auto"/>
              <w:right w:val="single" w:sz="4" w:space="0" w:color="auto"/>
            </w:tcBorders>
            <w:shd w:val="clear" w:color="auto" w:fill="auto"/>
            <w:noWrap/>
            <w:hideMark/>
          </w:tcPr>
          <w:p w14:paraId="6063BDD2"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Reviewer_2 Comment time</w:t>
            </w:r>
          </w:p>
        </w:tc>
        <w:tc>
          <w:tcPr>
            <w:tcW w:w="3425" w:type="dxa"/>
            <w:tcBorders>
              <w:top w:val="nil"/>
              <w:left w:val="nil"/>
              <w:bottom w:val="single" w:sz="4" w:space="0" w:color="auto"/>
              <w:right w:val="single" w:sz="4" w:space="0" w:color="auto"/>
            </w:tcBorders>
          </w:tcPr>
          <w:p w14:paraId="6D76174C" w14:textId="77777777" w:rsidR="0090406C" w:rsidRPr="00EB74FF" w:rsidRDefault="0090406C" w:rsidP="00AE2DA9">
            <w:pPr>
              <w:spacing w:after="0"/>
              <w:rPr>
                <w:rFonts w:asciiTheme="minorHAnsi" w:hAnsiTheme="minorHAnsi" w:cstheme="minorHAnsi"/>
                <w:color w:val="000000"/>
                <w:lang w:val="en-GB" w:eastAsia="en-GB"/>
              </w:rPr>
            </w:pPr>
            <w:r w:rsidRPr="00EE3365">
              <w:rPr>
                <w:rFonts w:asciiTheme="minorHAnsi" w:hAnsiTheme="minorHAnsi" w:cstheme="minorHAnsi"/>
                <w:color w:val="000000"/>
                <w:lang w:val="en-GB" w:eastAsia="en-GB"/>
              </w:rPr>
              <w:t>REVWR_2_INT_NOTE_TIME</w:t>
            </w:r>
          </w:p>
        </w:tc>
      </w:tr>
      <w:tr w:rsidR="0090406C" w:rsidRPr="00EB74FF" w14:paraId="50444748" w14:textId="77777777" w:rsidTr="00AE2DA9">
        <w:trPr>
          <w:trHeight w:val="255"/>
        </w:trPr>
        <w:tc>
          <w:tcPr>
            <w:tcW w:w="236" w:type="dxa"/>
            <w:tcBorders>
              <w:top w:val="nil"/>
              <w:left w:val="single" w:sz="4" w:space="0" w:color="auto"/>
              <w:bottom w:val="single" w:sz="4" w:space="0" w:color="auto"/>
              <w:right w:val="single" w:sz="4" w:space="0" w:color="auto"/>
            </w:tcBorders>
          </w:tcPr>
          <w:p w14:paraId="5BE89DD2" w14:textId="46C24303" w:rsidR="0090406C" w:rsidRPr="00EB74FF" w:rsidRDefault="00D81B88" w:rsidP="00AE2DA9">
            <w:pPr>
              <w:spacing w:after="0"/>
              <w:rPr>
                <w:rFonts w:asciiTheme="minorHAnsi" w:hAnsiTheme="minorHAnsi" w:cstheme="minorHAnsi"/>
                <w:color w:val="000000"/>
                <w:lang w:val="en-GB" w:eastAsia="en-GB"/>
              </w:rPr>
            </w:pPr>
            <w:ins w:id="144" w:author="Mohamed Ramadan" w:date="2019-01-14T10:19:00Z">
              <w:r>
                <w:rPr>
                  <w:rFonts w:asciiTheme="minorHAnsi" w:hAnsiTheme="minorHAnsi" w:cstheme="minorHAnsi"/>
                  <w:color w:val="000000"/>
                  <w:lang w:val="en-GB" w:eastAsia="en-GB"/>
                </w:rPr>
                <w:t>15</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05FB773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Reviewer_2 Rejection Note</w:t>
            </w:r>
          </w:p>
        </w:tc>
        <w:tc>
          <w:tcPr>
            <w:tcW w:w="3689" w:type="dxa"/>
            <w:tcBorders>
              <w:top w:val="nil"/>
              <w:left w:val="nil"/>
              <w:bottom w:val="single" w:sz="4" w:space="0" w:color="auto"/>
              <w:right w:val="single" w:sz="4" w:space="0" w:color="auto"/>
            </w:tcBorders>
            <w:shd w:val="clear" w:color="auto" w:fill="auto"/>
            <w:noWrap/>
            <w:hideMark/>
          </w:tcPr>
          <w:p w14:paraId="1B19C22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Reviewer_2 Rejection Comment</w:t>
            </w:r>
          </w:p>
        </w:tc>
        <w:tc>
          <w:tcPr>
            <w:tcW w:w="3425" w:type="dxa"/>
            <w:tcBorders>
              <w:top w:val="nil"/>
              <w:left w:val="nil"/>
              <w:bottom w:val="single" w:sz="4" w:space="0" w:color="auto"/>
              <w:right w:val="single" w:sz="4" w:space="0" w:color="auto"/>
            </w:tcBorders>
          </w:tcPr>
          <w:p w14:paraId="463A93C8" w14:textId="77777777" w:rsidR="0090406C" w:rsidRPr="00EB74FF" w:rsidRDefault="0090406C" w:rsidP="00AE2DA9">
            <w:pPr>
              <w:spacing w:after="0"/>
              <w:rPr>
                <w:rFonts w:asciiTheme="minorHAnsi" w:hAnsiTheme="minorHAnsi" w:cstheme="minorHAnsi"/>
                <w:color w:val="000000"/>
                <w:lang w:val="en-GB" w:eastAsia="en-GB"/>
              </w:rPr>
            </w:pPr>
            <w:r w:rsidRPr="00EE3365">
              <w:rPr>
                <w:rFonts w:asciiTheme="minorHAnsi" w:hAnsiTheme="minorHAnsi" w:cstheme="minorHAnsi"/>
                <w:color w:val="000000"/>
                <w:lang w:val="en-GB" w:eastAsia="en-GB"/>
              </w:rPr>
              <w:t>REVWR_2_REJCT_NOTE</w:t>
            </w:r>
          </w:p>
        </w:tc>
      </w:tr>
      <w:tr w:rsidR="0090406C" w:rsidRPr="00EB74FF" w14:paraId="23908A71" w14:textId="77777777" w:rsidTr="00AE2DA9">
        <w:trPr>
          <w:trHeight w:val="255"/>
        </w:trPr>
        <w:tc>
          <w:tcPr>
            <w:tcW w:w="236" w:type="dxa"/>
            <w:tcBorders>
              <w:top w:val="nil"/>
              <w:left w:val="single" w:sz="4" w:space="0" w:color="auto"/>
              <w:bottom w:val="single" w:sz="4" w:space="0" w:color="auto"/>
              <w:right w:val="single" w:sz="4" w:space="0" w:color="auto"/>
            </w:tcBorders>
          </w:tcPr>
          <w:p w14:paraId="666F7703" w14:textId="5DEC02E9" w:rsidR="0090406C" w:rsidRPr="00EB74FF" w:rsidRDefault="00D81B88" w:rsidP="00AE2DA9">
            <w:pPr>
              <w:spacing w:after="0"/>
              <w:rPr>
                <w:rFonts w:asciiTheme="minorHAnsi" w:hAnsiTheme="minorHAnsi" w:cstheme="minorHAnsi"/>
                <w:color w:val="000000"/>
                <w:lang w:val="en-GB" w:eastAsia="en-GB"/>
              </w:rPr>
            </w:pPr>
            <w:ins w:id="145" w:author="Mohamed Ramadan" w:date="2019-01-14T10:19:00Z">
              <w:r>
                <w:rPr>
                  <w:rFonts w:asciiTheme="minorHAnsi" w:hAnsiTheme="minorHAnsi" w:cstheme="minorHAnsi"/>
                  <w:color w:val="000000"/>
                  <w:lang w:val="en-GB" w:eastAsia="en-GB"/>
                </w:rPr>
                <w:t>16</w:t>
              </w:r>
            </w:ins>
          </w:p>
        </w:tc>
        <w:tc>
          <w:tcPr>
            <w:tcW w:w="3235" w:type="dxa"/>
            <w:tcBorders>
              <w:top w:val="nil"/>
              <w:left w:val="single" w:sz="4" w:space="0" w:color="auto"/>
              <w:bottom w:val="single" w:sz="4" w:space="0" w:color="auto"/>
              <w:right w:val="single" w:sz="4" w:space="0" w:color="auto"/>
            </w:tcBorders>
            <w:shd w:val="clear" w:color="auto" w:fill="auto"/>
            <w:noWrap/>
            <w:hideMark/>
          </w:tcPr>
          <w:p w14:paraId="5D359078"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Reviewer_2 Rejection Note Timestamp</w:t>
            </w:r>
          </w:p>
        </w:tc>
        <w:tc>
          <w:tcPr>
            <w:tcW w:w="3689" w:type="dxa"/>
            <w:tcBorders>
              <w:top w:val="nil"/>
              <w:left w:val="nil"/>
              <w:bottom w:val="single" w:sz="4" w:space="0" w:color="auto"/>
              <w:right w:val="single" w:sz="4" w:space="0" w:color="auto"/>
            </w:tcBorders>
            <w:shd w:val="clear" w:color="auto" w:fill="auto"/>
            <w:noWrap/>
            <w:hideMark/>
          </w:tcPr>
          <w:p w14:paraId="6AF43863"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Reviewer_2 Rejection Comment time</w:t>
            </w:r>
          </w:p>
        </w:tc>
        <w:tc>
          <w:tcPr>
            <w:tcW w:w="3425" w:type="dxa"/>
            <w:tcBorders>
              <w:top w:val="nil"/>
              <w:left w:val="nil"/>
              <w:bottom w:val="single" w:sz="4" w:space="0" w:color="auto"/>
              <w:right w:val="single" w:sz="4" w:space="0" w:color="auto"/>
            </w:tcBorders>
          </w:tcPr>
          <w:p w14:paraId="36242447" w14:textId="77777777" w:rsidR="0090406C" w:rsidRPr="00EB74FF" w:rsidRDefault="0090406C" w:rsidP="00AE2DA9">
            <w:pPr>
              <w:spacing w:after="0"/>
              <w:rPr>
                <w:rFonts w:asciiTheme="minorHAnsi" w:hAnsiTheme="minorHAnsi" w:cstheme="minorHAnsi"/>
                <w:color w:val="000000"/>
                <w:lang w:val="en-GB" w:eastAsia="en-GB"/>
              </w:rPr>
            </w:pPr>
            <w:r w:rsidRPr="00EE3365">
              <w:rPr>
                <w:rFonts w:asciiTheme="minorHAnsi" w:hAnsiTheme="minorHAnsi" w:cstheme="minorHAnsi"/>
                <w:color w:val="000000"/>
                <w:lang w:val="en-GB" w:eastAsia="en-GB"/>
              </w:rPr>
              <w:t>REVWR_2_REJCT_NOTE_TIME</w:t>
            </w:r>
          </w:p>
        </w:tc>
      </w:tr>
    </w:tbl>
    <w:p w14:paraId="7B1BD1EF" w14:textId="77777777" w:rsidR="0090406C" w:rsidRPr="00810B8C" w:rsidRDefault="0090406C" w:rsidP="0090406C">
      <w:pPr>
        <w:pStyle w:val="Heading3"/>
        <w:spacing w:before="360" w:after="360"/>
        <w:rPr>
          <w:b/>
          <w:bCs/>
        </w:rPr>
      </w:pPr>
      <w:bookmarkStart w:id="146" w:name="_Toc535244532"/>
      <w:r w:rsidRPr="00810B8C">
        <w:rPr>
          <w:b/>
          <w:bCs/>
        </w:rPr>
        <w:t>Third Party</w:t>
      </w:r>
      <w:bookmarkEnd w:id="146"/>
    </w:p>
    <w:tbl>
      <w:tblPr>
        <w:tblW w:w="0" w:type="auto"/>
        <w:tblLook w:val="04A0" w:firstRow="1" w:lastRow="0" w:firstColumn="1" w:lastColumn="0" w:noHBand="0" w:noVBand="1"/>
      </w:tblPr>
      <w:tblGrid>
        <w:gridCol w:w="328"/>
        <w:gridCol w:w="3325"/>
        <w:gridCol w:w="3600"/>
        <w:gridCol w:w="2386"/>
      </w:tblGrid>
      <w:tr w:rsidR="0090406C" w:rsidRPr="00EB74FF" w14:paraId="26398C55"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shd w:val="clear" w:color="000000" w:fill="EEECE1"/>
          </w:tcPr>
          <w:p w14:paraId="7551C990" w14:textId="77777777" w:rsidR="0090406C" w:rsidRPr="00EB74FF" w:rsidRDefault="0090406C" w:rsidP="00AE2DA9">
            <w:pPr>
              <w:spacing w:after="0"/>
              <w:rPr>
                <w:rFonts w:asciiTheme="minorHAnsi" w:hAnsiTheme="minorHAnsi" w:cstheme="minorHAnsi"/>
                <w:color w:val="000000"/>
                <w:lang w:val="en-GB" w:eastAsia="en-GB"/>
              </w:rPr>
            </w:pPr>
          </w:p>
        </w:tc>
        <w:tc>
          <w:tcPr>
            <w:tcW w:w="3325" w:type="dxa"/>
            <w:tcBorders>
              <w:top w:val="single" w:sz="4" w:space="0" w:color="auto"/>
              <w:left w:val="single" w:sz="4" w:space="0" w:color="auto"/>
              <w:bottom w:val="single" w:sz="4" w:space="0" w:color="auto"/>
              <w:right w:val="single" w:sz="4" w:space="0" w:color="auto"/>
            </w:tcBorders>
            <w:shd w:val="clear" w:color="000000" w:fill="EEECE1"/>
            <w:noWrap/>
            <w:hideMark/>
          </w:tcPr>
          <w:p w14:paraId="5DAE905F"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600" w:type="dxa"/>
            <w:tcBorders>
              <w:top w:val="single" w:sz="4" w:space="0" w:color="auto"/>
              <w:left w:val="nil"/>
              <w:bottom w:val="single" w:sz="4" w:space="0" w:color="auto"/>
              <w:right w:val="single" w:sz="4" w:space="0" w:color="auto"/>
            </w:tcBorders>
            <w:shd w:val="clear" w:color="000000" w:fill="EEECE1"/>
            <w:noWrap/>
            <w:hideMark/>
          </w:tcPr>
          <w:p w14:paraId="0CE57E7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386" w:type="dxa"/>
            <w:tcBorders>
              <w:top w:val="single" w:sz="4" w:space="0" w:color="auto"/>
              <w:left w:val="nil"/>
              <w:bottom w:val="single" w:sz="4" w:space="0" w:color="auto"/>
              <w:right w:val="single" w:sz="4" w:space="0" w:color="auto"/>
            </w:tcBorders>
            <w:shd w:val="clear" w:color="000000" w:fill="EEECE1"/>
          </w:tcPr>
          <w:p w14:paraId="5B31F2B9" w14:textId="77777777" w:rsidR="0090406C" w:rsidRPr="00EB74FF"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90406C" w:rsidRPr="00EB74FF" w14:paraId="340EDA07" w14:textId="77777777" w:rsidTr="00AE2DA9">
        <w:trPr>
          <w:trHeight w:val="255"/>
        </w:trPr>
        <w:tc>
          <w:tcPr>
            <w:tcW w:w="310" w:type="dxa"/>
            <w:tcBorders>
              <w:top w:val="nil"/>
              <w:left w:val="single" w:sz="4" w:space="0" w:color="auto"/>
              <w:bottom w:val="single" w:sz="4" w:space="0" w:color="auto"/>
              <w:right w:val="single" w:sz="4" w:space="0" w:color="auto"/>
            </w:tcBorders>
          </w:tcPr>
          <w:p w14:paraId="08C96CA7" w14:textId="42388215" w:rsidR="0090406C" w:rsidRPr="00EB74FF" w:rsidRDefault="00D81B88" w:rsidP="00AE2DA9">
            <w:pPr>
              <w:spacing w:after="0"/>
              <w:rPr>
                <w:rFonts w:asciiTheme="minorHAnsi" w:hAnsiTheme="minorHAnsi" w:cstheme="minorHAnsi"/>
                <w:color w:val="000000"/>
                <w:lang w:val="en-GB" w:eastAsia="en-GB"/>
              </w:rPr>
            </w:pPr>
            <w:ins w:id="147" w:author="Mohamed Ramadan" w:date="2019-01-14T10:20:00Z">
              <w:r>
                <w:rPr>
                  <w:rFonts w:asciiTheme="minorHAnsi" w:hAnsiTheme="minorHAnsi" w:cstheme="minorHAnsi"/>
                  <w:color w:val="000000"/>
                  <w:lang w:val="en-GB" w:eastAsia="en-GB"/>
                </w:rPr>
                <w:t>1</w:t>
              </w:r>
            </w:ins>
          </w:p>
        </w:tc>
        <w:tc>
          <w:tcPr>
            <w:tcW w:w="3325" w:type="dxa"/>
            <w:tcBorders>
              <w:top w:val="nil"/>
              <w:left w:val="single" w:sz="4" w:space="0" w:color="auto"/>
              <w:bottom w:val="single" w:sz="4" w:space="0" w:color="auto"/>
              <w:right w:val="single" w:sz="4" w:space="0" w:color="auto"/>
            </w:tcBorders>
            <w:shd w:val="clear" w:color="auto" w:fill="auto"/>
            <w:noWrap/>
            <w:hideMark/>
          </w:tcPr>
          <w:p w14:paraId="3259F8FE"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Third Party ID</w:t>
            </w:r>
          </w:p>
        </w:tc>
        <w:tc>
          <w:tcPr>
            <w:tcW w:w="3600" w:type="dxa"/>
            <w:tcBorders>
              <w:top w:val="nil"/>
              <w:left w:val="nil"/>
              <w:bottom w:val="single" w:sz="4" w:space="0" w:color="auto"/>
              <w:right w:val="single" w:sz="4" w:space="0" w:color="auto"/>
            </w:tcBorders>
            <w:shd w:val="clear" w:color="auto" w:fill="auto"/>
            <w:noWrap/>
            <w:hideMark/>
          </w:tcPr>
          <w:p w14:paraId="40B1F633"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2386" w:type="dxa"/>
            <w:tcBorders>
              <w:top w:val="nil"/>
              <w:left w:val="nil"/>
              <w:bottom w:val="single" w:sz="4" w:space="0" w:color="auto"/>
              <w:right w:val="single" w:sz="4" w:space="0" w:color="auto"/>
            </w:tcBorders>
          </w:tcPr>
          <w:p w14:paraId="063ED8C6" w14:textId="77777777" w:rsidR="0090406C" w:rsidRPr="00EB74FF" w:rsidRDefault="0090406C" w:rsidP="00AE2DA9">
            <w:pPr>
              <w:spacing w:after="0"/>
              <w:rPr>
                <w:rFonts w:asciiTheme="minorHAnsi" w:hAnsiTheme="minorHAnsi" w:cstheme="minorHAnsi"/>
                <w:color w:val="000000"/>
                <w:lang w:val="en-GB" w:eastAsia="en-GB"/>
              </w:rPr>
            </w:pPr>
            <w:r w:rsidRPr="00B27A5C">
              <w:rPr>
                <w:rFonts w:asciiTheme="minorHAnsi" w:hAnsiTheme="minorHAnsi" w:cstheme="minorHAnsi"/>
                <w:color w:val="000000"/>
                <w:lang w:val="en-GB" w:eastAsia="en-GB"/>
              </w:rPr>
              <w:t>THIRD_PARTY_ID</w:t>
            </w:r>
          </w:p>
        </w:tc>
      </w:tr>
      <w:tr w:rsidR="0090406C" w:rsidRPr="00EB74FF" w14:paraId="2BF7C5E2" w14:textId="77777777" w:rsidTr="00AE2DA9">
        <w:trPr>
          <w:trHeight w:val="255"/>
        </w:trPr>
        <w:tc>
          <w:tcPr>
            <w:tcW w:w="310" w:type="dxa"/>
            <w:tcBorders>
              <w:top w:val="nil"/>
              <w:left w:val="single" w:sz="4" w:space="0" w:color="auto"/>
              <w:bottom w:val="single" w:sz="4" w:space="0" w:color="auto"/>
              <w:right w:val="single" w:sz="4" w:space="0" w:color="auto"/>
            </w:tcBorders>
          </w:tcPr>
          <w:p w14:paraId="38CF1DED" w14:textId="0CE32684" w:rsidR="0090406C" w:rsidRPr="00EB74FF" w:rsidRDefault="00D81B88" w:rsidP="00AE2DA9">
            <w:pPr>
              <w:spacing w:after="0"/>
              <w:rPr>
                <w:rFonts w:asciiTheme="minorHAnsi" w:hAnsiTheme="minorHAnsi" w:cstheme="minorHAnsi"/>
                <w:color w:val="000000"/>
                <w:lang w:val="en-GB" w:eastAsia="en-GB"/>
              </w:rPr>
            </w:pPr>
            <w:ins w:id="148" w:author="Mohamed Ramadan" w:date="2019-01-14T10:20:00Z">
              <w:r>
                <w:rPr>
                  <w:rFonts w:asciiTheme="minorHAnsi" w:hAnsiTheme="minorHAnsi" w:cstheme="minorHAnsi"/>
                  <w:color w:val="000000"/>
                  <w:lang w:val="en-GB" w:eastAsia="en-GB"/>
                </w:rPr>
                <w:t>2</w:t>
              </w:r>
            </w:ins>
          </w:p>
        </w:tc>
        <w:tc>
          <w:tcPr>
            <w:tcW w:w="3325" w:type="dxa"/>
            <w:tcBorders>
              <w:top w:val="nil"/>
              <w:left w:val="single" w:sz="4" w:space="0" w:color="auto"/>
              <w:bottom w:val="single" w:sz="4" w:space="0" w:color="auto"/>
              <w:right w:val="single" w:sz="4" w:space="0" w:color="auto"/>
            </w:tcBorders>
            <w:shd w:val="clear" w:color="auto" w:fill="auto"/>
            <w:noWrap/>
            <w:hideMark/>
          </w:tcPr>
          <w:p w14:paraId="7CBBEFB3"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Agency Service Request Identifier</w:t>
            </w:r>
          </w:p>
        </w:tc>
        <w:tc>
          <w:tcPr>
            <w:tcW w:w="3600" w:type="dxa"/>
            <w:tcBorders>
              <w:top w:val="nil"/>
              <w:left w:val="nil"/>
              <w:bottom w:val="single" w:sz="4" w:space="0" w:color="auto"/>
              <w:right w:val="single" w:sz="4" w:space="0" w:color="auto"/>
            </w:tcBorders>
            <w:shd w:val="clear" w:color="auto" w:fill="auto"/>
            <w:noWrap/>
            <w:hideMark/>
          </w:tcPr>
          <w:p w14:paraId="50E7A7B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2386" w:type="dxa"/>
            <w:tcBorders>
              <w:top w:val="nil"/>
              <w:left w:val="nil"/>
              <w:bottom w:val="single" w:sz="4" w:space="0" w:color="auto"/>
              <w:right w:val="single" w:sz="4" w:space="0" w:color="auto"/>
            </w:tcBorders>
          </w:tcPr>
          <w:p w14:paraId="621A7498" w14:textId="77777777" w:rsidR="0090406C" w:rsidRPr="00EB74FF" w:rsidRDefault="0090406C" w:rsidP="00AE2DA9">
            <w:pPr>
              <w:spacing w:after="0"/>
              <w:rPr>
                <w:rFonts w:asciiTheme="minorHAnsi" w:hAnsiTheme="minorHAnsi" w:cstheme="minorHAnsi"/>
                <w:color w:val="000000"/>
                <w:lang w:val="en-GB" w:eastAsia="en-GB"/>
              </w:rPr>
            </w:pPr>
            <w:r w:rsidRPr="00B27A5C">
              <w:rPr>
                <w:rFonts w:asciiTheme="minorHAnsi" w:hAnsiTheme="minorHAnsi" w:cstheme="minorHAnsi"/>
                <w:color w:val="000000"/>
                <w:lang w:val="en-GB" w:eastAsia="en-GB"/>
              </w:rPr>
              <w:t>AGCY_SRVC_REQST_ID</w:t>
            </w:r>
          </w:p>
        </w:tc>
      </w:tr>
      <w:tr w:rsidR="0090406C" w:rsidRPr="00EB74FF" w14:paraId="620B47DC" w14:textId="77777777" w:rsidTr="00AE2DA9">
        <w:trPr>
          <w:trHeight w:val="255"/>
        </w:trPr>
        <w:tc>
          <w:tcPr>
            <w:tcW w:w="310" w:type="dxa"/>
            <w:tcBorders>
              <w:top w:val="nil"/>
              <w:left w:val="single" w:sz="4" w:space="0" w:color="auto"/>
              <w:bottom w:val="single" w:sz="4" w:space="0" w:color="auto"/>
              <w:right w:val="single" w:sz="4" w:space="0" w:color="auto"/>
            </w:tcBorders>
          </w:tcPr>
          <w:p w14:paraId="5B6F40B2" w14:textId="014942FD" w:rsidR="0090406C" w:rsidRPr="00EB74FF" w:rsidRDefault="00D81B88" w:rsidP="00AE2DA9">
            <w:pPr>
              <w:spacing w:after="0"/>
              <w:rPr>
                <w:rFonts w:asciiTheme="minorHAnsi" w:hAnsiTheme="minorHAnsi" w:cstheme="minorHAnsi"/>
                <w:color w:val="000000"/>
                <w:lang w:val="en-GB" w:eastAsia="en-GB"/>
              </w:rPr>
            </w:pPr>
            <w:ins w:id="149" w:author="Mohamed Ramadan" w:date="2019-01-14T10:20:00Z">
              <w:r>
                <w:rPr>
                  <w:rFonts w:asciiTheme="minorHAnsi" w:hAnsiTheme="minorHAnsi" w:cstheme="minorHAnsi"/>
                  <w:color w:val="000000"/>
                  <w:lang w:val="en-GB" w:eastAsia="en-GB"/>
                </w:rPr>
                <w:t>3</w:t>
              </w:r>
            </w:ins>
          </w:p>
        </w:tc>
        <w:tc>
          <w:tcPr>
            <w:tcW w:w="3325" w:type="dxa"/>
            <w:tcBorders>
              <w:top w:val="nil"/>
              <w:left w:val="single" w:sz="4" w:space="0" w:color="auto"/>
              <w:bottom w:val="single" w:sz="4" w:space="0" w:color="auto"/>
              <w:right w:val="single" w:sz="4" w:space="0" w:color="auto"/>
            </w:tcBorders>
            <w:shd w:val="clear" w:color="auto" w:fill="auto"/>
            <w:noWrap/>
            <w:hideMark/>
          </w:tcPr>
          <w:p w14:paraId="5611E573"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ID</w:t>
            </w:r>
          </w:p>
        </w:tc>
        <w:tc>
          <w:tcPr>
            <w:tcW w:w="3600" w:type="dxa"/>
            <w:tcBorders>
              <w:top w:val="nil"/>
              <w:left w:val="nil"/>
              <w:bottom w:val="single" w:sz="4" w:space="0" w:color="auto"/>
              <w:right w:val="single" w:sz="4" w:space="0" w:color="auto"/>
            </w:tcBorders>
            <w:shd w:val="clear" w:color="auto" w:fill="auto"/>
            <w:noWrap/>
            <w:hideMark/>
          </w:tcPr>
          <w:p w14:paraId="079C3F21"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The Third party Id</w:t>
            </w:r>
          </w:p>
        </w:tc>
        <w:tc>
          <w:tcPr>
            <w:tcW w:w="2386" w:type="dxa"/>
            <w:tcBorders>
              <w:top w:val="nil"/>
              <w:left w:val="nil"/>
              <w:bottom w:val="single" w:sz="4" w:space="0" w:color="auto"/>
              <w:right w:val="single" w:sz="4" w:space="0" w:color="auto"/>
            </w:tcBorders>
          </w:tcPr>
          <w:p w14:paraId="102E7A02" w14:textId="77777777" w:rsidR="0090406C" w:rsidRPr="009A7F15" w:rsidRDefault="0090406C" w:rsidP="00AE2DA9">
            <w:pPr>
              <w:spacing w:after="0" w:line="240" w:lineRule="auto"/>
              <w:rPr>
                <w:rFonts w:ascii="Arial" w:hAnsi="Arial" w:cs="Arial"/>
                <w:sz w:val="20"/>
                <w:szCs w:val="20"/>
                <w:lang w:bidi="ar-SA"/>
              </w:rPr>
            </w:pPr>
            <w:r>
              <w:rPr>
                <w:rFonts w:ascii="Arial" w:hAnsi="Arial" w:cs="Arial"/>
                <w:sz w:val="20"/>
                <w:szCs w:val="20"/>
              </w:rPr>
              <w:t>ID</w:t>
            </w:r>
          </w:p>
        </w:tc>
      </w:tr>
      <w:tr w:rsidR="0090406C" w:rsidRPr="00EB74FF" w14:paraId="7E6D2E0E"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65D0B868" w14:textId="729B9DC1" w:rsidR="0090406C" w:rsidRPr="00EB74FF" w:rsidRDefault="00D81B88" w:rsidP="00AE2DA9">
            <w:pPr>
              <w:spacing w:after="0"/>
              <w:rPr>
                <w:rFonts w:asciiTheme="minorHAnsi" w:hAnsiTheme="minorHAnsi" w:cstheme="minorHAnsi"/>
                <w:color w:val="000000"/>
                <w:lang w:val="en-GB" w:eastAsia="en-GB"/>
              </w:rPr>
            </w:pPr>
            <w:ins w:id="150" w:author="Mohamed Ramadan" w:date="2019-01-14T10:20:00Z">
              <w:r>
                <w:rPr>
                  <w:rFonts w:asciiTheme="minorHAnsi" w:hAnsiTheme="minorHAnsi" w:cstheme="minorHAnsi"/>
                  <w:color w:val="000000"/>
                  <w:lang w:val="en-GB" w:eastAsia="en-GB"/>
                </w:rPr>
                <w:t>4</w:t>
              </w:r>
            </w:ins>
          </w:p>
        </w:tc>
        <w:tc>
          <w:tcPr>
            <w:tcW w:w="3325" w:type="dxa"/>
            <w:tcBorders>
              <w:top w:val="single" w:sz="4" w:space="0" w:color="auto"/>
              <w:left w:val="single" w:sz="4" w:space="0" w:color="auto"/>
              <w:bottom w:val="single" w:sz="4" w:space="0" w:color="auto"/>
              <w:right w:val="single" w:sz="4" w:space="0" w:color="auto"/>
            </w:tcBorders>
            <w:shd w:val="clear" w:color="auto" w:fill="auto"/>
            <w:noWrap/>
            <w:hideMark/>
          </w:tcPr>
          <w:p w14:paraId="133F66C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ID Type</w:t>
            </w:r>
          </w:p>
        </w:tc>
        <w:tc>
          <w:tcPr>
            <w:tcW w:w="3600" w:type="dxa"/>
            <w:tcBorders>
              <w:top w:val="single" w:sz="4" w:space="0" w:color="auto"/>
              <w:left w:val="nil"/>
              <w:bottom w:val="single" w:sz="4" w:space="0" w:color="auto"/>
              <w:right w:val="single" w:sz="4" w:space="0" w:color="auto"/>
            </w:tcBorders>
            <w:shd w:val="clear" w:color="auto" w:fill="auto"/>
            <w:noWrap/>
            <w:hideMark/>
          </w:tcPr>
          <w:p w14:paraId="02573AA3"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The Third party Id Type</w:t>
            </w:r>
          </w:p>
        </w:tc>
        <w:tc>
          <w:tcPr>
            <w:tcW w:w="2386" w:type="dxa"/>
            <w:tcBorders>
              <w:top w:val="single" w:sz="4" w:space="0" w:color="auto"/>
              <w:left w:val="nil"/>
              <w:bottom w:val="single" w:sz="4" w:space="0" w:color="auto"/>
              <w:right w:val="single" w:sz="4" w:space="0" w:color="auto"/>
            </w:tcBorders>
          </w:tcPr>
          <w:p w14:paraId="67713E3A" w14:textId="77777777" w:rsidR="0090406C" w:rsidRPr="009A7F15" w:rsidRDefault="0090406C" w:rsidP="00AE2DA9">
            <w:pPr>
              <w:spacing w:after="0" w:line="240" w:lineRule="auto"/>
              <w:rPr>
                <w:rFonts w:ascii="Arial" w:hAnsi="Arial" w:cs="Arial"/>
                <w:sz w:val="20"/>
                <w:szCs w:val="20"/>
                <w:lang w:bidi="ar-SA"/>
              </w:rPr>
            </w:pPr>
            <w:r>
              <w:rPr>
                <w:rFonts w:ascii="Arial" w:hAnsi="Arial" w:cs="Arial"/>
                <w:sz w:val="20"/>
                <w:szCs w:val="20"/>
              </w:rPr>
              <w:t>ID_TYPE</w:t>
            </w:r>
          </w:p>
        </w:tc>
      </w:tr>
      <w:tr w:rsidR="0090406C" w:rsidRPr="00EB74FF" w14:paraId="24FC4A02"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3D8CD103" w14:textId="56FFD7A5" w:rsidR="0090406C" w:rsidRPr="00EB74FF" w:rsidRDefault="00D81B88" w:rsidP="00AE2DA9">
            <w:pPr>
              <w:spacing w:after="0"/>
              <w:rPr>
                <w:rFonts w:asciiTheme="minorHAnsi" w:hAnsiTheme="minorHAnsi" w:cstheme="minorHAnsi"/>
                <w:color w:val="000000"/>
                <w:lang w:val="en-GB" w:eastAsia="en-GB"/>
              </w:rPr>
            </w:pPr>
            <w:ins w:id="151" w:author="Mohamed Ramadan" w:date="2019-01-14T10:20:00Z">
              <w:r>
                <w:rPr>
                  <w:rFonts w:asciiTheme="minorHAnsi" w:hAnsiTheme="minorHAnsi" w:cstheme="minorHAnsi"/>
                  <w:color w:val="000000"/>
                  <w:lang w:val="en-GB" w:eastAsia="en-GB"/>
                </w:rPr>
                <w:t>5</w:t>
              </w:r>
            </w:ins>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5E3B38BA" w14:textId="77777777" w:rsidR="0090406C" w:rsidRPr="00EB74FF" w:rsidRDefault="0090406C" w:rsidP="00AE2DA9">
            <w:pPr>
              <w:spacing w:after="0"/>
              <w:rPr>
                <w:rFonts w:asciiTheme="minorHAnsi" w:hAnsiTheme="minorHAnsi" w:cstheme="minorHAnsi"/>
              </w:rPr>
            </w:pPr>
            <w:r w:rsidRPr="00EB74FF">
              <w:rPr>
                <w:rFonts w:asciiTheme="minorHAnsi" w:hAnsiTheme="minorHAnsi" w:cstheme="minorHAnsi"/>
              </w:rPr>
              <w:t>Name</w:t>
            </w:r>
          </w:p>
        </w:tc>
        <w:tc>
          <w:tcPr>
            <w:tcW w:w="3600" w:type="dxa"/>
            <w:tcBorders>
              <w:top w:val="single" w:sz="4" w:space="0" w:color="auto"/>
              <w:left w:val="nil"/>
              <w:bottom w:val="single" w:sz="4" w:space="0" w:color="auto"/>
              <w:right w:val="single" w:sz="4" w:space="0" w:color="auto"/>
            </w:tcBorders>
            <w:shd w:val="clear" w:color="auto" w:fill="auto"/>
            <w:noWrap/>
          </w:tcPr>
          <w:p w14:paraId="20FC3334"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The Third party Name</w:t>
            </w:r>
          </w:p>
        </w:tc>
        <w:tc>
          <w:tcPr>
            <w:tcW w:w="2386" w:type="dxa"/>
            <w:tcBorders>
              <w:top w:val="single" w:sz="4" w:space="0" w:color="auto"/>
              <w:left w:val="nil"/>
              <w:bottom w:val="single" w:sz="4" w:space="0" w:color="auto"/>
              <w:right w:val="single" w:sz="4" w:space="0" w:color="auto"/>
            </w:tcBorders>
          </w:tcPr>
          <w:p w14:paraId="0645207F" w14:textId="77777777" w:rsidR="0090406C" w:rsidRPr="009A7F15" w:rsidRDefault="0090406C" w:rsidP="00AE2DA9">
            <w:pPr>
              <w:spacing w:after="0" w:line="240" w:lineRule="auto"/>
              <w:rPr>
                <w:rFonts w:ascii="Arial" w:hAnsi="Arial" w:cs="Arial"/>
                <w:sz w:val="20"/>
                <w:szCs w:val="20"/>
                <w:lang w:bidi="ar-SA"/>
              </w:rPr>
            </w:pPr>
            <w:r>
              <w:rPr>
                <w:rFonts w:ascii="Arial" w:hAnsi="Arial" w:cs="Arial"/>
                <w:sz w:val="20"/>
                <w:szCs w:val="20"/>
              </w:rPr>
              <w:t>NAME</w:t>
            </w:r>
          </w:p>
        </w:tc>
      </w:tr>
    </w:tbl>
    <w:p w14:paraId="7DAFE618" w14:textId="77777777" w:rsidR="005B359A" w:rsidRPr="00810B8C" w:rsidRDefault="005B359A" w:rsidP="005B359A">
      <w:pPr>
        <w:pStyle w:val="Heading3"/>
        <w:spacing w:before="360" w:after="360"/>
        <w:rPr>
          <w:b/>
          <w:bCs/>
        </w:rPr>
      </w:pPr>
      <w:bookmarkStart w:id="152" w:name="_Toc535244533"/>
      <w:r>
        <w:rPr>
          <w:b/>
          <w:bCs/>
          <w:lang w:val="en-US"/>
        </w:rPr>
        <w:t>Involved</w:t>
      </w:r>
      <w:r w:rsidRPr="00810B8C">
        <w:rPr>
          <w:b/>
          <w:bCs/>
        </w:rPr>
        <w:t xml:space="preserve"> Party</w:t>
      </w:r>
      <w:bookmarkEnd w:id="152"/>
    </w:p>
    <w:tbl>
      <w:tblPr>
        <w:tblW w:w="0" w:type="auto"/>
        <w:tblLook w:val="04A0" w:firstRow="1" w:lastRow="0" w:firstColumn="1" w:lastColumn="0" w:noHBand="0" w:noVBand="1"/>
      </w:tblPr>
      <w:tblGrid>
        <w:gridCol w:w="440"/>
        <w:gridCol w:w="3325"/>
        <w:gridCol w:w="3600"/>
        <w:gridCol w:w="2386"/>
      </w:tblGrid>
      <w:tr w:rsidR="005B359A" w:rsidRPr="00EB74FF" w14:paraId="1204C6B0"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shd w:val="clear" w:color="000000" w:fill="EEECE1"/>
          </w:tcPr>
          <w:p w14:paraId="601B2FD6" w14:textId="77777777" w:rsidR="005B359A" w:rsidRPr="00EB74FF" w:rsidRDefault="005B359A" w:rsidP="00AE2DA9">
            <w:pPr>
              <w:spacing w:after="0"/>
              <w:rPr>
                <w:rFonts w:asciiTheme="minorHAnsi" w:hAnsiTheme="minorHAnsi" w:cstheme="minorHAnsi"/>
                <w:color w:val="000000"/>
                <w:lang w:val="en-GB" w:eastAsia="en-GB"/>
              </w:rPr>
            </w:pPr>
          </w:p>
        </w:tc>
        <w:tc>
          <w:tcPr>
            <w:tcW w:w="3325" w:type="dxa"/>
            <w:tcBorders>
              <w:top w:val="single" w:sz="4" w:space="0" w:color="auto"/>
              <w:left w:val="single" w:sz="4" w:space="0" w:color="auto"/>
              <w:bottom w:val="single" w:sz="4" w:space="0" w:color="auto"/>
              <w:right w:val="single" w:sz="4" w:space="0" w:color="auto"/>
            </w:tcBorders>
            <w:shd w:val="clear" w:color="000000" w:fill="EEECE1"/>
            <w:noWrap/>
            <w:hideMark/>
          </w:tcPr>
          <w:p w14:paraId="0E070E2B" w14:textId="77777777" w:rsidR="005B359A" w:rsidRPr="00EB74FF" w:rsidRDefault="005B359A"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600" w:type="dxa"/>
            <w:tcBorders>
              <w:top w:val="single" w:sz="4" w:space="0" w:color="auto"/>
              <w:left w:val="nil"/>
              <w:bottom w:val="single" w:sz="4" w:space="0" w:color="auto"/>
              <w:right w:val="single" w:sz="4" w:space="0" w:color="auto"/>
            </w:tcBorders>
            <w:shd w:val="clear" w:color="000000" w:fill="EEECE1"/>
            <w:noWrap/>
            <w:hideMark/>
          </w:tcPr>
          <w:p w14:paraId="3FB750E7" w14:textId="77777777" w:rsidR="005B359A" w:rsidRPr="00EB74FF" w:rsidRDefault="005B359A"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386" w:type="dxa"/>
            <w:tcBorders>
              <w:top w:val="single" w:sz="4" w:space="0" w:color="auto"/>
              <w:left w:val="nil"/>
              <w:bottom w:val="single" w:sz="4" w:space="0" w:color="auto"/>
              <w:right w:val="single" w:sz="4" w:space="0" w:color="auto"/>
            </w:tcBorders>
            <w:shd w:val="clear" w:color="000000" w:fill="EEECE1"/>
          </w:tcPr>
          <w:p w14:paraId="76A77A1E" w14:textId="77777777" w:rsidR="005B359A" w:rsidRPr="00EB74FF" w:rsidRDefault="005B359A"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49453D" w:rsidRPr="00EB74FF" w14:paraId="7F864E13" w14:textId="77777777" w:rsidTr="005B359A">
        <w:trPr>
          <w:trHeight w:val="255"/>
        </w:trPr>
        <w:tc>
          <w:tcPr>
            <w:tcW w:w="310" w:type="dxa"/>
            <w:tcBorders>
              <w:top w:val="nil"/>
              <w:left w:val="single" w:sz="4" w:space="0" w:color="auto"/>
              <w:bottom w:val="single" w:sz="4" w:space="0" w:color="auto"/>
              <w:right w:val="single" w:sz="4" w:space="0" w:color="auto"/>
            </w:tcBorders>
          </w:tcPr>
          <w:p w14:paraId="5C471618"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325" w:type="dxa"/>
            <w:tcBorders>
              <w:top w:val="nil"/>
              <w:left w:val="single" w:sz="4" w:space="0" w:color="auto"/>
              <w:bottom w:val="single" w:sz="4" w:space="0" w:color="auto"/>
              <w:right w:val="single" w:sz="4" w:space="0" w:color="auto"/>
            </w:tcBorders>
            <w:shd w:val="clear" w:color="auto" w:fill="auto"/>
            <w:noWrap/>
          </w:tcPr>
          <w:p w14:paraId="2E276D7D"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Involved party identifier </w:t>
            </w:r>
          </w:p>
        </w:tc>
        <w:tc>
          <w:tcPr>
            <w:tcW w:w="3600" w:type="dxa"/>
            <w:tcBorders>
              <w:top w:val="nil"/>
              <w:left w:val="nil"/>
              <w:bottom w:val="single" w:sz="4" w:space="0" w:color="auto"/>
              <w:right w:val="single" w:sz="4" w:space="0" w:color="auto"/>
            </w:tcBorders>
            <w:shd w:val="clear" w:color="auto" w:fill="auto"/>
            <w:noWrap/>
          </w:tcPr>
          <w:p w14:paraId="39A014ED"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2386" w:type="dxa"/>
            <w:tcBorders>
              <w:top w:val="nil"/>
              <w:left w:val="nil"/>
              <w:bottom w:val="single" w:sz="4" w:space="0" w:color="auto"/>
              <w:right w:val="single" w:sz="4" w:space="0" w:color="auto"/>
            </w:tcBorders>
          </w:tcPr>
          <w:p w14:paraId="4D4F8AA2" w14:textId="77777777" w:rsidR="0049453D" w:rsidRPr="0043725A" w:rsidRDefault="0049453D" w:rsidP="0049453D">
            <w:r w:rsidRPr="0043725A">
              <w:t>INVOLVED_PARTY_ID</w:t>
            </w:r>
          </w:p>
        </w:tc>
      </w:tr>
      <w:tr w:rsidR="0049453D" w:rsidRPr="00EB74FF" w14:paraId="4E400920" w14:textId="77777777" w:rsidTr="005B359A">
        <w:trPr>
          <w:trHeight w:val="255"/>
        </w:trPr>
        <w:tc>
          <w:tcPr>
            <w:tcW w:w="310" w:type="dxa"/>
            <w:tcBorders>
              <w:top w:val="nil"/>
              <w:left w:val="single" w:sz="4" w:space="0" w:color="auto"/>
              <w:bottom w:val="single" w:sz="4" w:space="0" w:color="auto"/>
              <w:right w:val="single" w:sz="4" w:space="0" w:color="auto"/>
            </w:tcBorders>
          </w:tcPr>
          <w:p w14:paraId="5E6E3E50"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325" w:type="dxa"/>
            <w:tcBorders>
              <w:top w:val="nil"/>
              <w:left w:val="single" w:sz="4" w:space="0" w:color="auto"/>
              <w:bottom w:val="single" w:sz="4" w:space="0" w:color="auto"/>
              <w:right w:val="single" w:sz="4" w:space="0" w:color="auto"/>
            </w:tcBorders>
            <w:shd w:val="clear" w:color="auto" w:fill="auto"/>
            <w:noWrap/>
          </w:tcPr>
          <w:p w14:paraId="46597661"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Agency service request identifier</w:t>
            </w:r>
          </w:p>
        </w:tc>
        <w:tc>
          <w:tcPr>
            <w:tcW w:w="3600" w:type="dxa"/>
            <w:tcBorders>
              <w:top w:val="nil"/>
              <w:left w:val="nil"/>
              <w:bottom w:val="single" w:sz="4" w:space="0" w:color="auto"/>
              <w:right w:val="single" w:sz="4" w:space="0" w:color="auto"/>
            </w:tcBorders>
            <w:shd w:val="clear" w:color="auto" w:fill="auto"/>
            <w:noWrap/>
          </w:tcPr>
          <w:p w14:paraId="711F2F9E"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Foreign key (FK) for agency service request identification</w:t>
            </w:r>
          </w:p>
        </w:tc>
        <w:tc>
          <w:tcPr>
            <w:tcW w:w="2386" w:type="dxa"/>
            <w:tcBorders>
              <w:top w:val="nil"/>
              <w:left w:val="nil"/>
              <w:bottom w:val="single" w:sz="4" w:space="0" w:color="auto"/>
              <w:right w:val="single" w:sz="4" w:space="0" w:color="auto"/>
            </w:tcBorders>
          </w:tcPr>
          <w:p w14:paraId="5472AC12" w14:textId="77777777" w:rsidR="0049453D" w:rsidRPr="0043725A" w:rsidRDefault="0049453D" w:rsidP="0049453D">
            <w:r w:rsidRPr="0043725A">
              <w:t>AGCY_SRVC_REQST_ID</w:t>
            </w:r>
          </w:p>
        </w:tc>
      </w:tr>
      <w:tr w:rsidR="0049453D" w:rsidRPr="00EB74FF" w14:paraId="7BB79E54" w14:textId="77777777" w:rsidTr="005B359A">
        <w:trPr>
          <w:trHeight w:val="255"/>
        </w:trPr>
        <w:tc>
          <w:tcPr>
            <w:tcW w:w="310" w:type="dxa"/>
            <w:tcBorders>
              <w:top w:val="nil"/>
              <w:left w:val="single" w:sz="4" w:space="0" w:color="auto"/>
              <w:bottom w:val="single" w:sz="4" w:space="0" w:color="auto"/>
              <w:right w:val="single" w:sz="4" w:space="0" w:color="auto"/>
            </w:tcBorders>
          </w:tcPr>
          <w:p w14:paraId="09AB019F"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325" w:type="dxa"/>
            <w:tcBorders>
              <w:top w:val="nil"/>
              <w:left w:val="single" w:sz="4" w:space="0" w:color="auto"/>
              <w:bottom w:val="single" w:sz="4" w:space="0" w:color="auto"/>
              <w:right w:val="single" w:sz="4" w:space="0" w:color="auto"/>
            </w:tcBorders>
            <w:shd w:val="clear" w:color="auto" w:fill="auto"/>
            <w:noWrap/>
          </w:tcPr>
          <w:p w14:paraId="0069E0F2"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Identification number</w:t>
            </w:r>
          </w:p>
        </w:tc>
        <w:tc>
          <w:tcPr>
            <w:tcW w:w="3600" w:type="dxa"/>
            <w:tcBorders>
              <w:top w:val="nil"/>
              <w:left w:val="nil"/>
              <w:bottom w:val="single" w:sz="4" w:space="0" w:color="auto"/>
              <w:right w:val="single" w:sz="4" w:space="0" w:color="auto"/>
            </w:tcBorders>
            <w:shd w:val="clear" w:color="auto" w:fill="auto"/>
            <w:noWrap/>
          </w:tcPr>
          <w:p w14:paraId="78E74F85"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Identification number</w:t>
            </w:r>
          </w:p>
        </w:tc>
        <w:tc>
          <w:tcPr>
            <w:tcW w:w="2386" w:type="dxa"/>
            <w:tcBorders>
              <w:top w:val="nil"/>
              <w:left w:val="nil"/>
              <w:bottom w:val="single" w:sz="4" w:space="0" w:color="auto"/>
              <w:right w:val="single" w:sz="4" w:space="0" w:color="auto"/>
            </w:tcBorders>
          </w:tcPr>
          <w:p w14:paraId="5CE29694" w14:textId="77777777" w:rsidR="0049453D" w:rsidRPr="0043725A" w:rsidRDefault="0049453D" w:rsidP="0049453D">
            <w:r w:rsidRPr="0043725A">
              <w:t>ID_NO</w:t>
            </w:r>
          </w:p>
        </w:tc>
      </w:tr>
      <w:tr w:rsidR="0049453D" w:rsidRPr="00EB74FF" w14:paraId="2A8CB8A1" w14:textId="77777777" w:rsidTr="005B359A">
        <w:trPr>
          <w:trHeight w:val="255"/>
        </w:trPr>
        <w:tc>
          <w:tcPr>
            <w:tcW w:w="310" w:type="dxa"/>
            <w:tcBorders>
              <w:top w:val="single" w:sz="4" w:space="0" w:color="auto"/>
              <w:left w:val="single" w:sz="4" w:space="0" w:color="auto"/>
              <w:bottom w:val="single" w:sz="4" w:space="0" w:color="auto"/>
              <w:right w:val="single" w:sz="4" w:space="0" w:color="auto"/>
            </w:tcBorders>
          </w:tcPr>
          <w:p w14:paraId="4E41F24D"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52F9627E"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Identification number code</w:t>
            </w:r>
          </w:p>
        </w:tc>
        <w:tc>
          <w:tcPr>
            <w:tcW w:w="3600" w:type="dxa"/>
            <w:tcBorders>
              <w:top w:val="single" w:sz="4" w:space="0" w:color="auto"/>
              <w:left w:val="nil"/>
              <w:bottom w:val="single" w:sz="4" w:space="0" w:color="auto"/>
              <w:right w:val="single" w:sz="4" w:space="0" w:color="auto"/>
            </w:tcBorders>
            <w:shd w:val="clear" w:color="auto" w:fill="auto"/>
            <w:noWrap/>
          </w:tcPr>
          <w:p w14:paraId="4444528A" w14:textId="77777777" w:rsidR="0049453D" w:rsidRPr="00EB74FF" w:rsidRDefault="0049453D" w:rsidP="0041240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Identification </w:t>
            </w:r>
            <w:r w:rsidR="00412401">
              <w:rPr>
                <w:rFonts w:asciiTheme="minorHAnsi" w:hAnsiTheme="minorHAnsi" w:cstheme="minorHAnsi"/>
                <w:color w:val="000000"/>
                <w:lang w:val="en-GB" w:eastAsia="en-GB"/>
              </w:rPr>
              <w:t xml:space="preserve">type </w:t>
            </w:r>
            <w:r>
              <w:rPr>
                <w:rFonts w:asciiTheme="minorHAnsi" w:hAnsiTheme="minorHAnsi" w:cstheme="minorHAnsi"/>
                <w:color w:val="000000"/>
                <w:lang w:val="en-GB" w:eastAsia="en-GB"/>
              </w:rPr>
              <w:t>code</w:t>
            </w:r>
          </w:p>
        </w:tc>
        <w:tc>
          <w:tcPr>
            <w:tcW w:w="2386" w:type="dxa"/>
            <w:tcBorders>
              <w:top w:val="single" w:sz="4" w:space="0" w:color="auto"/>
              <w:left w:val="nil"/>
              <w:bottom w:val="single" w:sz="4" w:space="0" w:color="auto"/>
              <w:right w:val="single" w:sz="4" w:space="0" w:color="auto"/>
            </w:tcBorders>
          </w:tcPr>
          <w:p w14:paraId="0C1F5F03" w14:textId="77777777" w:rsidR="0049453D" w:rsidRPr="0043725A" w:rsidRDefault="0049453D" w:rsidP="0049453D">
            <w:r w:rsidRPr="0043725A">
              <w:t>ID_TYPE_CD</w:t>
            </w:r>
          </w:p>
        </w:tc>
      </w:tr>
      <w:tr w:rsidR="0049453D" w:rsidRPr="00EB74FF" w14:paraId="5480C838"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7393B75A"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04EDE0C0" w14:textId="77777777" w:rsidR="0049453D" w:rsidRPr="00EB74FF" w:rsidRDefault="0049453D" w:rsidP="0049453D">
            <w:pPr>
              <w:spacing w:after="0"/>
              <w:rPr>
                <w:rFonts w:asciiTheme="minorHAnsi" w:hAnsiTheme="minorHAnsi" w:cstheme="minorHAnsi"/>
              </w:rPr>
            </w:pPr>
            <w:r>
              <w:rPr>
                <w:rFonts w:asciiTheme="minorHAnsi" w:hAnsiTheme="minorHAnsi" w:cstheme="minorHAnsi"/>
              </w:rPr>
              <w:t>First name</w:t>
            </w:r>
          </w:p>
        </w:tc>
        <w:tc>
          <w:tcPr>
            <w:tcW w:w="3600" w:type="dxa"/>
            <w:tcBorders>
              <w:top w:val="single" w:sz="4" w:space="0" w:color="auto"/>
              <w:left w:val="nil"/>
              <w:bottom w:val="single" w:sz="4" w:space="0" w:color="auto"/>
              <w:right w:val="single" w:sz="4" w:space="0" w:color="auto"/>
            </w:tcBorders>
            <w:shd w:val="clear" w:color="auto" w:fill="auto"/>
            <w:noWrap/>
          </w:tcPr>
          <w:p w14:paraId="34D3CC57"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Involved party first name for individual type only</w:t>
            </w:r>
          </w:p>
        </w:tc>
        <w:tc>
          <w:tcPr>
            <w:tcW w:w="2386" w:type="dxa"/>
            <w:tcBorders>
              <w:top w:val="single" w:sz="4" w:space="0" w:color="auto"/>
              <w:left w:val="nil"/>
              <w:bottom w:val="single" w:sz="4" w:space="0" w:color="auto"/>
              <w:right w:val="single" w:sz="4" w:space="0" w:color="auto"/>
            </w:tcBorders>
          </w:tcPr>
          <w:p w14:paraId="3C52EDFD" w14:textId="77777777" w:rsidR="0049453D" w:rsidRPr="0043725A" w:rsidRDefault="0049453D" w:rsidP="0049453D">
            <w:r w:rsidRPr="0043725A">
              <w:t>FIRST_NAME</w:t>
            </w:r>
          </w:p>
        </w:tc>
      </w:tr>
      <w:tr w:rsidR="0049453D" w:rsidRPr="00EB74FF" w14:paraId="76182047"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6B8DE6DB"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6</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3DDE4995" w14:textId="77777777" w:rsidR="0049453D" w:rsidRPr="00EB74FF" w:rsidRDefault="0049453D" w:rsidP="0049453D">
            <w:pPr>
              <w:spacing w:after="0"/>
              <w:rPr>
                <w:rFonts w:asciiTheme="minorHAnsi" w:hAnsiTheme="minorHAnsi" w:cstheme="minorHAnsi"/>
              </w:rPr>
            </w:pPr>
            <w:r>
              <w:rPr>
                <w:rFonts w:asciiTheme="minorHAnsi" w:hAnsiTheme="minorHAnsi" w:cstheme="minorHAnsi"/>
              </w:rPr>
              <w:t>Second name</w:t>
            </w:r>
          </w:p>
        </w:tc>
        <w:tc>
          <w:tcPr>
            <w:tcW w:w="3600" w:type="dxa"/>
            <w:tcBorders>
              <w:top w:val="single" w:sz="4" w:space="0" w:color="auto"/>
              <w:left w:val="nil"/>
              <w:bottom w:val="single" w:sz="4" w:space="0" w:color="auto"/>
              <w:right w:val="single" w:sz="4" w:space="0" w:color="auto"/>
            </w:tcBorders>
            <w:shd w:val="clear" w:color="auto" w:fill="auto"/>
            <w:noWrap/>
          </w:tcPr>
          <w:p w14:paraId="13B9B3DF"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Involved party second name for individual type only</w:t>
            </w:r>
          </w:p>
        </w:tc>
        <w:tc>
          <w:tcPr>
            <w:tcW w:w="2386" w:type="dxa"/>
            <w:tcBorders>
              <w:top w:val="single" w:sz="4" w:space="0" w:color="auto"/>
              <w:left w:val="nil"/>
              <w:bottom w:val="single" w:sz="4" w:space="0" w:color="auto"/>
              <w:right w:val="single" w:sz="4" w:space="0" w:color="auto"/>
            </w:tcBorders>
          </w:tcPr>
          <w:p w14:paraId="56362436" w14:textId="77777777" w:rsidR="0049453D" w:rsidRPr="0043725A" w:rsidRDefault="0049453D" w:rsidP="0049453D">
            <w:r w:rsidRPr="0043725A">
              <w:t>SECOND_NAME</w:t>
            </w:r>
          </w:p>
        </w:tc>
      </w:tr>
      <w:tr w:rsidR="0049453D" w:rsidRPr="00EB74FF" w14:paraId="7F227ED3"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169B3CE1"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7</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5C7B4B98" w14:textId="77777777" w:rsidR="0049453D" w:rsidRPr="00EB74FF" w:rsidRDefault="0049453D" w:rsidP="0049453D">
            <w:pPr>
              <w:spacing w:after="0"/>
              <w:rPr>
                <w:rFonts w:asciiTheme="minorHAnsi" w:hAnsiTheme="minorHAnsi" w:cstheme="minorHAnsi"/>
              </w:rPr>
            </w:pPr>
            <w:r>
              <w:rPr>
                <w:rFonts w:asciiTheme="minorHAnsi" w:hAnsiTheme="minorHAnsi" w:cstheme="minorHAnsi"/>
              </w:rPr>
              <w:t>Third name</w:t>
            </w:r>
          </w:p>
        </w:tc>
        <w:tc>
          <w:tcPr>
            <w:tcW w:w="3600" w:type="dxa"/>
            <w:tcBorders>
              <w:top w:val="single" w:sz="4" w:space="0" w:color="auto"/>
              <w:left w:val="nil"/>
              <w:bottom w:val="single" w:sz="4" w:space="0" w:color="auto"/>
              <w:right w:val="single" w:sz="4" w:space="0" w:color="auto"/>
            </w:tcBorders>
            <w:shd w:val="clear" w:color="auto" w:fill="auto"/>
            <w:noWrap/>
          </w:tcPr>
          <w:p w14:paraId="010FE77B"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Involved party third name for individual type only</w:t>
            </w:r>
          </w:p>
        </w:tc>
        <w:tc>
          <w:tcPr>
            <w:tcW w:w="2386" w:type="dxa"/>
            <w:tcBorders>
              <w:top w:val="single" w:sz="4" w:space="0" w:color="auto"/>
              <w:left w:val="nil"/>
              <w:bottom w:val="single" w:sz="4" w:space="0" w:color="auto"/>
              <w:right w:val="single" w:sz="4" w:space="0" w:color="auto"/>
            </w:tcBorders>
          </w:tcPr>
          <w:p w14:paraId="5A300451" w14:textId="77777777" w:rsidR="0049453D" w:rsidRPr="0043725A" w:rsidRDefault="0049453D" w:rsidP="0049453D">
            <w:r w:rsidRPr="0043725A">
              <w:t>THIRD_NAME</w:t>
            </w:r>
          </w:p>
        </w:tc>
      </w:tr>
      <w:tr w:rsidR="0049453D" w:rsidRPr="00EB74FF" w14:paraId="4212C67B"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6968636E"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8</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64BB59B0" w14:textId="77777777" w:rsidR="0049453D" w:rsidRPr="00EB74FF" w:rsidRDefault="0049453D" w:rsidP="0049453D">
            <w:pPr>
              <w:spacing w:after="0"/>
              <w:rPr>
                <w:rFonts w:asciiTheme="minorHAnsi" w:hAnsiTheme="minorHAnsi" w:cstheme="minorHAnsi"/>
              </w:rPr>
            </w:pPr>
            <w:r>
              <w:rPr>
                <w:rFonts w:asciiTheme="minorHAnsi" w:hAnsiTheme="minorHAnsi" w:cstheme="minorHAnsi"/>
              </w:rPr>
              <w:t>Last name</w:t>
            </w:r>
          </w:p>
        </w:tc>
        <w:tc>
          <w:tcPr>
            <w:tcW w:w="3600" w:type="dxa"/>
            <w:tcBorders>
              <w:top w:val="single" w:sz="4" w:space="0" w:color="auto"/>
              <w:left w:val="nil"/>
              <w:bottom w:val="single" w:sz="4" w:space="0" w:color="auto"/>
              <w:right w:val="single" w:sz="4" w:space="0" w:color="auto"/>
            </w:tcBorders>
            <w:shd w:val="clear" w:color="auto" w:fill="auto"/>
            <w:noWrap/>
          </w:tcPr>
          <w:p w14:paraId="026C8FE8"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Involved party last name for individual type only</w:t>
            </w:r>
          </w:p>
        </w:tc>
        <w:tc>
          <w:tcPr>
            <w:tcW w:w="2386" w:type="dxa"/>
            <w:tcBorders>
              <w:top w:val="single" w:sz="4" w:space="0" w:color="auto"/>
              <w:left w:val="nil"/>
              <w:bottom w:val="single" w:sz="4" w:space="0" w:color="auto"/>
              <w:right w:val="single" w:sz="4" w:space="0" w:color="auto"/>
            </w:tcBorders>
          </w:tcPr>
          <w:p w14:paraId="19D95807" w14:textId="77777777" w:rsidR="0049453D" w:rsidRPr="0043725A" w:rsidRDefault="0049453D" w:rsidP="0049453D">
            <w:r w:rsidRPr="0043725A">
              <w:t>LAST_NAME</w:t>
            </w:r>
          </w:p>
        </w:tc>
      </w:tr>
      <w:tr w:rsidR="0049453D" w:rsidRPr="00EB74FF" w14:paraId="2834B4DC"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65554788"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9</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13A606FF" w14:textId="77777777" w:rsidR="0049453D" w:rsidRPr="00EB74FF" w:rsidRDefault="0049453D" w:rsidP="0049453D">
            <w:pPr>
              <w:spacing w:after="0"/>
              <w:rPr>
                <w:rFonts w:asciiTheme="minorHAnsi" w:hAnsiTheme="minorHAnsi" w:cstheme="minorHAnsi"/>
              </w:rPr>
            </w:pPr>
            <w:r>
              <w:rPr>
                <w:rFonts w:asciiTheme="minorHAnsi" w:hAnsiTheme="minorHAnsi" w:cstheme="minorHAnsi"/>
              </w:rPr>
              <w:t>Nationality code</w:t>
            </w:r>
          </w:p>
        </w:tc>
        <w:tc>
          <w:tcPr>
            <w:tcW w:w="3600" w:type="dxa"/>
            <w:tcBorders>
              <w:top w:val="single" w:sz="4" w:space="0" w:color="auto"/>
              <w:left w:val="nil"/>
              <w:bottom w:val="single" w:sz="4" w:space="0" w:color="auto"/>
              <w:right w:val="single" w:sz="4" w:space="0" w:color="auto"/>
            </w:tcBorders>
            <w:shd w:val="clear" w:color="auto" w:fill="auto"/>
            <w:noWrap/>
          </w:tcPr>
          <w:p w14:paraId="63672F43"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Involved party nationality code for individual type only</w:t>
            </w:r>
          </w:p>
        </w:tc>
        <w:tc>
          <w:tcPr>
            <w:tcW w:w="2386" w:type="dxa"/>
            <w:tcBorders>
              <w:top w:val="single" w:sz="4" w:space="0" w:color="auto"/>
              <w:left w:val="nil"/>
              <w:bottom w:val="single" w:sz="4" w:space="0" w:color="auto"/>
              <w:right w:val="single" w:sz="4" w:space="0" w:color="auto"/>
            </w:tcBorders>
          </w:tcPr>
          <w:p w14:paraId="088D1A40" w14:textId="77777777" w:rsidR="0049453D" w:rsidRPr="0043725A" w:rsidRDefault="0049453D" w:rsidP="0049453D">
            <w:r w:rsidRPr="0043725A">
              <w:t>NAT_CD</w:t>
            </w:r>
          </w:p>
        </w:tc>
      </w:tr>
      <w:tr w:rsidR="0049453D" w:rsidRPr="00EB74FF" w14:paraId="1F41D407"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090B2AD3"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10</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0C769E66" w14:textId="77777777" w:rsidR="0049453D" w:rsidRPr="00EB74FF" w:rsidRDefault="0049453D" w:rsidP="0049453D">
            <w:pPr>
              <w:spacing w:after="0"/>
              <w:rPr>
                <w:rFonts w:asciiTheme="minorHAnsi" w:hAnsiTheme="minorHAnsi" w:cstheme="minorHAnsi"/>
              </w:rPr>
            </w:pPr>
            <w:r>
              <w:rPr>
                <w:rFonts w:asciiTheme="minorHAnsi" w:hAnsiTheme="minorHAnsi" w:cstheme="minorHAnsi"/>
              </w:rPr>
              <w:t>Full name</w:t>
            </w:r>
          </w:p>
        </w:tc>
        <w:tc>
          <w:tcPr>
            <w:tcW w:w="3600" w:type="dxa"/>
            <w:tcBorders>
              <w:top w:val="single" w:sz="4" w:space="0" w:color="auto"/>
              <w:left w:val="nil"/>
              <w:bottom w:val="single" w:sz="4" w:space="0" w:color="auto"/>
              <w:right w:val="single" w:sz="4" w:space="0" w:color="auto"/>
            </w:tcBorders>
            <w:shd w:val="clear" w:color="auto" w:fill="auto"/>
            <w:noWrap/>
          </w:tcPr>
          <w:p w14:paraId="3DA755F1" w14:textId="77777777" w:rsidR="0049453D" w:rsidRPr="00EB74FF" w:rsidRDefault="0049453D" w:rsidP="0049453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Name of all involved party types </w:t>
            </w:r>
          </w:p>
        </w:tc>
        <w:tc>
          <w:tcPr>
            <w:tcW w:w="2386" w:type="dxa"/>
            <w:tcBorders>
              <w:top w:val="single" w:sz="4" w:space="0" w:color="auto"/>
              <w:left w:val="nil"/>
              <w:bottom w:val="single" w:sz="4" w:space="0" w:color="auto"/>
              <w:right w:val="single" w:sz="4" w:space="0" w:color="auto"/>
            </w:tcBorders>
          </w:tcPr>
          <w:p w14:paraId="5798E2CE" w14:textId="77777777" w:rsidR="0049453D" w:rsidRDefault="0049453D" w:rsidP="0049453D">
            <w:r w:rsidRPr="0043725A">
              <w:t>FULL_NAME</w:t>
            </w:r>
          </w:p>
        </w:tc>
      </w:tr>
    </w:tbl>
    <w:p w14:paraId="3B6FC631" w14:textId="77777777" w:rsidR="0090406C" w:rsidRPr="00810B8C" w:rsidRDefault="0090406C" w:rsidP="0090406C">
      <w:pPr>
        <w:pStyle w:val="Heading3"/>
        <w:spacing w:before="360" w:after="360"/>
        <w:rPr>
          <w:b/>
          <w:bCs/>
        </w:rPr>
      </w:pPr>
      <w:bookmarkStart w:id="153" w:name="_Executor_Service_Task"/>
      <w:bookmarkStart w:id="154" w:name="_Toc535244534"/>
      <w:bookmarkEnd w:id="153"/>
      <w:r w:rsidRPr="00810B8C">
        <w:rPr>
          <w:b/>
          <w:bCs/>
        </w:rPr>
        <w:t>Executor Service Task</w:t>
      </w:r>
      <w:bookmarkEnd w:id="154"/>
    </w:p>
    <w:tbl>
      <w:tblPr>
        <w:tblW w:w="9805" w:type="dxa"/>
        <w:tblLook w:val="04A0" w:firstRow="1" w:lastRow="0" w:firstColumn="1" w:lastColumn="0" w:noHBand="0" w:noVBand="1"/>
      </w:tblPr>
      <w:tblGrid>
        <w:gridCol w:w="440"/>
        <w:gridCol w:w="3283"/>
        <w:gridCol w:w="2880"/>
        <w:gridCol w:w="3202"/>
      </w:tblGrid>
      <w:tr w:rsidR="0090406C" w:rsidRPr="00EB74FF" w14:paraId="2BC3ADEC" w14:textId="77777777" w:rsidTr="00D81B88">
        <w:trPr>
          <w:trHeight w:val="255"/>
        </w:trPr>
        <w:tc>
          <w:tcPr>
            <w:tcW w:w="328" w:type="dxa"/>
            <w:tcBorders>
              <w:top w:val="single" w:sz="4" w:space="0" w:color="auto"/>
              <w:left w:val="single" w:sz="4" w:space="0" w:color="auto"/>
              <w:bottom w:val="single" w:sz="4" w:space="0" w:color="auto"/>
              <w:right w:val="single" w:sz="4" w:space="0" w:color="auto"/>
            </w:tcBorders>
            <w:shd w:val="clear" w:color="000000" w:fill="EEECE1"/>
          </w:tcPr>
          <w:p w14:paraId="4A1321BD" w14:textId="77777777" w:rsidR="0090406C" w:rsidRPr="00EB74FF" w:rsidRDefault="0090406C" w:rsidP="00AE2DA9">
            <w:pPr>
              <w:spacing w:after="0"/>
              <w:rPr>
                <w:rFonts w:asciiTheme="minorHAnsi" w:hAnsiTheme="minorHAnsi" w:cstheme="minorHAnsi"/>
                <w:color w:val="000000"/>
                <w:lang w:val="en-GB" w:eastAsia="en-GB"/>
              </w:rPr>
            </w:pPr>
          </w:p>
        </w:tc>
        <w:tc>
          <w:tcPr>
            <w:tcW w:w="3283" w:type="dxa"/>
            <w:tcBorders>
              <w:top w:val="single" w:sz="4" w:space="0" w:color="auto"/>
              <w:left w:val="single" w:sz="4" w:space="0" w:color="auto"/>
              <w:bottom w:val="single" w:sz="4" w:space="0" w:color="auto"/>
              <w:right w:val="single" w:sz="4" w:space="0" w:color="auto"/>
            </w:tcBorders>
            <w:shd w:val="clear" w:color="000000" w:fill="EEECE1"/>
            <w:noWrap/>
            <w:hideMark/>
          </w:tcPr>
          <w:p w14:paraId="5B0224A1"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2880" w:type="dxa"/>
            <w:tcBorders>
              <w:top w:val="single" w:sz="4" w:space="0" w:color="auto"/>
              <w:left w:val="nil"/>
              <w:bottom w:val="single" w:sz="4" w:space="0" w:color="auto"/>
              <w:right w:val="single" w:sz="4" w:space="0" w:color="auto"/>
            </w:tcBorders>
            <w:shd w:val="clear" w:color="000000" w:fill="EEECE1"/>
            <w:noWrap/>
            <w:hideMark/>
          </w:tcPr>
          <w:p w14:paraId="7C440D93"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314" w:type="dxa"/>
            <w:tcBorders>
              <w:top w:val="single" w:sz="4" w:space="0" w:color="auto"/>
              <w:left w:val="nil"/>
              <w:bottom w:val="single" w:sz="4" w:space="0" w:color="auto"/>
              <w:right w:val="single" w:sz="4" w:space="0" w:color="auto"/>
            </w:tcBorders>
            <w:shd w:val="clear" w:color="000000" w:fill="EEECE1"/>
          </w:tcPr>
          <w:p w14:paraId="59C9BF7B" w14:textId="77777777" w:rsidR="0090406C" w:rsidRPr="00EB74FF"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90406C" w:rsidRPr="00EB74FF" w14:paraId="3B548511" w14:textId="77777777" w:rsidTr="00D81B88">
        <w:trPr>
          <w:trHeight w:val="255"/>
        </w:trPr>
        <w:tc>
          <w:tcPr>
            <w:tcW w:w="328" w:type="dxa"/>
            <w:tcBorders>
              <w:top w:val="nil"/>
              <w:left w:val="single" w:sz="4" w:space="0" w:color="auto"/>
              <w:bottom w:val="single" w:sz="4" w:space="0" w:color="auto"/>
              <w:right w:val="single" w:sz="4" w:space="0" w:color="auto"/>
            </w:tcBorders>
          </w:tcPr>
          <w:p w14:paraId="0CF40137" w14:textId="3000B4ED" w:rsidR="0090406C" w:rsidRPr="00EB74FF" w:rsidRDefault="00D81B88" w:rsidP="00AE2DA9">
            <w:pPr>
              <w:spacing w:after="0"/>
              <w:rPr>
                <w:rFonts w:asciiTheme="minorHAnsi" w:hAnsiTheme="minorHAnsi" w:cstheme="minorHAnsi"/>
                <w:color w:val="000000"/>
                <w:lang w:val="en-GB" w:eastAsia="en-GB"/>
              </w:rPr>
            </w:pPr>
            <w:ins w:id="155" w:author="Mohamed Ramadan" w:date="2019-01-14T10:20:00Z">
              <w:r>
                <w:rPr>
                  <w:rFonts w:asciiTheme="minorHAnsi" w:hAnsiTheme="minorHAnsi" w:cstheme="minorHAnsi"/>
                  <w:color w:val="000000"/>
                  <w:lang w:val="en-GB" w:eastAsia="en-GB"/>
                </w:rPr>
                <w:lastRenderedPageBreak/>
                <w:t>1</w:t>
              </w:r>
            </w:ins>
          </w:p>
        </w:tc>
        <w:tc>
          <w:tcPr>
            <w:tcW w:w="3283" w:type="dxa"/>
            <w:tcBorders>
              <w:top w:val="nil"/>
              <w:left w:val="single" w:sz="4" w:space="0" w:color="auto"/>
              <w:bottom w:val="single" w:sz="4" w:space="0" w:color="auto"/>
              <w:right w:val="single" w:sz="4" w:space="0" w:color="auto"/>
            </w:tcBorders>
            <w:shd w:val="clear" w:color="auto" w:fill="auto"/>
            <w:noWrap/>
            <w:hideMark/>
          </w:tcPr>
          <w:p w14:paraId="07DF6397"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Executor Service Task Identifier</w:t>
            </w:r>
          </w:p>
        </w:tc>
        <w:tc>
          <w:tcPr>
            <w:tcW w:w="2880" w:type="dxa"/>
            <w:tcBorders>
              <w:top w:val="nil"/>
              <w:left w:val="nil"/>
              <w:bottom w:val="single" w:sz="4" w:space="0" w:color="auto"/>
              <w:right w:val="single" w:sz="4" w:space="0" w:color="auto"/>
            </w:tcBorders>
            <w:shd w:val="clear" w:color="auto" w:fill="auto"/>
            <w:noWrap/>
            <w:hideMark/>
          </w:tcPr>
          <w:p w14:paraId="1FFC4BB5"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3314" w:type="dxa"/>
            <w:tcBorders>
              <w:top w:val="nil"/>
              <w:left w:val="nil"/>
              <w:bottom w:val="single" w:sz="4" w:space="0" w:color="auto"/>
              <w:right w:val="single" w:sz="4" w:space="0" w:color="auto"/>
            </w:tcBorders>
          </w:tcPr>
          <w:p w14:paraId="2CF12CE8" w14:textId="77777777" w:rsidR="0090406C" w:rsidRPr="00EB74FF" w:rsidRDefault="0090406C" w:rsidP="00AE2DA9">
            <w:pPr>
              <w:spacing w:after="0"/>
              <w:rPr>
                <w:rFonts w:asciiTheme="minorHAnsi" w:hAnsiTheme="minorHAnsi" w:cstheme="minorHAnsi"/>
                <w:color w:val="000000"/>
                <w:lang w:val="en-GB" w:eastAsia="en-GB"/>
              </w:rPr>
            </w:pPr>
            <w:r w:rsidRPr="00901CBD">
              <w:rPr>
                <w:rFonts w:asciiTheme="minorHAnsi" w:hAnsiTheme="minorHAnsi" w:cstheme="minorHAnsi"/>
                <w:color w:val="000000"/>
                <w:lang w:val="en-GB" w:eastAsia="en-GB"/>
              </w:rPr>
              <w:t>EXETR_SRVC_TASK_ID</w:t>
            </w:r>
          </w:p>
        </w:tc>
      </w:tr>
      <w:tr w:rsidR="0090406C" w:rsidRPr="00EB74FF" w14:paraId="13B2D6F1" w14:textId="77777777" w:rsidTr="00D81B88">
        <w:trPr>
          <w:trHeight w:val="255"/>
        </w:trPr>
        <w:tc>
          <w:tcPr>
            <w:tcW w:w="328" w:type="dxa"/>
            <w:tcBorders>
              <w:top w:val="nil"/>
              <w:left w:val="single" w:sz="4" w:space="0" w:color="auto"/>
              <w:bottom w:val="single" w:sz="4" w:space="0" w:color="auto"/>
              <w:right w:val="single" w:sz="4" w:space="0" w:color="auto"/>
            </w:tcBorders>
          </w:tcPr>
          <w:p w14:paraId="3481AD46" w14:textId="2629B5BA" w:rsidR="0090406C" w:rsidRPr="00EB74FF" w:rsidRDefault="00D81B88" w:rsidP="00AE2DA9">
            <w:pPr>
              <w:spacing w:after="0"/>
              <w:rPr>
                <w:rFonts w:asciiTheme="minorHAnsi" w:hAnsiTheme="minorHAnsi" w:cstheme="minorHAnsi"/>
                <w:color w:val="000000"/>
                <w:lang w:val="en-GB" w:eastAsia="en-GB"/>
              </w:rPr>
            </w:pPr>
            <w:ins w:id="156" w:author="Mohamed Ramadan" w:date="2019-01-14T10:20:00Z">
              <w:r>
                <w:rPr>
                  <w:rFonts w:asciiTheme="minorHAnsi" w:hAnsiTheme="minorHAnsi" w:cstheme="minorHAnsi"/>
                  <w:color w:val="000000"/>
                  <w:lang w:val="en-GB" w:eastAsia="en-GB"/>
                </w:rPr>
                <w:t>2</w:t>
              </w:r>
            </w:ins>
          </w:p>
        </w:tc>
        <w:tc>
          <w:tcPr>
            <w:tcW w:w="3283" w:type="dxa"/>
            <w:tcBorders>
              <w:top w:val="nil"/>
              <w:left w:val="single" w:sz="4" w:space="0" w:color="auto"/>
              <w:bottom w:val="single" w:sz="4" w:space="0" w:color="auto"/>
              <w:right w:val="single" w:sz="4" w:space="0" w:color="auto"/>
            </w:tcBorders>
            <w:shd w:val="clear" w:color="auto" w:fill="auto"/>
            <w:noWrap/>
            <w:hideMark/>
          </w:tcPr>
          <w:p w14:paraId="6DE136EF"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Agency Service Request Identifier</w:t>
            </w:r>
          </w:p>
        </w:tc>
        <w:tc>
          <w:tcPr>
            <w:tcW w:w="2880" w:type="dxa"/>
            <w:tcBorders>
              <w:top w:val="nil"/>
              <w:left w:val="nil"/>
              <w:bottom w:val="single" w:sz="4" w:space="0" w:color="auto"/>
              <w:right w:val="single" w:sz="4" w:space="0" w:color="auto"/>
            </w:tcBorders>
            <w:shd w:val="clear" w:color="auto" w:fill="auto"/>
            <w:noWrap/>
            <w:hideMark/>
          </w:tcPr>
          <w:p w14:paraId="74056D3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3314" w:type="dxa"/>
            <w:tcBorders>
              <w:top w:val="nil"/>
              <w:left w:val="nil"/>
              <w:bottom w:val="single" w:sz="4" w:space="0" w:color="auto"/>
              <w:right w:val="single" w:sz="4" w:space="0" w:color="auto"/>
            </w:tcBorders>
          </w:tcPr>
          <w:p w14:paraId="0F3C3466" w14:textId="77777777" w:rsidR="0090406C" w:rsidRPr="00EB74FF" w:rsidRDefault="0090406C" w:rsidP="00AE2DA9">
            <w:pPr>
              <w:spacing w:after="0"/>
              <w:rPr>
                <w:rFonts w:asciiTheme="minorHAnsi" w:hAnsiTheme="minorHAnsi" w:cstheme="minorHAnsi"/>
                <w:color w:val="000000"/>
                <w:lang w:val="en-GB" w:eastAsia="en-GB"/>
              </w:rPr>
            </w:pPr>
            <w:r w:rsidRPr="00901CBD">
              <w:rPr>
                <w:rFonts w:asciiTheme="minorHAnsi" w:hAnsiTheme="minorHAnsi" w:cstheme="minorHAnsi"/>
                <w:color w:val="000000"/>
                <w:lang w:val="en-GB" w:eastAsia="en-GB"/>
              </w:rPr>
              <w:t>AGCY_SRVC_REQST_ID</w:t>
            </w:r>
          </w:p>
        </w:tc>
      </w:tr>
      <w:tr w:rsidR="0090406C" w:rsidRPr="00EB74FF" w14:paraId="68283EE2" w14:textId="77777777" w:rsidTr="00D81B88">
        <w:trPr>
          <w:trHeight w:val="255"/>
        </w:trPr>
        <w:tc>
          <w:tcPr>
            <w:tcW w:w="328" w:type="dxa"/>
            <w:tcBorders>
              <w:top w:val="nil"/>
              <w:left w:val="single" w:sz="4" w:space="0" w:color="auto"/>
              <w:bottom w:val="single" w:sz="4" w:space="0" w:color="auto"/>
              <w:right w:val="single" w:sz="4" w:space="0" w:color="auto"/>
            </w:tcBorders>
          </w:tcPr>
          <w:p w14:paraId="4EECA3A2" w14:textId="292D5AF1" w:rsidR="0090406C" w:rsidRPr="00EB74FF" w:rsidRDefault="00D81B88" w:rsidP="00AE2DA9">
            <w:pPr>
              <w:spacing w:after="0"/>
              <w:rPr>
                <w:rFonts w:asciiTheme="minorHAnsi" w:hAnsiTheme="minorHAnsi" w:cstheme="minorHAnsi"/>
                <w:color w:val="000000"/>
                <w:lang w:val="en-GB" w:eastAsia="en-GB"/>
              </w:rPr>
            </w:pPr>
            <w:ins w:id="157" w:author="Mohamed Ramadan" w:date="2019-01-14T10:21:00Z">
              <w:r>
                <w:rPr>
                  <w:rFonts w:asciiTheme="minorHAnsi" w:hAnsiTheme="minorHAnsi" w:cstheme="minorHAnsi"/>
                  <w:color w:val="000000"/>
                  <w:lang w:val="en-GB" w:eastAsia="en-GB"/>
                </w:rPr>
                <w:t>3</w:t>
              </w:r>
            </w:ins>
          </w:p>
        </w:tc>
        <w:tc>
          <w:tcPr>
            <w:tcW w:w="3283" w:type="dxa"/>
            <w:tcBorders>
              <w:top w:val="nil"/>
              <w:left w:val="single" w:sz="4" w:space="0" w:color="auto"/>
              <w:bottom w:val="single" w:sz="4" w:space="0" w:color="auto"/>
              <w:right w:val="single" w:sz="4" w:space="0" w:color="auto"/>
            </w:tcBorders>
            <w:shd w:val="clear" w:color="auto" w:fill="auto"/>
            <w:noWrap/>
            <w:hideMark/>
          </w:tcPr>
          <w:p w14:paraId="674E4DA6"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Financial Institution Code</w:t>
            </w:r>
          </w:p>
        </w:tc>
        <w:tc>
          <w:tcPr>
            <w:tcW w:w="2880" w:type="dxa"/>
            <w:tcBorders>
              <w:top w:val="nil"/>
              <w:left w:val="nil"/>
              <w:bottom w:val="single" w:sz="4" w:space="0" w:color="auto"/>
              <w:right w:val="single" w:sz="4" w:space="0" w:color="auto"/>
            </w:tcBorders>
            <w:shd w:val="clear" w:color="auto" w:fill="auto"/>
            <w:noWrap/>
            <w:hideMark/>
          </w:tcPr>
          <w:p w14:paraId="4205C44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Financial Institution list of codes comma separated</w:t>
            </w:r>
          </w:p>
        </w:tc>
        <w:tc>
          <w:tcPr>
            <w:tcW w:w="3314" w:type="dxa"/>
            <w:tcBorders>
              <w:top w:val="nil"/>
              <w:left w:val="nil"/>
              <w:bottom w:val="single" w:sz="4" w:space="0" w:color="auto"/>
              <w:right w:val="single" w:sz="4" w:space="0" w:color="auto"/>
            </w:tcBorders>
          </w:tcPr>
          <w:p w14:paraId="7248A67F" w14:textId="77777777" w:rsidR="0090406C" w:rsidRPr="00EB74FF" w:rsidRDefault="0090406C" w:rsidP="00AE2DA9">
            <w:pPr>
              <w:spacing w:after="0"/>
              <w:rPr>
                <w:rFonts w:asciiTheme="minorHAnsi" w:hAnsiTheme="minorHAnsi" w:cstheme="minorHAnsi"/>
                <w:color w:val="000000"/>
                <w:lang w:val="en-GB" w:eastAsia="en-GB"/>
              </w:rPr>
            </w:pPr>
            <w:r w:rsidRPr="00901CBD">
              <w:rPr>
                <w:rFonts w:asciiTheme="minorHAnsi" w:hAnsiTheme="minorHAnsi" w:cstheme="minorHAnsi"/>
                <w:color w:val="000000"/>
                <w:lang w:val="en-GB" w:eastAsia="en-GB"/>
              </w:rPr>
              <w:t>FIN_INST_CD</w:t>
            </w:r>
          </w:p>
        </w:tc>
      </w:tr>
      <w:tr w:rsidR="0090406C" w:rsidRPr="00EB74FF" w14:paraId="15047C81" w14:textId="77777777" w:rsidTr="00D81B88">
        <w:trPr>
          <w:trHeight w:val="255"/>
        </w:trPr>
        <w:tc>
          <w:tcPr>
            <w:tcW w:w="328" w:type="dxa"/>
            <w:tcBorders>
              <w:top w:val="nil"/>
              <w:left w:val="single" w:sz="4" w:space="0" w:color="auto"/>
              <w:bottom w:val="single" w:sz="4" w:space="0" w:color="auto"/>
              <w:right w:val="single" w:sz="4" w:space="0" w:color="auto"/>
            </w:tcBorders>
          </w:tcPr>
          <w:p w14:paraId="6B0161E7" w14:textId="4C069622" w:rsidR="0090406C" w:rsidRPr="00EB74FF" w:rsidRDefault="00D81B88" w:rsidP="00AE2DA9">
            <w:pPr>
              <w:spacing w:after="0"/>
              <w:rPr>
                <w:rFonts w:asciiTheme="minorHAnsi" w:hAnsiTheme="minorHAnsi" w:cstheme="minorHAnsi"/>
                <w:color w:val="000000"/>
                <w:lang w:val="en-GB" w:eastAsia="en-GB"/>
              </w:rPr>
            </w:pPr>
            <w:ins w:id="158" w:author="Mohamed Ramadan" w:date="2019-01-14T10:21:00Z">
              <w:r>
                <w:rPr>
                  <w:rFonts w:asciiTheme="minorHAnsi" w:hAnsiTheme="minorHAnsi" w:cstheme="minorHAnsi"/>
                  <w:color w:val="000000"/>
                  <w:lang w:val="en-GB" w:eastAsia="en-GB"/>
                </w:rPr>
                <w:t>4</w:t>
              </w:r>
            </w:ins>
          </w:p>
        </w:tc>
        <w:tc>
          <w:tcPr>
            <w:tcW w:w="3283" w:type="dxa"/>
            <w:tcBorders>
              <w:top w:val="nil"/>
              <w:left w:val="single" w:sz="4" w:space="0" w:color="auto"/>
              <w:bottom w:val="single" w:sz="4" w:space="0" w:color="auto"/>
              <w:right w:val="single" w:sz="4" w:space="0" w:color="auto"/>
            </w:tcBorders>
            <w:shd w:val="clear" w:color="auto" w:fill="auto"/>
            <w:noWrap/>
            <w:hideMark/>
          </w:tcPr>
          <w:p w14:paraId="2F15DA26"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Transaction Date</w:t>
            </w:r>
          </w:p>
        </w:tc>
        <w:tc>
          <w:tcPr>
            <w:tcW w:w="2880" w:type="dxa"/>
            <w:tcBorders>
              <w:top w:val="nil"/>
              <w:left w:val="nil"/>
              <w:bottom w:val="single" w:sz="4" w:space="0" w:color="auto"/>
              <w:right w:val="single" w:sz="4" w:space="0" w:color="auto"/>
            </w:tcBorders>
            <w:shd w:val="clear" w:color="auto" w:fill="auto"/>
            <w:noWrap/>
            <w:hideMark/>
          </w:tcPr>
          <w:p w14:paraId="745EA7C3"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Transaction Date</w:t>
            </w:r>
          </w:p>
        </w:tc>
        <w:tc>
          <w:tcPr>
            <w:tcW w:w="3314" w:type="dxa"/>
            <w:tcBorders>
              <w:top w:val="nil"/>
              <w:left w:val="nil"/>
              <w:bottom w:val="single" w:sz="4" w:space="0" w:color="auto"/>
              <w:right w:val="single" w:sz="4" w:space="0" w:color="auto"/>
            </w:tcBorders>
          </w:tcPr>
          <w:p w14:paraId="6E56DA60" w14:textId="77777777" w:rsidR="0090406C" w:rsidRPr="00EB74FF" w:rsidRDefault="0090406C" w:rsidP="00AE2DA9">
            <w:pPr>
              <w:spacing w:after="0"/>
              <w:rPr>
                <w:rFonts w:asciiTheme="minorHAnsi" w:hAnsiTheme="minorHAnsi" w:cstheme="minorHAnsi"/>
                <w:color w:val="000000"/>
                <w:lang w:val="en-GB" w:eastAsia="en-GB"/>
              </w:rPr>
            </w:pPr>
            <w:r w:rsidRPr="00901CBD">
              <w:rPr>
                <w:rFonts w:asciiTheme="minorHAnsi" w:hAnsiTheme="minorHAnsi" w:cstheme="minorHAnsi"/>
                <w:color w:val="000000"/>
                <w:lang w:val="en-GB" w:eastAsia="en-GB"/>
              </w:rPr>
              <w:t>TRANS_DATE</w:t>
            </w:r>
          </w:p>
        </w:tc>
      </w:tr>
      <w:tr w:rsidR="0090406C" w:rsidRPr="00EB74FF" w14:paraId="5B47C693" w14:textId="77777777" w:rsidTr="00D81B88">
        <w:trPr>
          <w:trHeight w:val="255"/>
        </w:trPr>
        <w:tc>
          <w:tcPr>
            <w:tcW w:w="328" w:type="dxa"/>
            <w:tcBorders>
              <w:top w:val="nil"/>
              <w:left w:val="single" w:sz="4" w:space="0" w:color="auto"/>
              <w:bottom w:val="single" w:sz="4" w:space="0" w:color="auto"/>
              <w:right w:val="single" w:sz="4" w:space="0" w:color="auto"/>
            </w:tcBorders>
          </w:tcPr>
          <w:p w14:paraId="68291C6E" w14:textId="33BA743D" w:rsidR="0090406C" w:rsidRPr="00EB74FF" w:rsidRDefault="00D81B88" w:rsidP="00AE2DA9">
            <w:pPr>
              <w:spacing w:after="0"/>
              <w:rPr>
                <w:rFonts w:asciiTheme="minorHAnsi" w:hAnsiTheme="minorHAnsi" w:cstheme="minorHAnsi"/>
                <w:color w:val="000000"/>
                <w:lang w:val="en-GB" w:eastAsia="en-GB"/>
              </w:rPr>
            </w:pPr>
            <w:ins w:id="159" w:author="Mohamed Ramadan" w:date="2019-01-14T10:21:00Z">
              <w:r>
                <w:rPr>
                  <w:rFonts w:asciiTheme="minorHAnsi" w:hAnsiTheme="minorHAnsi" w:cstheme="minorHAnsi"/>
                  <w:color w:val="000000"/>
                  <w:lang w:val="en-GB" w:eastAsia="en-GB"/>
                </w:rPr>
                <w:t>5</w:t>
              </w:r>
            </w:ins>
          </w:p>
        </w:tc>
        <w:tc>
          <w:tcPr>
            <w:tcW w:w="3283" w:type="dxa"/>
            <w:tcBorders>
              <w:top w:val="nil"/>
              <w:left w:val="single" w:sz="4" w:space="0" w:color="auto"/>
              <w:bottom w:val="single" w:sz="4" w:space="0" w:color="auto"/>
              <w:right w:val="single" w:sz="4" w:space="0" w:color="auto"/>
            </w:tcBorders>
            <w:shd w:val="clear" w:color="auto" w:fill="auto"/>
            <w:noWrap/>
            <w:hideMark/>
          </w:tcPr>
          <w:p w14:paraId="0C34915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Executor Reference Number</w:t>
            </w:r>
          </w:p>
        </w:tc>
        <w:tc>
          <w:tcPr>
            <w:tcW w:w="2880" w:type="dxa"/>
            <w:tcBorders>
              <w:top w:val="nil"/>
              <w:left w:val="nil"/>
              <w:bottom w:val="single" w:sz="4" w:space="0" w:color="auto"/>
              <w:right w:val="single" w:sz="4" w:space="0" w:color="auto"/>
            </w:tcBorders>
            <w:shd w:val="clear" w:color="auto" w:fill="auto"/>
            <w:noWrap/>
            <w:hideMark/>
          </w:tcPr>
          <w:p w14:paraId="57B76C5F"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p>
        </w:tc>
        <w:tc>
          <w:tcPr>
            <w:tcW w:w="3314" w:type="dxa"/>
            <w:tcBorders>
              <w:top w:val="nil"/>
              <w:left w:val="nil"/>
              <w:bottom w:val="single" w:sz="4" w:space="0" w:color="auto"/>
              <w:right w:val="single" w:sz="4" w:space="0" w:color="auto"/>
            </w:tcBorders>
          </w:tcPr>
          <w:p w14:paraId="32C56F33" w14:textId="77777777" w:rsidR="0090406C" w:rsidRPr="00EB74FF" w:rsidRDefault="0090406C" w:rsidP="00AE2DA9">
            <w:pPr>
              <w:spacing w:after="0"/>
              <w:rPr>
                <w:rFonts w:asciiTheme="minorHAnsi" w:hAnsiTheme="minorHAnsi" w:cstheme="minorHAnsi"/>
                <w:color w:val="000000"/>
                <w:lang w:val="en-GB" w:eastAsia="en-GB"/>
              </w:rPr>
            </w:pPr>
            <w:r w:rsidRPr="00901CBD">
              <w:rPr>
                <w:rFonts w:asciiTheme="minorHAnsi" w:hAnsiTheme="minorHAnsi" w:cstheme="minorHAnsi"/>
                <w:color w:val="000000"/>
                <w:lang w:val="en-GB" w:eastAsia="en-GB"/>
              </w:rPr>
              <w:t>EXETR_REF_NO</w:t>
            </w:r>
          </w:p>
        </w:tc>
      </w:tr>
      <w:tr w:rsidR="0090406C" w:rsidRPr="00EB74FF" w14:paraId="7D3E9863" w14:textId="77777777" w:rsidTr="00D81B88">
        <w:trPr>
          <w:trHeight w:val="255"/>
        </w:trPr>
        <w:tc>
          <w:tcPr>
            <w:tcW w:w="328" w:type="dxa"/>
            <w:tcBorders>
              <w:top w:val="nil"/>
              <w:left w:val="single" w:sz="4" w:space="0" w:color="auto"/>
              <w:bottom w:val="single" w:sz="4" w:space="0" w:color="auto"/>
              <w:right w:val="single" w:sz="4" w:space="0" w:color="auto"/>
            </w:tcBorders>
          </w:tcPr>
          <w:p w14:paraId="6B99E771" w14:textId="76F39F81" w:rsidR="0090406C" w:rsidRPr="00EB74FF" w:rsidRDefault="00D81B88" w:rsidP="00AE2DA9">
            <w:pPr>
              <w:spacing w:after="0"/>
              <w:rPr>
                <w:rFonts w:asciiTheme="minorHAnsi" w:hAnsiTheme="minorHAnsi" w:cstheme="minorHAnsi"/>
                <w:color w:val="000000"/>
                <w:lang w:val="en-GB" w:eastAsia="en-GB"/>
              </w:rPr>
            </w:pPr>
            <w:ins w:id="160" w:author="Mohamed Ramadan" w:date="2019-01-14T10:21:00Z">
              <w:r>
                <w:rPr>
                  <w:rFonts w:asciiTheme="minorHAnsi" w:hAnsiTheme="minorHAnsi" w:cstheme="minorHAnsi"/>
                  <w:color w:val="000000"/>
                  <w:lang w:val="en-GB" w:eastAsia="en-GB"/>
                </w:rPr>
                <w:t>6</w:t>
              </w:r>
            </w:ins>
          </w:p>
        </w:tc>
        <w:tc>
          <w:tcPr>
            <w:tcW w:w="3283" w:type="dxa"/>
            <w:tcBorders>
              <w:top w:val="nil"/>
              <w:left w:val="single" w:sz="4" w:space="0" w:color="auto"/>
              <w:bottom w:val="single" w:sz="4" w:space="0" w:color="auto"/>
              <w:right w:val="single" w:sz="4" w:space="0" w:color="auto"/>
            </w:tcBorders>
            <w:shd w:val="clear" w:color="auto" w:fill="auto"/>
            <w:noWrap/>
            <w:hideMark/>
          </w:tcPr>
          <w:p w14:paraId="0A50C56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Transaction Status</w:t>
            </w:r>
          </w:p>
        </w:tc>
        <w:tc>
          <w:tcPr>
            <w:tcW w:w="2880" w:type="dxa"/>
            <w:tcBorders>
              <w:top w:val="nil"/>
              <w:left w:val="nil"/>
              <w:bottom w:val="single" w:sz="4" w:space="0" w:color="auto"/>
              <w:right w:val="single" w:sz="4" w:space="0" w:color="auto"/>
            </w:tcBorders>
            <w:shd w:val="clear" w:color="auto" w:fill="auto"/>
            <w:noWrap/>
            <w:hideMark/>
          </w:tcPr>
          <w:p w14:paraId="57B2A55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Status of the transaction</w:t>
            </w:r>
            <w:r>
              <w:rPr>
                <w:rFonts w:asciiTheme="minorHAnsi" w:hAnsiTheme="minorHAnsi" w:cstheme="minorHAnsi"/>
                <w:color w:val="000000"/>
                <w:lang w:val="en-GB" w:eastAsia="en-GB"/>
              </w:rPr>
              <w:t xml:space="preserve"> ()</w:t>
            </w:r>
          </w:p>
        </w:tc>
        <w:tc>
          <w:tcPr>
            <w:tcW w:w="3314" w:type="dxa"/>
            <w:tcBorders>
              <w:top w:val="nil"/>
              <w:left w:val="nil"/>
              <w:bottom w:val="single" w:sz="4" w:space="0" w:color="auto"/>
              <w:right w:val="single" w:sz="4" w:space="0" w:color="auto"/>
            </w:tcBorders>
          </w:tcPr>
          <w:p w14:paraId="7B7CC92C" w14:textId="77777777" w:rsidR="0090406C" w:rsidRPr="00EB74FF" w:rsidRDefault="0090406C" w:rsidP="00AE2DA9">
            <w:pPr>
              <w:spacing w:after="0"/>
              <w:rPr>
                <w:rFonts w:asciiTheme="minorHAnsi" w:hAnsiTheme="minorHAnsi" w:cstheme="minorHAnsi"/>
                <w:color w:val="000000"/>
                <w:lang w:val="en-GB" w:eastAsia="en-GB"/>
              </w:rPr>
            </w:pPr>
            <w:r w:rsidRPr="00901CBD">
              <w:rPr>
                <w:rFonts w:asciiTheme="minorHAnsi" w:hAnsiTheme="minorHAnsi" w:cstheme="minorHAnsi"/>
                <w:color w:val="000000"/>
                <w:lang w:val="en-GB" w:eastAsia="en-GB"/>
              </w:rPr>
              <w:t>TRANS_STATUS</w:t>
            </w:r>
          </w:p>
        </w:tc>
      </w:tr>
      <w:tr w:rsidR="0090406C" w:rsidRPr="00EB74FF" w14:paraId="42BF2800" w14:textId="77777777" w:rsidTr="00D81B88">
        <w:trPr>
          <w:trHeight w:val="255"/>
        </w:trPr>
        <w:tc>
          <w:tcPr>
            <w:tcW w:w="328" w:type="dxa"/>
            <w:tcBorders>
              <w:top w:val="nil"/>
              <w:left w:val="single" w:sz="4" w:space="0" w:color="auto"/>
              <w:bottom w:val="single" w:sz="4" w:space="0" w:color="auto"/>
              <w:right w:val="single" w:sz="4" w:space="0" w:color="auto"/>
            </w:tcBorders>
          </w:tcPr>
          <w:p w14:paraId="65691476" w14:textId="7B3B0BA0" w:rsidR="0090406C" w:rsidRPr="00EB74FF" w:rsidRDefault="00D81B88" w:rsidP="00AE2DA9">
            <w:pPr>
              <w:spacing w:after="0"/>
              <w:rPr>
                <w:rFonts w:asciiTheme="minorHAnsi" w:hAnsiTheme="minorHAnsi" w:cstheme="minorHAnsi"/>
                <w:color w:val="000000"/>
                <w:lang w:val="en-GB" w:eastAsia="en-GB"/>
              </w:rPr>
            </w:pPr>
            <w:ins w:id="161" w:author="Mohamed Ramadan" w:date="2019-01-14T10:21:00Z">
              <w:r>
                <w:rPr>
                  <w:rFonts w:asciiTheme="minorHAnsi" w:hAnsiTheme="minorHAnsi" w:cstheme="minorHAnsi"/>
                  <w:color w:val="000000"/>
                  <w:lang w:val="en-GB" w:eastAsia="en-GB"/>
                </w:rPr>
                <w:t>7</w:t>
              </w:r>
            </w:ins>
          </w:p>
        </w:tc>
        <w:tc>
          <w:tcPr>
            <w:tcW w:w="3283" w:type="dxa"/>
            <w:tcBorders>
              <w:top w:val="nil"/>
              <w:left w:val="single" w:sz="4" w:space="0" w:color="auto"/>
              <w:bottom w:val="single" w:sz="4" w:space="0" w:color="auto"/>
              <w:right w:val="single" w:sz="4" w:space="0" w:color="auto"/>
            </w:tcBorders>
            <w:shd w:val="clear" w:color="auto" w:fill="auto"/>
            <w:noWrap/>
          </w:tcPr>
          <w:p w14:paraId="0B42CE82"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Transaction</w:t>
            </w:r>
            <w:r>
              <w:rPr>
                <w:rFonts w:asciiTheme="minorHAnsi" w:hAnsiTheme="minorHAnsi" w:cstheme="minorHAnsi"/>
                <w:color w:val="000000"/>
                <w:lang w:val="en-GB" w:eastAsia="en-GB"/>
              </w:rPr>
              <w:t xml:space="preserve"> Message Code </w:t>
            </w:r>
          </w:p>
        </w:tc>
        <w:tc>
          <w:tcPr>
            <w:tcW w:w="2880" w:type="dxa"/>
            <w:tcBorders>
              <w:top w:val="nil"/>
              <w:left w:val="nil"/>
              <w:bottom w:val="single" w:sz="4" w:space="0" w:color="auto"/>
              <w:right w:val="single" w:sz="4" w:space="0" w:color="auto"/>
            </w:tcBorders>
            <w:shd w:val="clear" w:color="auto" w:fill="auto"/>
            <w:noWrap/>
          </w:tcPr>
          <w:p w14:paraId="1CF90A53" w14:textId="77777777" w:rsidR="0090406C" w:rsidRPr="00EB74FF"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Status for the Bank message </w:t>
            </w:r>
          </w:p>
        </w:tc>
        <w:tc>
          <w:tcPr>
            <w:tcW w:w="3314" w:type="dxa"/>
            <w:tcBorders>
              <w:top w:val="nil"/>
              <w:left w:val="nil"/>
              <w:bottom w:val="single" w:sz="4" w:space="0" w:color="auto"/>
              <w:right w:val="single" w:sz="4" w:space="0" w:color="auto"/>
            </w:tcBorders>
          </w:tcPr>
          <w:p w14:paraId="190DD55E" w14:textId="77777777" w:rsidR="0090406C" w:rsidRPr="00901CBD" w:rsidRDefault="0090406C" w:rsidP="00AE2DA9">
            <w:pPr>
              <w:spacing w:after="0"/>
              <w:rPr>
                <w:rFonts w:asciiTheme="minorHAnsi" w:hAnsiTheme="minorHAnsi" w:cstheme="minorHAnsi"/>
                <w:color w:val="000000"/>
                <w:lang w:val="en-GB" w:eastAsia="en-GB"/>
              </w:rPr>
            </w:pPr>
            <w:r w:rsidRPr="00681B4C">
              <w:rPr>
                <w:rFonts w:asciiTheme="minorHAnsi" w:hAnsiTheme="minorHAnsi" w:cstheme="minorHAnsi"/>
                <w:color w:val="000000"/>
                <w:lang w:val="en-GB" w:eastAsia="en-GB"/>
              </w:rPr>
              <w:t>TRANS_MSG_CODE</w:t>
            </w:r>
          </w:p>
        </w:tc>
      </w:tr>
      <w:tr w:rsidR="0090406C" w:rsidRPr="00EB74FF" w14:paraId="3E68C568" w14:textId="77777777" w:rsidTr="00D81B88">
        <w:trPr>
          <w:trHeight w:val="255"/>
        </w:trPr>
        <w:tc>
          <w:tcPr>
            <w:tcW w:w="328" w:type="dxa"/>
            <w:tcBorders>
              <w:top w:val="nil"/>
              <w:left w:val="single" w:sz="4" w:space="0" w:color="auto"/>
              <w:bottom w:val="single" w:sz="4" w:space="0" w:color="auto"/>
              <w:right w:val="single" w:sz="4" w:space="0" w:color="auto"/>
            </w:tcBorders>
          </w:tcPr>
          <w:p w14:paraId="3A6E7253" w14:textId="2339EB65" w:rsidR="0090406C" w:rsidRPr="00EB74FF" w:rsidRDefault="00D81B88" w:rsidP="00AE2DA9">
            <w:pPr>
              <w:spacing w:after="0"/>
              <w:rPr>
                <w:rFonts w:asciiTheme="minorHAnsi" w:hAnsiTheme="minorHAnsi" w:cstheme="minorHAnsi"/>
                <w:color w:val="000000"/>
                <w:lang w:val="en-GB" w:eastAsia="en-GB"/>
              </w:rPr>
            </w:pPr>
            <w:ins w:id="162" w:author="Mohamed Ramadan" w:date="2019-01-14T10:21:00Z">
              <w:r>
                <w:rPr>
                  <w:rFonts w:asciiTheme="minorHAnsi" w:hAnsiTheme="minorHAnsi" w:cstheme="minorHAnsi"/>
                  <w:color w:val="000000"/>
                  <w:lang w:val="en-GB" w:eastAsia="en-GB"/>
                </w:rPr>
                <w:t>8</w:t>
              </w:r>
            </w:ins>
          </w:p>
        </w:tc>
        <w:tc>
          <w:tcPr>
            <w:tcW w:w="3283" w:type="dxa"/>
            <w:tcBorders>
              <w:top w:val="nil"/>
              <w:left w:val="single" w:sz="4" w:space="0" w:color="auto"/>
              <w:bottom w:val="single" w:sz="4" w:space="0" w:color="auto"/>
              <w:right w:val="single" w:sz="4" w:space="0" w:color="auto"/>
            </w:tcBorders>
            <w:shd w:val="clear" w:color="auto" w:fill="auto"/>
            <w:noWrap/>
          </w:tcPr>
          <w:p w14:paraId="3A24AA54" w14:textId="77777777" w:rsidR="0090406C" w:rsidRPr="00EB74FF"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Channel code</w:t>
            </w:r>
          </w:p>
        </w:tc>
        <w:tc>
          <w:tcPr>
            <w:tcW w:w="2880" w:type="dxa"/>
            <w:tcBorders>
              <w:top w:val="nil"/>
              <w:left w:val="nil"/>
              <w:bottom w:val="single" w:sz="4" w:space="0" w:color="auto"/>
              <w:right w:val="single" w:sz="4" w:space="0" w:color="auto"/>
            </w:tcBorders>
            <w:shd w:val="clear" w:color="auto" w:fill="auto"/>
            <w:noWrap/>
          </w:tcPr>
          <w:p w14:paraId="2BA719A1" w14:textId="77777777" w:rsidR="0090406C"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Code of the channel</w:t>
            </w:r>
          </w:p>
        </w:tc>
        <w:tc>
          <w:tcPr>
            <w:tcW w:w="3314" w:type="dxa"/>
            <w:tcBorders>
              <w:top w:val="nil"/>
              <w:left w:val="nil"/>
              <w:bottom w:val="single" w:sz="4" w:space="0" w:color="auto"/>
              <w:right w:val="single" w:sz="4" w:space="0" w:color="auto"/>
            </w:tcBorders>
          </w:tcPr>
          <w:p w14:paraId="448F0968" w14:textId="77777777" w:rsidR="0090406C" w:rsidRPr="003B4FA7" w:rsidRDefault="0090406C" w:rsidP="00AE2DA9">
            <w:pPr>
              <w:spacing w:after="0"/>
              <w:rPr>
                <w:rFonts w:asciiTheme="minorHAnsi" w:hAnsiTheme="minorHAnsi" w:cstheme="minorHAnsi"/>
                <w:color w:val="000000"/>
                <w:lang w:val="en-GB" w:eastAsia="en-GB"/>
              </w:rPr>
            </w:pPr>
            <w:r w:rsidRPr="003B4FA7">
              <w:rPr>
                <w:rFonts w:asciiTheme="minorHAnsi" w:hAnsiTheme="minorHAnsi" w:cstheme="minorHAnsi"/>
                <w:color w:val="000000"/>
                <w:lang w:val="en-GB" w:eastAsia="en-GB"/>
              </w:rPr>
              <w:t>CHANNEL_CD</w:t>
            </w:r>
          </w:p>
        </w:tc>
      </w:tr>
      <w:tr w:rsidR="0090406C" w:rsidRPr="00EB74FF" w14:paraId="057C7B40" w14:textId="77777777" w:rsidTr="005E6C3A">
        <w:trPr>
          <w:trHeight w:val="255"/>
        </w:trPr>
        <w:tc>
          <w:tcPr>
            <w:tcW w:w="328" w:type="dxa"/>
            <w:tcBorders>
              <w:top w:val="nil"/>
              <w:left w:val="single" w:sz="4" w:space="0" w:color="auto"/>
              <w:bottom w:val="single" w:sz="4" w:space="0" w:color="auto"/>
              <w:right w:val="single" w:sz="4" w:space="0" w:color="auto"/>
            </w:tcBorders>
          </w:tcPr>
          <w:p w14:paraId="5469EC77" w14:textId="00083552" w:rsidR="0090406C" w:rsidRPr="00EB74FF" w:rsidRDefault="00D81B88" w:rsidP="00AE2DA9">
            <w:pPr>
              <w:spacing w:after="0"/>
              <w:rPr>
                <w:rFonts w:asciiTheme="minorHAnsi" w:hAnsiTheme="minorHAnsi" w:cstheme="minorHAnsi"/>
                <w:color w:val="000000"/>
                <w:lang w:val="en-GB" w:eastAsia="en-GB"/>
              </w:rPr>
            </w:pPr>
            <w:ins w:id="163" w:author="Mohamed Ramadan" w:date="2019-01-14T10:21:00Z">
              <w:r>
                <w:rPr>
                  <w:rFonts w:asciiTheme="minorHAnsi" w:hAnsiTheme="minorHAnsi" w:cstheme="minorHAnsi"/>
                  <w:color w:val="000000"/>
                  <w:lang w:val="en-GB" w:eastAsia="en-GB"/>
                </w:rPr>
                <w:t>9</w:t>
              </w:r>
            </w:ins>
          </w:p>
        </w:tc>
        <w:tc>
          <w:tcPr>
            <w:tcW w:w="3283" w:type="dxa"/>
            <w:tcBorders>
              <w:top w:val="nil"/>
              <w:left w:val="single" w:sz="4" w:space="0" w:color="auto"/>
              <w:bottom w:val="single" w:sz="4" w:space="0" w:color="auto"/>
              <w:right w:val="single" w:sz="4" w:space="0" w:color="auto"/>
            </w:tcBorders>
            <w:shd w:val="clear" w:color="auto" w:fill="auto"/>
            <w:noWrap/>
            <w:hideMark/>
          </w:tcPr>
          <w:p w14:paraId="7EA16838"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Request Classification Code</w:t>
            </w:r>
          </w:p>
        </w:tc>
        <w:tc>
          <w:tcPr>
            <w:tcW w:w="2880" w:type="dxa"/>
            <w:tcBorders>
              <w:top w:val="nil"/>
              <w:left w:val="nil"/>
              <w:bottom w:val="single" w:sz="4" w:space="0" w:color="auto"/>
              <w:right w:val="single" w:sz="4" w:space="0" w:color="auto"/>
            </w:tcBorders>
            <w:shd w:val="clear" w:color="auto" w:fill="auto"/>
            <w:noWrap/>
            <w:hideMark/>
          </w:tcPr>
          <w:p w14:paraId="11282821"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SAMA request classification for assignment of the request to a proper bank role.</w:t>
            </w:r>
          </w:p>
        </w:tc>
        <w:tc>
          <w:tcPr>
            <w:tcW w:w="3314" w:type="dxa"/>
            <w:tcBorders>
              <w:top w:val="nil"/>
              <w:left w:val="nil"/>
              <w:bottom w:val="single" w:sz="4" w:space="0" w:color="auto"/>
              <w:right w:val="single" w:sz="4" w:space="0" w:color="auto"/>
            </w:tcBorders>
          </w:tcPr>
          <w:p w14:paraId="4C983029" w14:textId="77777777" w:rsidR="0090406C" w:rsidRPr="00EB74FF" w:rsidRDefault="0090406C" w:rsidP="00AE2DA9">
            <w:pPr>
              <w:spacing w:after="0"/>
              <w:rPr>
                <w:rFonts w:asciiTheme="minorHAnsi" w:hAnsiTheme="minorHAnsi" w:cstheme="minorHAnsi"/>
                <w:color w:val="000000"/>
                <w:lang w:val="en-GB" w:eastAsia="en-GB"/>
              </w:rPr>
            </w:pPr>
            <w:r w:rsidRPr="00901CBD">
              <w:rPr>
                <w:rFonts w:asciiTheme="minorHAnsi" w:hAnsiTheme="minorHAnsi" w:cstheme="minorHAnsi"/>
                <w:color w:val="000000"/>
                <w:lang w:val="en-GB" w:eastAsia="en-GB"/>
              </w:rPr>
              <w:t>REQST_CLASSF_CD</w:t>
            </w:r>
          </w:p>
        </w:tc>
      </w:tr>
      <w:tr w:rsidR="00D81B88" w:rsidRPr="00EB74FF" w14:paraId="7BEFA7CC" w14:textId="77777777" w:rsidTr="005E6C3A">
        <w:trPr>
          <w:trHeight w:val="255"/>
          <w:ins w:id="164" w:author="Mohamed Ramadan" w:date="2019-01-14T10:22:00Z"/>
        </w:trPr>
        <w:tc>
          <w:tcPr>
            <w:tcW w:w="328" w:type="dxa"/>
            <w:tcBorders>
              <w:top w:val="single" w:sz="4" w:space="0" w:color="auto"/>
              <w:left w:val="single" w:sz="4" w:space="0" w:color="auto"/>
              <w:bottom w:val="single" w:sz="4" w:space="0" w:color="auto"/>
              <w:right w:val="single" w:sz="4" w:space="0" w:color="auto"/>
            </w:tcBorders>
          </w:tcPr>
          <w:p w14:paraId="7A68DD3F" w14:textId="6184457E" w:rsidR="00D81B88" w:rsidRDefault="00D81B88" w:rsidP="00D81B88">
            <w:pPr>
              <w:spacing w:after="0"/>
              <w:rPr>
                <w:ins w:id="165" w:author="Mohamed Ramadan" w:date="2019-01-14T10:22:00Z"/>
                <w:rFonts w:asciiTheme="minorHAnsi" w:hAnsiTheme="minorHAnsi" w:cstheme="minorHAnsi"/>
                <w:color w:val="000000"/>
                <w:lang w:val="en-GB" w:eastAsia="en-GB"/>
              </w:rPr>
            </w:pPr>
            <w:ins w:id="166" w:author="Mohamed Ramadan" w:date="2019-01-14T10:23:00Z">
              <w:r>
                <w:rPr>
                  <w:rFonts w:asciiTheme="minorHAnsi" w:hAnsiTheme="minorHAnsi" w:cstheme="minorHAnsi"/>
                  <w:color w:val="000000"/>
                  <w:lang w:val="en-GB" w:eastAsia="en-GB"/>
                </w:rPr>
                <w:t>10</w:t>
              </w:r>
            </w:ins>
          </w:p>
        </w:tc>
        <w:tc>
          <w:tcPr>
            <w:tcW w:w="3283" w:type="dxa"/>
            <w:tcBorders>
              <w:top w:val="single" w:sz="4" w:space="0" w:color="auto"/>
              <w:left w:val="single" w:sz="4" w:space="0" w:color="auto"/>
              <w:bottom w:val="single" w:sz="4" w:space="0" w:color="auto"/>
              <w:right w:val="single" w:sz="4" w:space="0" w:color="auto"/>
            </w:tcBorders>
            <w:shd w:val="clear" w:color="auto" w:fill="auto"/>
            <w:noWrap/>
          </w:tcPr>
          <w:p w14:paraId="23FCA317" w14:textId="2AA3B17C" w:rsidR="00D81B88" w:rsidRPr="00EB74FF" w:rsidRDefault="00D81B88" w:rsidP="00D81B88">
            <w:pPr>
              <w:spacing w:after="0"/>
              <w:rPr>
                <w:ins w:id="167" w:author="Mohamed Ramadan" w:date="2019-01-14T10:22:00Z"/>
                <w:rFonts w:asciiTheme="minorHAnsi" w:hAnsiTheme="minorHAnsi" w:cstheme="minorHAnsi"/>
                <w:color w:val="000000"/>
                <w:lang w:val="en-GB" w:eastAsia="en-GB"/>
              </w:rPr>
            </w:pPr>
            <w:ins w:id="168" w:author="Mohamed Ramadan" w:date="2019-01-14T10:23:00Z">
              <w:r>
                <w:rPr>
                  <w:rFonts w:asciiTheme="minorHAnsi" w:hAnsiTheme="minorHAnsi" w:cstheme="minorHAnsi"/>
                  <w:color w:val="000000"/>
                  <w:lang w:val="en-GB" w:eastAsia="en-GB"/>
                </w:rPr>
                <w:t>Parent code</w:t>
              </w:r>
            </w:ins>
          </w:p>
        </w:tc>
        <w:tc>
          <w:tcPr>
            <w:tcW w:w="2880" w:type="dxa"/>
            <w:tcBorders>
              <w:top w:val="single" w:sz="4" w:space="0" w:color="auto"/>
              <w:left w:val="nil"/>
              <w:bottom w:val="single" w:sz="4" w:space="0" w:color="auto"/>
              <w:right w:val="single" w:sz="4" w:space="0" w:color="auto"/>
            </w:tcBorders>
            <w:shd w:val="clear" w:color="auto" w:fill="auto"/>
            <w:noWrap/>
          </w:tcPr>
          <w:p w14:paraId="2E095DBB" w14:textId="43425890" w:rsidR="00D81B88" w:rsidRPr="00EB74FF" w:rsidRDefault="00D81B88" w:rsidP="00433D85">
            <w:pPr>
              <w:spacing w:after="0"/>
              <w:rPr>
                <w:ins w:id="169" w:author="Mohamed Ramadan" w:date="2019-01-14T10:22:00Z"/>
                <w:rFonts w:asciiTheme="minorHAnsi" w:hAnsiTheme="minorHAnsi" w:cstheme="minorHAnsi"/>
                <w:color w:val="000000"/>
                <w:lang w:val="en-GB" w:eastAsia="en-GB"/>
              </w:rPr>
            </w:pPr>
            <w:ins w:id="170" w:author="Mohamed Ramadan" w:date="2019-01-14T10:24:00Z">
              <w:r>
                <w:rPr>
                  <w:rFonts w:asciiTheme="minorHAnsi" w:hAnsiTheme="minorHAnsi" w:cstheme="minorHAnsi"/>
                  <w:color w:val="000000"/>
                  <w:lang w:val="en-GB" w:eastAsia="en-GB"/>
                </w:rPr>
                <w:t xml:space="preserve">Parent </w:t>
              </w:r>
              <w:r w:rsidR="002018A5">
                <w:rPr>
                  <w:rFonts w:asciiTheme="minorHAnsi" w:hAnsiTheme="minorHAnsi" w:cstheme="minorHAnsi"/>
                  <w:color w:val="000000"/>
                  <w:lang w:val="en-GB" w:eastAsia="en-GB"/>
                </w:rPr>
                <w:t xml:space="preserve">task </w:t>
              </w:r>
              <w:r>
                <w:rPr>
                  <w:rFonts w:asciiTheme="minorHAnsi" w:hAnsiTheme="minorHAnsi" w:cstheme="minorHAnsi"/>
                  <w:color w:val="000000"/>
                  <w:lang w:val="en-GB" w:eastAsia="en-GB"/>
                </w:rPr>
                <w:t>code</w:t>
              </w:r>
            </w:ins>
            <w:r w:rsidR="00433D85">
              <w:rPr>
                <w:rFonts w:asciiTheme="minorHAnsi" w:hAnsiTheme="minorHAnsi" w:cstheme="minorHAnsi"/>
                <w:color w:val="000000"/>
                <w:lang w:val="en-GB" w:eastAsia="en-GB"/>
              </w:rPr>
              <w:t xml:space="preserve"> </w:t>
            </w:r>
            <w:r w:rsidR="00433D85" w:rsidRPr="00EB74FF">
              <w:rPr>
                <w:rFonts w:asciiTheme="minorHAnsi" w:hAnsiTheme="minorHAnsi" w:cstheme="minorHAnsi"/>
                <w:color w:val="000000"/>
                <w:lang w:val="en-GB" w:eastAsia="en-GB"/>
              </w:rPr>
              <w:t>Foreign Key (FK) to  [</w:t>
            </w:r>
            <w:r w:rsidR="00433D85">
              <w:rPr>
                <w:rFonts w:asciiTheme="minorHAnsi" w:hAnsiTheme="minorHAnsi" w:cstheme="minorHAnsi"/>
                <w:lang w:val="en-GB" w:eastAsia="en-GB"/>
              </w:rPr>
              <w:fldChar w:fldCharType="begin"/>
            </w:r>
            <w:r w:rsidR="00433D85">
              <w:rPr>
                <w:rFonts w:asciiTheme="minorHAnsi" w:hAnsiTheme="minorHAnsi" w:cstheme="minorHAnsi"/>
                <w:lang w:val="en-GB" w:eastAsia="en-GB"/>
              </w:rPr>
              <w:instrText xml:space="preserve"> HYPERLINK  \l "_Executor_Service_Task" </w:instrText>
            </w:r>
            <w:r w:rsidR="00433D85">
              <w:rPr>
                <w:rFonts w:asciiTheme="minorHAnsi" w:hAnsiTheme="minorHAnsi" w:cstheme="minorHAnsi"/>
                <w:lang w:val="en-GB" w:eastAsia="en-GB"/>
              </w:rPr>
              <w:fldChar w:fldCharType="separate"/>
            </w:r>
            <w:r w:rsidR="00433D85" w:rsidRPr="00433D85">
              <w:rPr>
                <w:rStyle w:val="Hyperlink"/>
                <w:rFonts w:asciiTheme="minorHAnsi" w:hAnsiTheme="minorHAnsi" w:cstheme="minorHAnsi"/>
                <w:lang w:val="en-GB" w:eastAsia="en-GB"/>
              </w:rPr>
              <w:t>Executor Service Task</w:t>
            </w:r>
            <w:r w:rsidR="00433D85">
              <w:rPr>
                <w:rFonts w:asciiTheme="minorHAnsi" w:hAnsiTheme="minorHAnsi" w:cstheme="minorHAnsi"/>
                <w:lang w:val="en-GB" w:eastAsia="en-GB"/>
              </w:rPr>
              <w:fldChar w:fldCharType="end"/>
            </w:r>
            <w:r w:rsidR="00433D85" w:rsidRPr="00EB74FF">
              <w:rPr>
                <w:rFonts w:asciiTheme="minorHAnsi" w:hAnsiTheme="minorHAnsi" w:cstheme="minorHAnsi"/>
                <w:color w:val="000000"/>
                <w:lang w:val="en-GB" w:eastAsia="en-GB"/>
              </w:rPr>
              <w:t>]</w:t>
            </w:r>
          </w:p>
        </w:tc>
        <w:tc>
          <w:tcPr>
            <w:tcW w:w="3314" w:type="dxa"/>
            <w:tcBorders>
              <w:top w:val="single" w:sz="4" w:space="0" w:color="auto"/>
              <w:left w:val="nil"/>
              <w:bottom w:val="single" w:sz="4" w:space="0" w:color="auto"/>
              <w:right w:val="single" w:sz="4" w:space="0" w:color="auto"/>
            </w:tcBorders>
            <w:vAlign w:val="bottom"/>
          </w:tcPr>
          <w:p w14:paraId="385DA780" w14:textId="361E0299" w:rsidR="00D81B88" w:rsidRPr="00901CBD" w:rsidRDefault="00D81B88" w:rsidP="00D81B88">
            <w:pPr>
              <w:spacing w:after="0"/>
              <w:rPr>
                <w:ins w:id="171" w:author="Mohamed Ramadan" w:date="2019-01-14T10:22:00Z"/>
                <w:rFonts w:asciiTheme="minorHAnsi" w:hAnsiTheme="minorHAnsi" w:cstheme="minorHAnsi"/>
                <w:color w:val="000000"/>
                <w:lang w:val="en-GB" w:eastAsia="en-GB"/>
              </w:rPr>
            </w:pPr>
            <w:ins w:id="172" w:author="Mohamed Ramadan" w:date="2019-01-14T10:23:00Z">
              <w:r>
                <w:rPr>
                  <w:rFonts w:ascii="Calibri" w:hAnsi="Calibri" w:cs="Calibri"/>
                  <w:color w:val="000000"/>
                </w:rPr>
                <w:t>PARENT_CD</w:t>
              </w:r>
            </w:ins>
          </w:p>
        </w:tc>
      </w:tr>
      <w:tr w:rsidR="00D81B88" w:rsidRPr="00EB74FF" w14:paraId="1096A109" w14:textId="77777777" w:rsidTr="005E6C3A">
        <w:trPr>
          <w:trHeight w:val="255"/>
          <w:ins w:id="173" w:author="Mohamed Ramadan" w:date="2019-01-14T10:22:00Z"/>
        </w:trPr>
        <w:tc>
          <w:tcPr>
            <w:tcW w:w="328" w:type="dxa"/>
            <w:tcBorders>
              <w:top w:val="single" w:sz="4" w:space="0" w:color="auto"/>
              <w:left w:val="single" w:sz="4" w:space="0" w:color="auto"/>
              <w:bottom w:val="single" w:sz="4" w:space="0" w:color="auto"/>
              <w:right w:val="single" w:sz="4" w:space="0" w:color="auto"/>
            </w:tcBorders>
          </w:tcPr>
          <w:p w14:paraId="34053632" w14:textId="5ED0CDDA" w:rsidR="00D81B88" w:rsidRDefault="00D81B88" w:rsidP="00D81B88">
            <w:pPr>
              <w:spacing w:after="0"/>
              <w:rPr>
                <w:ins w:id="174" w:author="Mohamed Ramadan" w:date="2019-01-14T10:22:00Z"/>
                <w:rFonts w:asciiTheme="minorHAnsi" w:hAnsiTheme="minorHAnsi" w:cstheme="minorHAnsi"/>
                <w:color w:val="000000"/>
                <w:lang w:val="en-GB" w:eastAsia="en-GB"/>
              </w:rPr>
            </w:pPr>
            <w:ins w:id="175" w:author="Mohamed Ramadan" w:date="2019-01-14T10:23:00Z">
              <w:r>
                <w:rPr>
                  <w:rFonts w:asciiTheme="minorHAnsi" w:hAnsiTheme="minorHAnsi" w:cstheme="minorHAnsi"/>
                  <w:color w:val="000000"/>
                  <w:lang w:val="en-GB" w:eastAsia="en-GB"/>
                </w:rPr>
                <w:t>11</w:t>
              </w:r>
            </w:ins>
          </w:p>
        </w:tc>
        <w:tc>
          <w:tcPr>
            <w:tcW w:w="3283" w:type="dxa"/>
            <w:tcBorders>
              <w:top w:val="single" w:sz="4" w:space="0" w:color="auto"/>
              <w:left w:val="single" w:sz="4" w:space="0" w:color="auto"/>
              <w:bottom w:val="single" w:sz="4" w:space="0" w:color="auto"/>
              <w:right w:val="single" w:sz="4" w:space="0" w:color="auto"/>
            </w:tcBorders>
            <w:shd w:val="clear" w:color="auto" w:fill="auto"/>
            <w:noWrap/>
          </w:tcPr>
          <w:p w14:paraId="46FCE405" w14:textId="68BDFAFB" w:rsidR="00D81B88" w:rsidRPr="00EB74FF" w:rsidRDefault="00D81B88" w:rsidP="00D81B88">
            <w:pPr>
              <w:spacing w:after="0"/>
              <w:rPr>
                <w:ins w:id="176" w:author="Mohamed Ramadan" w:date="2019-01-14T10:22:00Z"/>
                <w:rFonts w:asciiTheme="minorHAnsi" w:hAnsiTheme="minorHAnsi" w:cstheme="minorHAnsi"/>
                <w:color w:val="000000"/>
                <w:lang w:val="en-GB" w:eastAsia="en-GB"/>
              </w:rPr>
            </w:pPr>
            <w:ins w:id="177" w:author="Mohamed Ramadan" w:date="2019-01-14T10:23:00Z">
              <w:r>
                <w:rPr>
                  <w:rFonts w:asciiTheme="minorHAnsi" w:hAnsiTheme="minorHAnsi" w:cstheme="minorHAnsi"/>
                  <w:color w:val="000000"/>
                  <w:lang w:val="en-GB" w:eastAsia="en-GB"/>
                </w:rPr>
                <w:t>Task order</w:t>
              </w:r>
            </w:ins>
          </w:p>
        </w:tc>
        <w:tc>
          <w:tcPr>
            <w:tcW w:w="2880" w:type="dxa"/>
            <w:tcBorders>
              <w:top w:val="single" w:sz="4" w:space="0" w:color="auto"/>
              <w:left w:val="nil"/>
              <w:bottom w:val="single" w:sz="4" w:space="0" w:color="auto"/>
              <w:right w:val="single" w:sz="4" w:space="0" w:color="auto"/>
            </w:tcBorders>
            <w:shd w:val="clear" w:color="auto" w:fill="auto"/>
            <w:noWrap/>
          </w:tcPr>
          <w:p w14:paraId="6EC47512" w14:textId="765E7DD3" w:rsidR="00D81B88" w:rsidRPr="00EB74FF" w:rsidRDefault="00D81B88" w:rsidP="00D81B88">
            <w:pPr>
              <w:spacing w:after="0"/>
              <w:rPr>
                <w:ins w:id="178" w:author="Mohamed Ramadan" w:date="2019-01-14T10:22:00Z"/>
                <w:rFonts w:asciiTheme="minorHAnsi" w:hAnsiTheme="minorHAnsi" w:cstheme="minorHAnsi"/>
                <w:color w:val="000000"/>
                <w:lang w:val="en-GB" w:eastAsia="en-GB"/>
              </w:rPr>
            </w:pPr>
            <w:ins w:id="179" w:author="Mohamed Ramadan" w:date="2019-01-14T10:23:00Z">
              <w:r>
                <w:rPr>
                  <w:rFonts w:asciiTheme="minorHAnsi" w:hAnsiTheme="minorHAnsi" w:cstheme="minorHAnsi"/>
                  <w:color w:val="000000"/>
                  <w:lang w:val="en-GB" w:eastAsia="en-GB"/>
                </w:rPr>
                <w:t xml:space="preserve">Task </w:t>
              </w:r>
            </w:ins>
            <w:ins w:id="180" w:author="Mohamed Ramadan" w:date="2019-01-14T10:24:00Z">
              <w:r w:rsidR="002018A5">
                <w:rPr>
                  <w:rFonts w:asciiTheme="minorHAnsi" w:hAnsiTheme="minorHAnsi" w:cstheme="minorHAnsi"/>
                  <w:color w:val="000000"/>
                  <w:lang w:val="en-GB" w:eastAsia="en-GB"/>
                </w:rPr>
                <w:t xml:space="preserve">execution </w:t>
              </w:r>
            </w:ins>
            <w:ins w:id="181" w:author="Mohamed Ramadan" w:date="2019-01-14T10:23:00Z">
              <w:r>
                <w:rPr>
                  <w:rFonts w:asciiTheme="minorHAnsi" w:hAnsiTheme="minorHAnsi" w:cstheme="minorHAnsi"/>
                  <w:color w:val="000000"/>
                  <w:lang w:val="en-GB" w:eastAsia="en-GB"/>
                </w:rPr>
                <w:t>or</w:t>
              </w:r>
            </w:ins>
            <w:ins w:id="182" w:author="Mohamed Ramadan" w:date="2019-01-14T10:24:00Z">
              <w:r>
                <w:rPr>
                  <w:rFonts w:asciiTheme="minorHAnsi" w:hAnsiTheme="minorHAnsi" w:cstheme="minorHAnsi"/>
                  <w:color w:val="000000"/>
                  <w:lang w:val="en-GB" w:eastAsia="en-GB"/>
                </w:rPr>
                <w:t>der</w:t>
              </w:r>
            </w:ins>
          </w:p>
        </w:tc>
        <w:tc>
          <w:tcPr>
            <w:tcW w:w="3314" w:type="dxa"/>
            <w:tcBorders>
              <w:top w:val="single" w:sz="4" w:space="0" w:color="auto"/>
              <w:left w:val="nil"/>
              <w:bottom w:val="single" w:sz="4" w:space="0" w:color="auto"/>
              <w:right w:val="single" w:sz="4" w:space="0" w:color="auto"/>
            </w:tcBorders>
            <w:vAlign w:val="bottom"/>
          </w:tcPr>
          <w:p w14:paraId="01CC2AE7" w14:textId="385670B6" w:rsidR="00D81B88" w:rsidRPr="00901CBD" w:rsidRDefault="00D81B88" w:rsidP="00D81B88">
            <w:pPr>
              <w:spacing w:after="0"/>
              <w:rPr>
                <w:ins w:id="183" w:author="Mohamed Ramadan" w:date="2019-01-14T10:22:00Z"/>
                <w:rFonts w:asciiTheme="minorHAnsi" w:hAnsiTheme="minorHAnsi" w:cstheme="minorHAnsi"/>
                <w:color w:val="000000"/>
                <w:lang w:val="en-GB" w:eastAsia="en-GB"/>
              </w:rPr>
            </w:pPr>
            <w:ins w:id="184" w:author="Mohamed Ramadan" w:date="2019-01-14T10:23:00Z">
              <w:r>
                <w:rPr>
                  <w:rFonts w:ascii="Calibri" w:hAnsi="Calibri" w:cs="Calibri"/>
                  <w:color w:val="000000"/>
                </w:rPr>
                <w:t>TASK_ORDER</w:t>
              </w:r>
            </w:ins>
          </w:p>
        </w:tc>
      </w:tr>
      <w:tr w:rsidR="00D81B88" w:rsidRPr="00EB74FF" w14:paraId="09D98FA8" w14:textId="77777777" w:rsidTr="005E6C3A">
        <w:trPr>
          <w:trHeight w:val="255"/>
          <w:ins w:id="185" w:author="Mohamed Ramadan" w:date="2019-01-14T10:22:00Z"/>
        </w:trPr>
        <w:tc>
          <w:tcPr>
            <w:tcW w:w="328" w:type="dxa"/>
            <w:tcBorders>
              <w:top w:val="single" w:sz="4" w:space="0" w:color="auto"/>
              <w:left w:val="single" w:sz="4" w:space="0" w:color="auto"/>
              <w:bottom w:val="single" w:sz="4" w:space="0" w:color="auto"/>
              <w:right w:val="single" w:sz="4" w:space="0" w:color="auto"/>
            </w:tcBorders>
          </w:tcPr>
          <w:p w14:paraId="150A2D28" w14:textId="4A517D6A" w:rsidR="00D81B88" w:rsidRDefault="00D81B88" w:rsidP="00D81B88">
            <w:pPr>
              <w:spacing w:after="0"/>
              <w:rPr>
                <w:ins w:id="186" w:author="Mohamed Ramadan" w:date="2019-01-14T10:22:00Z"/>
                <w:rFonts w:asciiTheme="minorHAnsi" w:hAnsiTheme="minorHAnsi" w:cstheme="minorHAnsi"/>
                <w:color w:val="000000"/>
                <w:lang w:val="en-GB" w:eastAsia="en-GB"/>
              </w:rPr>
            </w:pPr>
            <w:ins w:id="187" w:author="Mohamed Ramadan" w:date="2019-01-14T10:23:00Z">
              <w:r>
                <w:rPr>
                  <w:rFonts w:asciiTheme="minorHAnsi" w:hAnsiTheme="minorHAnsi" w:cstheme="minorHAnsi"/>
                  <w:color w:val="000000"/>
                  <w:lang w:val="en-GB" w:eastAsia="en-GB"/>
                </w:rPr>
                <w:t>12</w:t>
              </w:r>
            </w:ins>
          </w:p>
        </w:tc>
        <w:tc>
          <w:tcPr>
            <w:tcW w:w="3283" w:type="dxa"/>
            <w:tcBorders>
              <w:top w:val="single" w:sz="4" w:space="0" w:color="auto"/>
              <w:left w:val="single" w:sz="4" w:space="0" w:color="auto"/>
              <w:bottom w:val="single" w:sz="4" w:space="0" w:color="auto"/>
              <w:right w:val="single" w:sz="4" w:space="0" w:color="auto"/>
            </w:tcBorders>
            <w:shd w:val="clear" w:color="auto" w:fill="auto"/>
            <w:noWrap/>
          </w:tcPr>
          <w:p w14:paraId="42731BA4" w14:textId="366A249D" w:rsidR="00D81B88" w:rsidRPr="00EB74FF" w:rsidRDefault="00D81B88" w:rsidP="00D81B88">
            <w:pPr>
              <w:spacing w:after="0"/>
              <w:rPr>
                <w:ins w:id="188" w:author="Mohamed Ramadan" w:date="2019-01-14T10:22:00Z"/>
                <w:rFonts w:asciiTheme="minorHAnsi" w:hAnsiTheme="minorHAnsi" w:cstheme="minorHAnsi"/>
                <w:color w:val="000000"/>
                <w:lang w:val="en-GB" w:eastAsia="en-GB"/>
              </w:rPr>
            </w:pPr>
            <w:ins w:id="189" w:author="Mohamed Ramadan" w:date="2019-01-14T10:23:00Z">
              <w:r>
                <w:rPr>
                  <w:rFonts w:asciiTheme="minorHAnsi" w:hAnsiTheme="minorHAnsi" w:cstheme="minorHAnsi"/>
                  <w:color w:val="000000"/>
                  <w:lang w:val="en-GB" w:eastAsia="en-GB"/>
                </w:rPr>
                <w:t>Task mode</w:t>
              </w:r>
            </w:ins>
          </w:p>
        </w:tc>
        <w:tc>
          <w:tcPr>
            <w:tcW w:w="2880" w:type="dxa"/>
            <w:tcBorders>
              <w:top w:val="single" w:sz="4" w:space="0" w:color="auto"/>
              <w:left w:val="nil"/>
              <w:bottom w:val="single" w:sz="4" w:space="0" w:color="auto"/>
              <w:right w:val="single" w:sz="4" w:space="0" w:color="auto"/>
            </w:tcBorders>
            <w:shd w:val="clear" w:color="auto" w:fill="auto"/>
            <w:noWrap/>
          </w:tcPr>
          <w:p w14:paraId="54F840B0" w14:textId="32000E1A" w:rsidR="00D81B88" w:rsidRPr="00EB74FF" w:rsidRDefault="00D81B88" w:rsidP="00D81B88">
            <w:pPr>
              <w:spacing w:after="0"/>
              <w:rPr>
                <w:ins w:id="190" w:author="Mohamed Ramadan" w:date="2019-01-14T10:22:00Z"/>
                <w:rFonts w:asciiTheme="minorHAnsi" w:hAnsiTheme="minorHAnsi" w:cstheme="minorHAnsi"/>
                <w:color w:val="000000"/>
                <w:lang w:val="en-GB" w:eastAsia="en-GB"/>
              </w:rPr>
            </w:pPr>
            <w:ins w:id="191" w:author="Mohamed Ramadan" w:date="2019-01-14T10:23:00Z">
              <w:r>
                <w:rPr>
                  <w:rFonts w:asciiTheme="minorHAnsi" w:hAnsiTheme="minorHAnsi" w:cstheme="minorHAnsi"/>
                  <w:color w:val="000000"/>
                  <w:lang w:val="en-GB" w:eastAsia="en-GB"/>
                </w:rPr>
                <w:t xml:space="preserve">Task </w:t>
              </w:r>
            </w:ins>
            <w:ins w:id="192" w:author="Mohamed Ramadan" w:date="2019-01-14T10:24:00Z">
              <w:r w:rsidR="002018A5">
                <w:rPr>
                  <w:rFonts w:asciiTheme="minorHAnsi" w:hAnsiTheme="minorHAnsi" w:cstheme="minorHAnsi"/>
                  <w:color w:val="000000"/>
                  <w:lang w:val="en-GB" w:eastAsia="en-GB"/>
                </w:rPr>
                <w:t xml:space="preserve">execution </w:t>
              </w:r>
            </w:ins>
            <w:ins w:id="193" w:author="Mohamed Ramadan" w:date="2019-01-14T10:23:00Z">
              <w:r>
                <w:rPr>
                  <w:rFonts w:asciiTheme="minorHAnsi" w:hAnsiTheme="minorHAnsi" w:cstheme="minorHAnsi"/>
                  <w:color w:val="000000"/>
                  <w:lang w:val="en-GB" w:eastAsia="en-GB"/>
                </w:rPr>
                <w:t>mode</w:t>
              </w:r>
            </w:ins>
          </w:p>
        </w:tc>
        <w:tc>
          <w:tcPr>
            <w:tcW w:w="3314" w:type="dxa"/>
            <w:tcBorders>
              <w:top w:val="single" w:sz="4" w:space="0" w:color="auto"/>
              <w:left w:val="nil"/>
              <w:bottom w:val="single" w:sz="4" w:space="0" w:color="auto"/>
              <w:right w:val="single" w:sz="4" w:space="0" w:color="auto"/>
            </w:tcBorders>
            <w:vAlign w:val="bottom"/>
          </w:tcPr>
          <w:p w14:paraId="52D67F2C" w14:textId="672EDABE" w:rsidR="00D81B88" w:rsidRPr="00901CBD" w:rsidRDefault="00D81B88" w:rsidP="00D81B88">
            <w:pPr>
              <w:spacing w:after="0"/>
              <w:rPr>
                <w:ins w:id="194" w:author="Mohamed Ramadan" w:date="2019-01-14T10:22:00Z"/>
                <w:rFonts w:asciiTheme="minorHAnsi" w:hAnsiTheme="minorHAnsi" w:cstheme="minorHAnsi"/>
                <w:color w:val="000000"/>
                <w:lang w:val="en-GB" w:eastAsia="en-GB"/>
              </w:rPr>
            </w:pPr>
            <w:ins w:id="195" w:author="Mohamed Ramadan" w:date="2019-01-14T10:23:00Z">
              <w:r>
                <w:rPr>
                  <w:rFonts w:ascii="Calibri" w:hAnsi="Calibri" w:cs="Calibri"/>
                  <w:color w:val="000000"/>
                </w:rPr>
                <w:t>TASK_MODE</w:t>
              </w:r>
            </w:ins>
          </w:p>
        </w:tc>
      </w:tr>
    </w:tbl>
    <w:p w14:paraId="1390FE60" w14:textId="77777777" w:rsidR="0090406C" w:rsidRPr="00810B8C" w:rsidRDefault="0090406C" w:rsidP="0090406C">
      <w:pPr>
        <w:pStyle w:val="Heading3"/>
        <w:spacing w:before="360" w:after="360"/>
        <w:rPr>
          <w:b/>
          <w:bCs/>
        </w:rPr>
      </w:pPr>
      <w:bookmarkStart w:id="196" w:name="_Toc535244535"/>
      <w:r w:rsidRPr="00810B8C">
        <w:rPr>
          <w:b/>
          <w:bCs/>
        </w:rPr>
        <w:t>Executor Service Task Status</w:t>
      </w:r>
      <w:bookmarkEnd w:id="196"/>
    </w:p>
    <w:tbl>
      <w:tblPr>
        <w:tblW w:w="9895" w:type="dxa"/>
        <w:tblLook w:val="04A0" w:firstRow="1" w:lastRow="0" w:firstColumn="1" w:lastColumn="0" w:noHBand="0" w:noVBand="1"/>
      </w:tblPr>
      <w:tblGrid>
        <w:gridCol w:w="328"/>
        <w:gridCol w:w="3103"/>
        <w:gridCol w:w="3510"/>
        <w:gridCol w:w="2999"/>
      </w:tblGrid>
      <w:tr w:rsidR="0090406C" w:rsidRPr="00EB74FF" w14:paraId="7127F266" w14:textId="77777777" w:rsidTr="00AE2DA9">
        <w:trPr>
          <w:trHeight w:val="255"/>
        </w:trPr>
        <w:tc>
          <w:tcPr>
            <w:tcW w:w="222" w:type="dxa"/>
            <w:tcBorders>
              <w:top w:val="single" w:sz="4" w:space="0" w:color="auto"/>
              <w:left w:val="single" w:sz="4" w:space="0" w:color="auto"/>
              <w:bottom w:val="single" w:sz="4" w:space="0" w:color="auto"/>
              <w:right w:val="single" w:sz="4" w:space="0" w:color="auto"/>
            </w:tcBorders>
            <w:shd w:val="clear" w:color="000000" w:fill="EEECE1"/>
          </w:tcPr>
          <w:p w14:paraId="3C7B5E39" w14:textId="77777777" w:rsidR="0090406C" w:rsidRPr="00EB74FF" w:rsidRDefault="0090406C" w:rsidP="00AE2DA9">
            <w:pPr>
              <w:spacing w:after="0"/>
              <w:rPr>
                <w:rFonts w:asciiTheme="minorHAnsi" w:hAnsiTheme="minorHAnsi" w:cstheme="minorHAnsi"/>
                <w:color w:val="000000"/>
                <w:lang w:val="en-GB" w:eastAsia="en-GB"/>
              </w:rPr>
            </w:pPr>
          </w:p>
        </w:tc>
        <w:tc>
          <w:tcPr>
            <w:tcW w:w="3103" w:type="dxa"/>
            <w:tcBorders>
              <w:top w:val="single" w:sz="4" w:space="0" w:color="auto"/>
              <w:left w:val="single" w:sz="4" w:space="0" w:color="auto"/>
              <w:bottom w:val="single" w:sz="4" w:space="0" w:color="auto"/>
              <w:right w:val="single" w:sz="4" w:space="0" w:color="auto"/>
            </w:tcBorders>
            <w:shd w:val="clear" w:color="000000" w:fill="EEECE1"/>
            <w:noWrap/>
            <w:hideMark/>
          </w:tcPr>
          <w:p w14:paraId="63DA9722"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510" w:type="dxa"/>
            <w:tcBorders>
              <w:top w:val="single" w:sz="4" w:space="0" w:color="auto"/>
              <w:left w:val="nil"/>
              <w:bottom w:val="single" w:sz="4" w:space="0" w:color="auto"/>
              <w:right w:val="single" w:sz="4" w:space="0" w:color="auto"/>
            </w:tcBorders>
            <w:shd w:val="clear" w:color="000000" w:fill="EEECE1"/>
            <w:noWrap/>
            <w:hideMark/>
          </w:tcPr>
          <w:p w14:paraId="53E4D8CE"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60" w:type="dxa"/>
            <w:tcBorders>
              <w:top w:val="single" w:sz="4" w:space="0" w:color="auto"/>
              <w:left w:val="nil"/>
              <w:bottom w:val="single" w:sz="4" w:space="0" w:color="auto"/>
              <w:right w:val="single" w:sz="4" w:space="0" w:color="auto"/>
            </w:tcBorders>
            <w:shd w:val="clear" w:color="000000" w:fill="EEECE1"/>
          </w:tcPr>
          <w:p w14:paraId="0D5E2E6E" w14:textId="77777777" w:rsidR="0090406C" w:rsidRPr="00EB74FF"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90406C" w:rsidRPr="00EB74FF" w14:paraId="3E5124B6" w14:textId="77777777" w:rsidTr="00AE2DA9">
        <w:trPr>
          <w:trHeight w:val="255"/>
        </w:trPr>
        <w:tc>
          <w:tcPr>
            <w:tcW w:w="222" w:type="dxa"/>
            <w:tcBorders>
              <w:top w:val="nil"/>
              <w:left w:val="single" w:sz="4" w:space="0" w:color="auto"/>
              <w:bottom w:val="single" w:sz="4" w:space="0" w:color="auto"/>
              <w:right w:val="single" w:sz="4" w:space="0" w:color="auto"/>
            </w:tcBorders>
          </w:tcPr>
          <w:p w14:paraId="248B14FD" w14:textId="13DAB47F" w:rsidR="0090406C" w:rsidRPr="00EB74FF" w:rsidRDefault="00417613" w:rsidP="00AE2DA9">
            <w:pPr>
              <w:spacing w:after="0"/>
              <w:rPr>
                <w:rFonts w:asciiTheme="minorHAnsi" w:hAnsiTheme="minorHAnsi" w:cstheme="minorHAnsi"/>
                <w:color w:val="000000"/>
                <w:lang w:val="en-GB" w:eastAsia="en-GB"/>
              </w:rPr>
            </w:pPr>
            <w:ins w:id="197" w:author="Mohamed Ramadan" w:date="2019-01-14T10:24:00Z">
              <w:r>
                <w:rPr>
                  <w:rFonts w:asciiTheme="minorHAnsi" w:hAnsiTheme="minorHAnsi" w:cstheme="minorHAnsi"/>
                  <w:color w:val="000000"/>
                  <w:lang w:val="en-GB" w:eastAsia="en-GB"/>
                </w:rPr>
                <w:t>1</w:t>
              </w:r>
            </w:ins>
          </w:p>
        </w:tc>
        <w:tc>
          <w:tcPr>
            <w:tcW w:w="3103" w:type="dxa"/>
            <w:tcBorders>
              <w:top w:val="nil"/>
              <w:left w:val="single" w:sz="4" w:space="0" w:color="auto"/>
              <w:bottom w:val="single" w:sz="4" w:space="0" w:color="auto"/>
              <w:right w:val="single" w:sz="4" w:space="0" w:color="auto"/>
            </w:tcBorders>
            <w:shd w:val="clear" w:color="auto" w:fill="auto"/>
            <w:noWrap/>
            <w:hideMark/>
          </w:tcPr>
          <w:p w14:paraId="06B0F0F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eastAsia="Calibri" w:hAnsiTheme="minorHAnsi" w:cstheme="minorHAnsi"/>
              </w:rPr>
              <w:t>Executor Service Task</w:t>
            </w:r>
            <w:r w:rsidRPr="00EB74FF">
              <w:rPr>
                <w:rFonts w:asciiTheme="minorHAnsi" w:hAnsiTheme="minorHAnsi" w:cstheme="minorHAnsi"/>
              </w:rPr>
              <w:t xml:space="preserve"> Status ID</w:t>
            </w:r>
          </w:p>
        </w:tc>
        <w:tc>
          <w:tcPr>
            <w:tcW w:w="3510" w:type="dxa"/>
            <w:tcBorders>
              <w:top w:val="nil"/>
              <w:left w:val="nil"/>
              <w:bottom w:val="single" w:sz="4" w:space="0" w:color="auto"/>
              <w:right w:val="single" w:sz="4" w:space="0" w:color="auto"/>
            </w:tcBorders>
            <w:shd w:val="clear" w:color="auto" w:fill="auto"/>
            <w:noWrap/>
            <w:hideMark/>
          </w:tcPr>
          <w:p w14:paraId="4D1949B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3060" w:type="dxa"/>
            <w:tcBorders>
              <w:top w:val="nil"/>
              <w:left w:val="nil"/>
              <w:bottom w:val="single" w:sz="4" w:space="0" w:color="auto"/>
              <w:right w:val="single" w:sz="4" w:space="0" w:color="auto"/>
            </w:tcBorders>
          </w:tcPr>
          <w:p w14:paraId="5E2EA3DC" w14:textId="77777777" w:rsidR="0090406C" w:rsidRPr="00EB74FF" w:rsidRDefault="0090406C" w:rsidP="00AE2DA9">
            <w:pPr>
              <w:spacing w:after="0"/>
              <w:rPr>
                <w:rFonts w:asciiTheme="minorHAnsi" w:hAnsiTheme="minorHAnsi" w:cstheme="minorHAnsi"/>
                <w:color w:val="000000"/>
                <w:lang w:val="en-GB" w:eastAsia="en-GB"/>
              </w:rPr>
            </w:pPr>
            <w:r w:rsidRPr="00901CBD">
              <w:rPr>
                <w:rFonts w:asciiTheme="minorHAnsi" w:hAnsiTheme="minorHAnsi" w:cstheme="minorHAnsi"/>
                <w:color w:val="000000"/>
                <w:lang w:val="en-GB" w:eastAsia="en-GB"/>
              </w:rPr>
              <w:t>EXETR_SRVC_TASK_STATUS_ID</w:t>
            </w:r>
          </w:p>
        </w:tc>
      </w:tr>
      <w:tr w:rsidR="0090406C" w:rsidRPr="00EB74FF" w14:paraId="0559C1A3" w14:textId="77777777" w:rsidTr="00AE2DA9">
        <w:trPr>
          <w:trHeight w:val="255"/>
        </w:trPr>
        <w:tc>
          <w:tcPr>
            <w:tcW w:w="222" w:type="dxa"/>
            <w:tcBorders>
              <w:top w:val="nil"/>
              <w:left w:val="single" w:sz="4" w:space="0" w:color="auto"/>
              <w:bottom w:val="single" w:sz="4" w:space="0" w:color="auto"/>
              <w:right w:val="single" w:sz="4" w:space="0" w:color="auto"/>
            </w:tcBorders>
          </w:tcPr>
          <w:p w14:paraId="49FA2246" w14:textId="484B1AF7" w:rsidR="0090406C" w:rsidRPr="00EB74FF" w:rsidRDefault="00417613" w:rsidP="00AE2DA9">
            <w:pPr>
              <w:spacing w:after="0"/>
              <w:rPr>
                <w:rFonts w:asciiTheme="minorHAnsi" w:hAnsiTheme="minorHAnsi" w:cstheme="minorHAnsi"/>
                <w:color w:val="000000"/>
                <w:lang w:val="en-GB" w:eastAsia="en-GB"/>
              </w:rPr>
            </w:pPr>
            <w:ins w:id="198" w:author="Mohamed Ramadan" w:date="2019-01-14T10:24:00Z">
              <w:r>
                <w:rPr>
                  <w:rFonts w:asciiTheme="minorHAnsi" w:hAnsiTheme="minorHAnsi" w:cstheme="minorHAnsi"/>
                  <w:color w:val="000000"/>
                  <w:lang w:val="en-GB" w:eastAsia="en-GB"/>
                </w:rPr>
                <w:t>2</w:t>
              </w:r>
            </w:ins>
          </w:p>
        </w:tc>
        <w:tc>
          <w:tcPr>
            <w:tcW w:w="3103" w:type="dxa"/>
            <w:tcBorders>
              <w:top w:val="nil"/>
              <w:left w:val="single" w:sz="4" w:space="0" w:color="auto"/>
              <w:bottom w:val="single" w:sz="4" w:space="0" w:color="auto"/>
              <w:right w:val="single" w:sz="4" w:space="0" w:color="auto"/>
            </w:tcBorders>
            <w:shd w:val="clear" w:color="auto" w:fill="auto"/>
            <w:noWrap/>
            <w:hideMark/>
          </w:tcPr>
          <w:p w14:paraId="1C01AE33"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Executor Service Task Identifier</w:t>
            </w:r>
          </w:p>
        </w:tc>
        <w:tc>
          <w:tcPr>
            <w:tcW w:w="3510" w:type="dxa"/>
            <w:tcBorders>
              <w:top w:val="nil"/>
              <w:left w:val="nil"/>
              <w:bottom w:val="single" w:sz="4" w:space="0" w:color="auto"/>
              <w:right w:val="single" w:sz="4" w:space="0" w:color="auto"/>
            </w:tcBorders>
            <w:shd w:val="clear" w:color="auto" w:fill="auto"/>
            <w:noWrap/>
            <w:hideMark/>
          </w:tcPr>
          <w:p w14:paraId="07849B0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3060" w:type="dxa"/>
            <w:tcBorders>
              <w:top w:val="nil"/>
              <w:left w:val="nil"/>
              <w:bottom w:val="single" w:sz="4" w:space="0" w:color="auto"/>
              <w:right w:val="single" w:sz="4" w:space="0" w:color="auto"/>
            </w:tcBorders>
          </w:tcPr>
          <w:p w14:paraId="053CB789" w14:textId="77777777" w:rsidR="0090406C" w:rsidRPr="00EB74FF" w:rsidRDefault="0090406C" w:rsidP="00AE2DA9">
            <w:pPr>
              <w:spacing w:after="0"/>
              <w:rPr>
                <w:rFonts w:asciiTheme="minorHAnsi" w:hAnsiTheme="minorHAnsi" w:cstheme="minorHAnsi"/>
                <w:color w:val="000000"/>
                <w:lang w:val="en-GB" w:eastAsia="en-GB"/>
              </w:rPr>
            </w:pPr>
            <w:r w:rsidRPr="00901CBD">
              <w:rPr>
                <w:rFonts w:asciiTheme="minorHAnsi" w:hAnsiTheme="minorHAnsi" w:cstheme="minorHAnsi"/>
                <w:color w:val="000000"/>
                <w:lang w:val="en-GB" w:eastAsia="en-GB"/>
              </w:rPr>
              <w:t>EXETR_SRVC_TASK_ID</w:t>
            </w:r>
          </w:p>
        </w:tc>
      </w:tr>
      <w:tr w:rsidR="0090406C" w:rsidRPr="00EB74FF" w14:paraId="0DC9AB1C" w14:textId="77777777" w:rsidTr="00AE2DA9">
        <w:trPr>
          <w:trHeight w:val="255"/>
        </w:trPr>
        <w:tc>
          <w:tcPr>
            <w:tcW w:w="222" w:type="dxa"/>
            <w:tcBorders>
              <w:top w:val="nil"/>
              <w:left w:val="single" w:sz="4" w:space="0" w:color="auto"/>
              <w:bottom w:val="single" w:sz="4" w:space="0" w:color="auto"/>
              <w:right w:val="single" w:sz="4" w:space="0" w:color="auto"/>
            </w:tcBorders>
          </w:tcPr>
          <w:p w14:paraId="5F664CE6" w14:textId="045663BB" w:rsidR="0090406C" w:rsidRPr="00EB74FF" w:rsidRDefault="00417613" w:rsidP="00AE2DA9">
            <w:pPr>
              <w:spacing w:after="0"/>
              <w:rPr>
                <w:rFonts w:asciiTheme="minorHAnsi" w:hAnsiTheme="minorHAnsi" w:cstheme="minorHAnsi"/>
                <w:color w:val="000000"/>
                <w:lang w:val="en-GB" w:eastAsia="en-GB"/>
              </w:rPr>
            </w:pPr>
            <w:ins w:id="199" w:author="Mohamed Ramadan" w:date="2019-01-14T10:24:00Z">
              <w:r>
                <w:rPr>
                  <w:rFonts w:asciiTheme="minorHAnsi" w:hAnsiTheme="minorHAnsi" w:cstheme="minorHAnsi"/>
                  <w:color w:val="000000"/>
                  <w:lang w:val="en-GB" w:eastAsia="en-GB"/>
                </w:rPr>
                <w:t>3</w:t>
              </w:r>
            </w:ins>
          </w:p>
        </w:tc>
        <w:tc>
          <w:tcPr>
            <w:tcW w:w="3103" w:type="dxa"/>
            <w:tcBorders>
              <w:top w:val="nil"/>
              <w:left w:val="single" w:sz="4" w:space="0" w:color="auto"/>
              <w:bottom w:val="single" w:sz="4" w:space="0" w:color="auto"/>
              <w:right w:val="single" w:sz="4" w:space="0" w:color="auto"/>
            </w:tcBorders>
            <w:shd w:val="clear" w:color="auto" w:fill="auto"/>
            <w:noWrap/>
            <w:hideMark/>
          </w:tcPr>
          <w:p w14:paraId="72A106B7"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Delivery Status Code</w:t>
            </w:r>
          </w:p>
        </w:tc>
        <w:tc>
          <w:tcPr>
            <w:tcW w:w="3510" w:type="dxa"/>
            <w:tcBorders>
              <w:top w:val="nil"/>
              <w:left w:val="nil"/>
              <w:bottom w:val="single" w:sz="4" w:space="0" w:color="auto"/>
              <w:right w:val="single" w:sz="4" w:space="0" w:color="auto"/>
            </w:tcBorders>
            <w:shd w:val="clear" w:color="auto" w:fill="auto"/>
            <w:noWrap/>
            <w:hideMark/>
          </w:tcPr>
          <w:p w14:paraId="268BA1A7"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Delivery Status</w:t>
            </w:r>
          </w:p>
        </w:tc>
        <w:tc>
          <w:tcPr>
            <w:tcW w:w="3060" w:type="dxa"/>
            <w:tcBorders>
              <w:top w:val="nil"/>
              <w:left w:val="nil"/>
              <w:bottom w:val="single" w:sz="4" w:space="0" w:color="auto"/>
              <w:right w:val="single" w:sz="4" w:space="0" w:color="auto"/>
            </w:tcBorders>
          </w:tcPr>
          <w:p w14:paraId="55C55138" w14:textId="77777777" w:rsidR="0090406C" w:rsidRPr="00EB74FF" w:rsidRDefault="0090406C" w:rsidP="00AE2DA9">
            <w:pPr>
              <w:spacing w:after="0"/>
              <w:rPr>
                <w:rFonts w:asciiTheme="minorHAnsi" w:hAnsiTheme="minorHAnsi" w:cstheme="minorHAnsi"/>
                <w:color w:val="000000"/>
                <w:lang w:val="en-GB" w:eastAsia="en-GB"/>
              </w:rPr>
            </w:pPr>
            <w:r w:rsidRPr="00901CBD">
              <w:rPr>
                <w:rFonts w:asciiTheme="minorHAnsi" w:hAnsiTheme="minorHAnsi" w:cstheme="minorHAnsi"/>
                <w:color w:val="000000"/>
                <w:lang w:val="en-GB" w:eastAsia="en-GB"/>
              </w:rPr>
              <w:t>DELIV_STATUS_CD</w:t>
            </w:r>
          </w:p>
        </w:tc>
      </w:tr>
      <w:tr w:rsidR="0090406C" w:rsidRPr="00EB74FF" w14:paraId="3B51B0C3" w14:textId="77777777" w:rsidTr="00AE2DA9">
        <w:trPr>
          <w:trHeight w:val="255"/>
        </w:trPr>
        <w:tc>
          <w:tcPr>
            <w:tcW w:w="222" w:type="dxa"/>
            <w:tcBorders>
              <w:top w:val="nil"/>
              <w:left w:val="single" w:sz="4" w:space="0" w:color="auto"/>
              <w:bottom w:val="single" w:sz="4" w:space="0" w:color="auto"/>
              <w:right w:val="single" w:sz="4" w:space="0" w:color="auto"/>
            </w:tcBorders>
          </w:tcPr>
          <w:p w14:paraId="0CB61BE1" w14:textId="013CA2ED" w:rsidR="0090406C" w:rsidRPr="00EB74FF" w:rsidRDefault="00417613" w:rsidP="00AE2DA9">
            <w:pPr>
              <w:spacing w:after="0"/>
              <w:rPr>
                <w:rFonts w:asciiTheme="minorHAnsi" w:hAnsiTheme="minorHAnsi" w:cstheme="minorHAnsi"/>
                <w:color w:val="000000"/>
                <w:lang w:val="en-GB" w:eastAsia="en-GB"/>
              </w:rPr>
            </w:pPr>
            <w:ins w:id="200" w:author="Mohamed Ramadan" w:date="2019-01-14T10:24:00Z">
              <w:r>
                <w:rPr>
                  <w:rFonts w:asciiTheme="minorHAnsi" w:hAnsiTheme="minorHAnsi" w:cstheme="minorHAnsi"/>
                  <w:color w:val="000000"/>
                  <w:lang w:val="en-GB" w:eastAsia="en-GB"/>
                </w:rPr>
                <w:t>4</w:t>
              </w:r>
            </w:ins>
          </w:p>
        </w:tc>
        <w:tc>
          <w:tcPr>
            <w:tcW w:w="3103" w:type="dxa"/>
            <w:tcBorders>
              <w:top w:val="nil"/>
              <w:left w:val="single" w:sz="4" w:space="0" w:color="auto"/>
              <w:bottom w:val="single" w:sz="4" w:space="0" w:color="auto"/>
              <w:right w:val="single" w:sz="4" w:space="0" w:color="auto"/>
            </w:tcBorders>
            <w:shd w:val="clear" w:color="auto" w:fill="auto"/>
            <w:noWrap/>
            <w:hideMark/>
          </w:tcPr>
          <w:p w14:paraId="41583DE3"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Delivery Time</w:t>
            </w:r>
          </w:p>
        </w:tc>
        <w:tc>
          <w:tcPr>
            <w:tcW w:w="3510" w:type="dxa"/>
            <w:tcBorders>
              <w:top w:val="nil"/>
              <w:left w:val="nil"/>
              <w:bottom w:val="single" w:sz="4" w:space="0" w:color="auto"/>
              <w:right w:val="single" w:sz="4" w:space="0" w:color="auto"/>
            </w:tcBorders>
            <w:shd w:val="clear" w:color="auto" w:fill="auto"/>
            <w:noWrap/>
            <w:hideMark/>
          </w:tcPr>
          <w:p w14:paraId="714AFB5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Pr>
                <w:rFonts w:asciiTheme="minorHAnsi" w:hAnsiTheme="minorHAnsi" w:cstheme="minorHAnsi"/>
                <w:color w:val="000000"/>
                <w:lang w:val="en-GB" w:eastAsia="en-GB"/>
              </w:rPr>
              <w:t xml:space="preserve">The </w:t>
            </w:r>
            <w:r w:rsidRPr="00EB74FF">
              <w:rPr>
                <w:rFonts w:asciiTheme="minorHAnsi" w:hAnsiTheme="minorHAnsi" w:cstheme="minorHAnsi"/>
              </w:rPr>
              <w:t>Time</w:t>
            </w:r>
            <w:r>
              <w:rPr>
                <w:rFonts w:asciiTheme="minorHAnsi" w:hAnsiTheme="minorHAnsi" w:cstheme="minorHAnsi"/>
              </w:rPr>
              <w:t xml:space="preserve"> of </w:t>
            </w:r>
            <w:r w:rsidRPr="00EB74FF">
              <w:rPr>
                <w:rFonts w:asciiTheme="minorHAnsi" w:hAnsiTheme="minorHAnsi" w:cstheme="minorHAnsi"/>
              </w:rPr>
              <w:t>Delivery</w:t>
            </w:r>
          </w:p>
        </w:tc>
        <w:tc>
          <w:tcPr>
            <w:tcW w:w="3060" w:type="dxa"/>
            <w:tcBorders>
              <w:top w:val="nil"/>
              <w:left w:val="nil"/>
              <w:bottom w:val="single" w:sz="4" w:space="0" w:color="auto"/>
              <w:right w:val="single" w:sz="4" w:space="0" w:color="auto"/>
            </w:tcBorders>
          </w:tcPr>
          <w:p w14:paraId="649821B3" w14:textId="77777777" w:rsidR="0090406C" w:rsidRPr="00EB74FF" w:rsidRDefault="0090406C" w:rsidP="00AE2DA9">
            <w:pPr>
              <w:spacing w:after="0"/>
              <w:rPr>
                <w:rFonts w:asciiTheme="minorHAnsi" w:hAnsiTheme="minorHAnsi" w:cstheme="minorHAnsi"/>
                <w:color w:val="000000"/>
                <w:lang w:val="en-GB" w:eastAsia="en-GB"/>
              </w:rPr>
            </w:pPr>
            <w:r w:rsidRPr="00901CBD">
              <w:rPr>
                <w:rFonts w:asciiTheme="minorHAnsi" w:hAnsiTheme="minorHAnsi" w:cstheme="minorHAnsi"/>
                <w:color w:val="000000"/>
                <w:lang w:val="en-GB" w:eastAsia="en-GB"/>
              </w:rPr>
              <w:t>DELIV_TIME</w:t>
            </w:r>
          </w:p>
        </w:tc>
      </w:tr>
    </w:tbl>
    <w:p w14:paraId="47F6EF6C" w14:textId="77777777" w:rsidR="0090406C" w:rsidRPr="00810B8C" w:rsidRDefault="0090406C" w:rsidP="0090406C">
      <w:pPr>
        <w:pStyle w:val="Heading3"/>
        <w:spacing w:before="360" w:after="360"/>
        <w:rPr>
          <w:b/>
          <w:bCs/>
        </w:rPr>
      </w:pPr>
      <w:bookmarkStart w:id="201" w:name="_Toc535244536"/>
      <w:r w:rsidRPr="00810B8C">
        <w:rPr>
          <w:b/>
          <w:bCs/>
        </w:rPr>
        <w:t>Executor Service Task Reviewer Notes</w:t>
      </w:r>
      <w:bookmarkEnd w:id="201"/>
    </w:p>
    <w:tbl>
      <w:tblPr>
        <w:tblW w:w="9990" w:type="dxa"/>
        <w:tblLook w:val="04A0" w:firstRow="1" w:lastRow="0" w:firstColumn="1" w:lastColumn="0" w:noHBand="0" w:noVBand="1"/>
      </w:tblPr>
      <w:tblGrid>
        <w:gridCol w:w="440"/>
        <w:gridCol w:w="2833"/>
        <w:gridCol w:w="3510"/>
        <w:gridCol w:w="3425"/>
      </w:tblGrid>
      <w:tr w:rsidR="0090406C" w:rsidRPr="00EB74FF" w14:paraId="349C0D23" w14:textId="77777777" w:rsidTr="00AE2DA9">
        <w:trPr>
          <w:trHeight w:val="255"/>
        </w:trPr>
        <w:tc>
          <w:tcPr>
            <w:tcW w:w="222" w:type="dxa"/>
            <w:tcBorders>
              <w:top w:val="single" w:sz="4" w:space="0" w:color="auto"/>
              <w:left w:val="single" w:sz="4" w:space="0" w:color="auto"/>
              <w:bottom w:val="single" w:sz="4" w:space="0" w:color="auto"/>
              <w:right w:val="single" w:sz="4" w:space="0" w:color="auto"/>
            </w:tcBorders>
            <w:shd w:val="clear" w:color="000000" w:fill="EEECE1"/>
          </w:tcPr>
          <w:p w14:paraId="674BE01E" w14:textId="77777777" w:rsidR="0090406C" w:rsidRPr="00EB74FF" w:rsidRDefault="0090406C" w:rsidP="00AE2DA9">
            <w:pPr>
              <w:spacing w:after="0"/>
              <w:rPr>
                <w:rFonts w:asciiTheme="minorHAnsi" w:hAnsiTheme="minorHAnsi" w:cstheme="minorHAnsi"/>
                <w:color w:val="000000"/>
                <w:lang w:val="en-GB" w:eastAsia="en-GB"/>
              </w:rPr>
            </w:pPr>
          </w:p>
        </w:tc>
        <w:tc>
          <w:tcPr>
            <w:tcW w:w="2833" w:type="dxa"/>
            <w:tcBorders>
              <w:top w:val="single" w:sz="4" w:space="0" w:color="auto"/>
              <w:left w:val="single" w:sz="4" w:space="0" w:color="auto"/>
              <w:bottom w:val="single" w:sz="4" w:space="0" w:color="auto"/>
              <w:right w:val="single" w:sz="4" w:space="0" w:color="auto"/>
            </w:tcBorders>
            <w:shd w:val="clear" w:color="000000" w:fill="EEECE1"/>
            <w:noWrap/>
            <w:hideMark/>
          </w:tcPr>
          <w:p w14:paraId="64E1CF97"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510" w:type="dxa"/>
            <w:tcBorders>
              <w:top w:val="single" w:sz="4" w:space="0" w:color="auto"/>
              <w:left w:val="nil"/>
              <w:bottom w:val="single" w:sz="4" w:space="0" w:color="auto"/>
              <w:right w:val="single" w:sz="4" w:space="0" w:color="auto"/>
            </w:tcBorders>
            <w:shd w:val="clear" w:color="000000" w:fill="EEECE1"/>
            <w:noWrap/>
            <w:hideMark/>
          </w:tcPr>
          <w:p w14:paraId="45E5B4E3"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425" w:type="dxa"/>
            <w:tcBorders>
              <w:top w:val="single" w:sz="4" w:space="0" w:color="auto"/>
              <w:left w:val="nil"/>
              <w:bottom w:val="single" w:sz="4" w:space="0" w:color="auto"/>
              <w:right w:val="single" w:sz="4" w:space="0" w:color="auto"/>
            </w:tcBorders>
            <w:shd w:val="clear" w:color="000000" w:fill="EEECE1"/>
          </w:tcPr>
          <w:p w14:paraId="18594AEC" w14:textId="77777777" w:rsidR="0090406C" w:rsidRPr="00EB74FF" w:rsidRDefault="0090406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90406C" w:rsidRPr="00EB74FF" w14:paraId="7742339F" w14:textId="77777777" w:rsidTr="00AE2DA9">
        <w:trPr>
          <w:trHeight w:val="255"/>
        </w:trPr>
        <w:tc>
          <w:tcPr>
            <w:tcW w:w="222" w:type="dxa"/>
            <w:tcBorders>
              <w:top w:val="nil"/>
              <w:left w:val="single" w:sz="4" w:space="0" w:color="auto"/>
              <w:bottom w:val="single" w:sz="4" w:space="0" w:color="auto"/>
              <w:right w:val="single" w:sz="4" w:space="0" w:color="auto"/>
            </w:tcBorders>
          </w:tcPr>
          <w:p w14:paraId="61B0C38A" w14:textId="0E431519" w:rsidR="0090406C" w:rsidRPr="00EB74FF" w:rsidRDefault="00417613" w:rsidP="00AE2DA9">
            <w:pPr>
              <w:spacing w:after="0"/>
              <w:rPr>
                <w:rFonts w:asciiTheme="minorHAnsi" w:hAnsiTheme="minorHAnsi" w:cstheme="minorHAnsi"/>
                <w:color w:val="000000"/>
                <w:lang w:val="en-GB" w:eastAsia="en-GB"/>
              </w:rPr>
            </w:pPr>
            <w:ins w:id="202" w:author="Mohamed Ramadan" w:date="2019-01-14T10:25:00Z">
              <w:r>
                <w:rPr>
                  <w:rFonts w:asciiTheme="minorHAnsi" w:hAnsiTheme="minorHAnsi" w:cstheme="minorHAnsi"/>
                  <w:color w:val="000000"/>
                  <w:lang w:val="en-GB" w:eastAsia="en-GB"/>
                </w:rPr>
                <w:t>1</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554A7E71"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Request Reviewer ID</w:t>
            </w:r>
          </w:p>
        </w:tc>
        <w:tc>
          <w:tcPr>
            <w:tcW w:w="3510" w:type="dxa"/>
            <w:tcBorders>
              <w:top w:val="nil"/>
              <w:left w:val="nil"/>
              <w:bottom w:val="single" w:sz="4" w:space="0" w:color="auto"/>
              <w:right w:val="single" w:sz="4" w:space="0" w:color="auto"/>
            </w:tcBorders>
            <w:shd w:val="clear" w:color="auto" w:fill="auto"/>
            <w:noWrap/>
            <w:hideMark/>
          </w:tcPr>
          <w:p w14:paraId="25E191D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3425" w:type="dxa"/>
            <w:tcBorders>
              <w:top w:val="nil"/>
              <w:left w:val="nil"/>
              <w:bottom w:val="single" w:sz="4" w:space="0" w:color="auto"/>
              <w:right w:val="single" w:sz="4" w:space="0" w:color="auto"/>
            </w:tcBorders>
          </w:tcPr>
          <w:p w14:paraId="59A3AD74"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REQST_REVWR_ID</w:t>
            </w:r>
          </w:p>
        </w:tc>
      </w:tr>
      <w:tr w:rsidR="0090406C" w:rsidRPr="00EB74FF" w14:paraId="793EAA0D" w14:textId="77777777" w:rsidTr="00AE2DA9">
        <w:trPr>
          <w:trHeight w:val="255"/>
        </w:trPr>
        <w:tc>
          <w:tcPr>
            <w:tcW w:w="222" w:type="dxa"/>
            <w:tcBorders>
              <w:top w:val="nil"/>
              <w:left w:val="single" w:sz="4" w:space="0" w:color="auto"/>
              <w:bottom w:val="single" w:sz="4" w:space="0" w:color="auto"/>
              <w:right w:val="single" w:sz="4" w:space="0" w:color="auto"/>
            </w:tcBorders>
          </w:tcPr>
          <w:p w14:paraId="41C35DF6" w14:textId="3E8D1FFF" w:rsidR="0090406C" w:rsidRPr="00EB74FF" w:rsidRDefault="00417613" w:rsidP="00AE2DA9">
            <w:pPr>
              <w:spacing w:after="0"/>
              <w:rPr>
                <w:rFonts w:asciiTheme="minorHAnsi" w:hAnsiTheme="minorHAnsi" w:cstheme="minorHAnsi"/>
                <w:color w:val="000000"/>
                <w:lang w:val="en-GB" w:eastAsia="en-GB"/>
              </w:rPr>
            </w:pPr>
            <w:ins w:id="203" w:author="Mohamed Ramadan" w:date="2019-01-14T10:25:00Z">
              <w:r>
                <w:rPr>
                  <w:rFonts w:asciiTheme="minorHAnsi" w:hAnsiTheme="minorHAnsi" w:cstheme="minorHAnsi"/>
                  <w:color w:val="000000"/>
                  <w:lang w:val="en-GB" w:eastAsia="en-GB"/>
                </w:rPr>
                <w:t>2</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7EF8824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Executor Service Task Identifier</w:t>
            </w:r>
          </w:p>
        </w:tc>
        <w:tc>
          <w:tcPr>
            <w:tcW w:w="3510" w:type="dxa"/>
            <w:tcBorders>
              <w:top w:val="nil"/>
              <w:left w:val="nil"/>
              <w:bottom w:val="single" w:sz="4" w:space="0" w:color="auto"/>
              <w:right w:val="single" w:sz="4" w:space="0" w:color="auto"/>
            </w:tcBorders>
            <w:shd w:val="clear" w:color="auto" w:fill="auto"/>
            <w:noWrap/>
            <w:hideMark/>
          </w:tcPr>
          <w:p w14:paraId="1EABBF4F"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3425" w:type="dxa"/>
            <w:tcBorders>
              <w:top w:val="nil"/>
              <w:left w:val="nil"/>
              <w:bottom w:val="single" w:sz="4" w:space="0" w:color="auto"/>
              <w:right w:val="single" w:sz="4" w:space="0" w:color="auto"/>
            </w:tcBorders>
          </w:tcPr>
          <w:p w14:paraId="3DD6EC93"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EXETR_SRVC_TASK_ID</w:t>
            </w:r>
          </w:p>
        </w:tc>
      </w:tr>
      <w:tr w:rsidR="0090406C" w:rsidRPr="00EB74FF" w14:paraId="03D55A5F" w14:textId="77777777" w:rsidTr="00AE2DA9">
        <w:trPr>
          <w:trHeight w:val="255"/>
        </w:trPr>
        <w:tc>
          <w:tcPr>
            <w:tcW w:w="222" w:type="dxa"/>
            <w:tcBorders>
              <w:top w:val="nil"/>
              <w:left w:val="single" w:sz="4" w:space="0" w:color="auto"/>
              <w:bottom w:val="single" w:sz="4" w:space="0" w:color="auto"/>
              <w:right w:val="single" w:sz="4" w:space="0" w:color="auto"/>
            </w:tcBorders>
          </w:tcPr>
          <w:p w14:paraId="740EAF14" w14:textId="47115CA8" w:rsidR="0090406C" w:rsidRPr="00EB74FF" w:rsidRDefault="00417613" w:rsidP="00AE2DA9">
            <w:pPr>
              <w:spacing w:after="0"/>
              <w:rPr>
                <w:rFonts w:asciiTheme="minorHAnsi" w:hAnsiTheme="minorHAnsi" w:cstheme="minorHAnsi"/>
                <w:color w:val="000000"/>
                <w:lang w:val="en-GB" w:eastAsia="en-GB"/>
              </w:rPr>
            </w:pPr>
            <w:ins w:id="204" w:author="Mohamed Ramadan" w:date="2019-01-14T10:25:00Z">
              <w:r>
                <w:rPr>
                  <w:rFonts w:asciiTheme="minorHAnsi" w:hAnsiTheme="minorHAnsi" w:cstheme="minorHAnsi"/>
                  <w:color w:val="000000"/>
                  <w:lang w:val="en-GB" w:eastAsia="en-GB"/>
                </w:rPr>
                <w:t>3</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725F83EE"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Reviewer_1 ID</w:t>
            </w:r>
          </w:p>
        </w:tc>
        <w:tc>
          <w:tcPr>
            <w:tcW w:w="3510" w:type="dxa"/>
            <w:tcBorders>
              <w:top w:val="nil"/>
              <w:left w:val="nil"/>
              <w:bottom w:val="single" w:sz="4" w:space="0" w:color="auto"/>
              <w:right w:val="single" w:sz="4" w:space="0" w:color="auto"/>
            </w:tcBorders>
            <w:shd w:val="clear" w:color="auto" w:fill="auto"/>
            <w:noWrap/>
            <w:hideMark/>
          </w:tcPr>
          <w:p w14:paraId="5555306E"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ID</w:t>
            </w:r>
          </w:p>
        </w:tc>
        <w:tc>
          <w:tcPr>
            <w:tcW w:w="3425" w:type="dxa"/>
            <w:tcBorders>
              <w:top w:val="nil"/>
              <w:left w:val="nil"/>
              <w:bottom w:val="single" w:sz="4" w:space="0" w:color="auto"/>
              <w:right w:val="single" w:sz="4" w:space="0" w:color="auto"/>
            </w:tcBorders>
          </w:tcPr>
          <w:p w14:paraId="402FC640"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REVWR_1_ID</w:t>
            </w:r>
          </w:p>
        </w:tc>
      </w:tr>
      <w:tr w:rsidR="0090406C" w:rsidRPr="00EB74FF" w14:paraId="43316A31" w14:textId="77777777" w:rsidTr="00AE2DA9">
        <w:trPr>
          <w:trHeight w:val="255"/>
        </w:trPr>
        <w:tc>
          <w:tcPr>
            <w:tcW w:w="222" w:type="dxa"/>
            <w:tcBorders>
              <w:top w:val="nil"/>
              <w:left w:val="single" w:sz="4" w:space="0" w:color="auto"/>
              <w:bottom w:val="single" w:sz="4" w:space="0" w:color="auto"/>
              <w:right w:val="single" w:sz="4" w:space="0" w:color="auto"/>
            </w:tcBorders>
          </w:tcPr>
          <w:p w14:paraId="2AF8AF2D" w14:textId="001C611E" w:rsidR="0090406C" w:rsidRPr="00EB74FF" w:rsidRDefault="00417613" w:rsidP="00AE2DA9">
            <w:pPr>
              <w:spacing w:after="0"/>
              <w:rPr>
                <w:rFonts w:asciiTheme="minorHAnsi" w:hAnsiTheme="minorHAnsi" w:cstheme="minorHAnsi"/>
                <w:color w:val="000000"/>
                <w:lang w:val="en-GB" w:eastAsia="en-GB"/>
              </w:rPr>
            </w:pPr>
            <w:ins w:id="205" w:author="Mohamed Ramadan" w:date="2019-01-14T10:25:00Z">
              <w:r>
                <w:rPr>
                  <w:rFonts w:asciiTheme="minorHAnsi" w:hAnsiTheme="minorHAnsi" w:cstheme="minorHAnsi"/>
                  <w:color w:val="000000"/>
                  <w:lang w:val="en-GB" w:eastAsia="en-GB"/>
                </w:rPr>
                <w:t>4</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216521D3"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Reviewer_1 Name</w:t>
            </w:r>
          </w:p>
        </w:tc>
        <w:tc>
          <w:tcPr>
            <w:tcW w:w="3510" w:type="dxa"/>
            <w:tcBorders>
              <w:top w:val="nil"/>
              <w:left w:val="nil"/>
              <w:bottom w:val="single" w:sz="4" w:space="0" w:color="auto"/>
              <w:right w:val="single" w:sz="4" w:space="0" w:color="auto"/>
            </w:tcBorders>
            <w:shd w:val="clear" w:color="auto" w:fill="auto"/>
            <w:noWrap/>
            <w:hideMark/>
          </w:tcPr>
          <w:p w14:paraId="3FCF5247"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Name</w:t>
            </w:r>
          </w:p>
        </w:tc>
        <w:tc>
          <w:tcPr>
            <w:tcW w:w="3425" w:type="dxa"/>
            <w:tcBorders>
              <w:top w:val="nil"/>
              <w:left w:val="nil"/>
              <w:bottom w:val="single" w:sz="4" w:space="0" w:color="auto"/>
              <w:right w:val="single" w:sz="4" w:space="0" w:color="auto"/>
            </w:tcBorders>
          </w:tcPr>
          <w:p w14:paraId="0F94313B"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REVWR_1_NAME</w:t>
            </w:r>
          </w:p>
        </w:tc>
      </w:tr>
      <w:tr w:rsidR="0090406C" w:rsidRPr="00EB74FF" w14:paraId="396F38E2" w14:textId="77777777" w:rsidTr="00AE2DA9">
        <w:trPr>
          <w:trHeight w:val="255"/>
        </w:trPr>
        <w:tc>
          <w:tcPr>
            <w:tcW w:w="222" w:type="dxa"/>
            <w:tcBorders>
              <w:top w:val="nil"/>
              <w:left w:val="single" w:sz="4" w:space="0" w:color="auto"/>
              <w:bottom w:val="single" w:sz="4" w:space="0" w:color="auto"/>
              <w:right w:val="single" w:sz="4" w:space="0" w:color="auto"/>
            </w:tcBorders>
          </w:tcPr>
          <w:p w14:paraId="59C3B7C2" w14:textId="5BC66555" w:rsidR="0090406C" w:rsidRPr="00EB74FF" w:rsidRDefault="00417613" w:rsidP="00AE2DA9">
            <w:pPr>
              <w:spacing w:after="0"/>
              <w:rPr>
                <w:rFonts w:asciiTheme="minorHAnsi" w:hAnsiTheme="minorHAnsi" w:cstheme="minorHAnsi"/>
                <w:color w:val="000000"/>
                <w:lang w:val="en-GB" w:eastAsia="en-GB"/>
              </w:rPr>
            </w:pPr>
            <w:ins w:id="206" w:author="Mohamed Ramadan" w:date="2019-01-14T10:25:00Z">
              <w:r>
                <w:rPr>
                  <w:rFonts w:asciiTheme="minorHAnsi" w:hAnsiTheme="minorHAnsi" w:cstheme="minorHAnsi"/>
                  <w:color w:val="000000"/>
                  <w:lang w:val="en-GB" w:eastAsia="en-GB"/>
                </w:rPr>
                <w:t>5</w:t>
              </w:r>
            </w:ins>
          </w:p>
        </w:tc>
        <w:tc>
          <w:tcPr>
            <w:tcW w:w="2833" w:type="dxa"/>
            <w:tcBorders>
              <w:top w:val="nil"/>
              <w:left w:val="single" w:sz="4" w:space="0" w:color="auto"/>
              <w:bottom w:val="single" w:sz="4" w:space="0" w:color="auto"/>
              <w:right w:val="single" w:sz="4" w:space="0" w:color="auto"/>
            </w:tcBorders>
            <w:shd w:val="clear" w:color="auto" w:fill="auto"/>
            <w:noWrap/>
          </w:tcPr>
          <w:p w14:paraId="446D8523" w14:textId="77777777" w:rsidR="0090406C" w:rsidRPr="00EB74FF" w:rsidRDefault="0090406C" w:rsidP="00AE2DA9">
            <w:pPr>
              <w:spacing w:after="0"/>
              <w:rPr>
                <w:rFonts w:asciiTheme="minorHAnsi" w:hAnsiTheme="minorHAnsi" w:cstheme="minorHAnsi"/>
              </w:rPr>
            </w:pPr>
            <w:r w:rsidRPr="00EB74FF">
              <w:rPr>
                <w:rFonts w:asciiTheme="minorHAnsi" w:hAnsiTheme="minorHAnsi" w:cstheme="minorHAnsi"/>
              </w:rPr>
              <w:t>Reviewer_2 ID</w:t>
            </w:r>
          </w:p>
        </w:tc>
        <w:tc>
          <w:tcPr>
            <w:tcW w:w="3510" w:type="dxa"/>
            <w:tcBorders>
              <w:top w:val="nil"/>
              <w:left w:val="nil"/>
              <w:bottom w:val="single" w:sz="4" w:space="0" w:color="auto"/>
              <w:right w:val="single" w:sz="4" w:space="0" w:color="auto"/>
            </w:tcBorders>
            <w:shd w:val="clear" w:color="auto" w:fill="auto"/>
            <w:noWrap/>
          </w:tcPr>
          <w:p w14:paraId="38996CA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Reviewer_2 ID</w:t>
            </w:r>
          </w:p>
        </w:tc>
        <w:tc>
          <w:tcPr>
            <w:tcW w:w="3425" w:type="dxa"/>
            <w:tcBorders>
              <w:top w:val="nil"/>
              <w:left w:val="nil"/>
              <w:bottom w:val="single" w:sz="4" w:space="0" w:color="auto"/>
              <w:right w:val="single" w:sz="4" w:space="0" w:color="auto"/>
            </w:tcBorders>
          </w:tcPr>
          <w:p w14:paraId="70E918F4" w14:textId="77777777" w:rsidR="0090406C" w:rsidRPr="00EB74FF" w:rsidRDefault="0090406C" w:rsidP="00AE2DA9">
            <w:pPr>
              <w:spacing w:after="0"/>
              <w:rPr>
                <w:rFonts w:asciiTheme="minorHAnsi" w:hAnsiTheme="minorHAnsi" w:cstheme="minorHAnsi"/>
              </w:rPr>
            </w:pPr>
            <w:r w:rsidRPr="0089543C">
              <w:rPr>
                <w:rFonts w:asciiTheme="minorHAnsi" w:hAnsiTheme="minorHAnsi" w:cstheme="minorHAnsi"/>
              </w:rPr>
              <w:t>REVWR_2_ID</w:t>
            </w:r>
          </w:p>
        </w:tc>
      </w:tr>
      <w:tr w:rsidR="0090406C" w:rsidRPr="00EB74FF" w14:paraId="4A69DC6C" w14:textId="77777777" w:rsidTr="00AE2DA9">
        <w:trPr>
          <w:trHeight w:val="255"/>
        </w:trPr>
        <w:tc>
          <w:tcPr>
            <w:tcW w:w="222" w:type="dxa"/>
            <w:tcBorders>
              <w:top w:val="nil"/>
              <w:left w:val="single" w:sz="4" w:space="0" w:color="auto"/>
              <w:bottom w:val="single" w:sz="4" w:space="0" w:color="auto"/>
              <w:right w:val="single" w:sz="4" w:space="0" w:color="auto"/>
            </w:tcBorders>
          </w:tcPr>
          <w:p w14:paraId="7AE613D5" w14:textId="652A58E0" w:rsidR="0090406C" w:rsidRPr="00EB74FF" w:rsidRDefault="00417613" w:rsidP="00AE2DA9">
            <w:pPr>
              <w:spacing w:after="0"/>
              <w:rPr>
                <w:rFonts w:asciiTheme="minorHAnsi" w:hAnsiTheme="minorHAnsi" w:cstheme="minorHAnsi"/>
                <w:color w:val="000000"/>
                <w:lang w:val="en-GB" w:eastAsia="en-GB"/>
              </w:rPr>
            </w:pPr>
            <w:ins w:id="207" w:author="Mohamed Ramadan" w:date="2019-01-14T10:25:00Z">
              <w:r>
                <w:rPr>
                  <w:rFonts w:asciiTheme="minorHAnsi" w:hAnsiTheme="minorHAnsi" w:cstheme="minorHAnsi"/>
                  <w:color w:val="000000"/>
                  <w:lang w:val="en-GB" w:eastAsia="en-GB"/>
                </w:rPr>
                <w:t>6</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6793DB7F"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rPr>
              <w:t>Reviewer_2 Name</w:t>
            </w:r>
          </w:p>
        </w:tc>
        <w:tc>
          <w:tcPr>
            <w:tcW w:w="3510" w:type="dxa"/>
            <w:tcBorders>
              <w:top w:val="nil"/>
              <w:left w:val="nil"/>
              <w:bottom w:val="single" w:sz="4" w:space="0" w:color="auto"/>
              <w:right w:val="single" w:sz="4" w:space="0" w:color="auto"/>
            </w:tcBorders>
            <w:shd w:val="clear" w:color="auto" w:fill="auto"/>
            <w:noWrap/>
            <w:hideMark/>
          </w:tcPr>
          <w:p w14:paraId="2E58809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Reviewer_2 Name</w:t>
            </w:r>
          </w:p>
        </w:tc>
        <w:tc>
          <w:tcPr>
            <w:tcW w:w="3425" w:type="dxa"/>
            <w:tcBorders>
              <w:top w:val="nil"/>
              <w:left w:val="nil"/>
              <w:bottom w:val="single" w:sz="4" w:space="0" w:color="auto"/>
              <w:right w:val="single" w:sz="4" w:space="0" w:color="auto"/>
            </w:tcBorders>
          </w:tcPr>
          <w:p w14:paraId="1448DD98"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REVWR_2_NAME</w:t>
            </w:r>
          </w:p>
        </w:tc>
      </w:tr>
      <w:tr w:rsidR="0090406C" w:rsidRPr="00EB74FF" w14:paraId="75D0D7A8" w14:textId="77777777" w:rsidTr="00AE2DA9">
        <w:trPr>
          <w:trHeight w:val="255"/>
        </w:trPr>
        <w:tc>
          <w:tcPr>
            <w:tcW w:w="222" w:type="dxa"/>
            <w:tcBorders>
              <w:top w:val="nil"/>
              <w:left w:val="single" w:sz="4" w:space="0" w:color="auto"/>
              <w:bottom w:val="single" w:sz="4" w:space="0" w:color="auto"/>
              <w:right w:val="single" w:sz="4" w:space="0" w:color="auto"/>
            </w:tcBorders>
          </w:tcPr>
          <w:p w14:paraId="5A39EAA8" w14:textId="24A0804A" w:rsidR="0090406C" w:rsidRPr="00EB74FF" w:rsidRDefault="00417613" w:rsidP="00AE2DA9">
            <w:pPr>
              <w:spacing w:after="0"/>
              <w:rPr>
                <w:rFonts w:asciiTheme="minorHAnsi" w:hAnsiTheme="minorHAnsi" w:cstheme="minorHAnsi"/>
                <w:color w:val="000000"/>
                <w:lang w:val="en-GB" w:eastAsia="en-GB"/>
              </w:rPr>
            </w:pPr>
            <w:ins w:id="208" w:author="Mohamed Ramadan" w:date="2019-01-14T10:25:00Z">
              <w:r>
                <w:rPr>
                  <w:rFonts w:asciiTheme="minorHAnsi" w:hAnsiTheme="minorHAnsi" w:cstheme="minorHAnsi"/>
                  <w:color w:val="000000"/>
                  <w:lang w:val="en-GB" w:eastAsia="en-GB"/>
                </w:rPr>
                <w:t>7</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7AEC1D8C"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Reviewer_1 Internal Note</w:t>
            </w:r>
          </w:p>
        </w:tc>
        <w:tc>
          <w:tcPr>
            <w:tcW w:w="3510" w:type="dxa"/>
            <w:tcBorders>
              <w:top w:val="nil"/>
              <w:left w:val="nil"/>
              <w:bottom w:val="single" w:sz="4" w:space="0" w:color="auto"/>
              <w:right w:val="single" w:sz="4" w:space="0" w:color="auto"/>
            </w:tcBorders>
            <w:shd w:val="clear" w:color="auto" w:fill="auto"/>
            <w:noWrap/>
            <w:hideMark/>
          </w:tcPr>
          <w:p w14:paraId="4F3680F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Comment</w:t>
            </w:r>
          </w:p>
        </w:tc>
        <w:tc>
          <w:tcPr>
            <w:tcW w:w="3425" w:type="dxa"/>
            <w:tcBorders>
              <w:top w:val="nil"/>
              <w:left w:val="nil"/>
              <w:bottom w:val="single" w:sz="4" w:space="0" w:color="auto"/>
              <w:right w:val="single" w:sz="4" w:space="0" w:color="auto"/>
            </w:tcBorders>
          </w:tcPr>
          <w:p w14:paraId="78FF50EF"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REVWR_1_INT_NOTE</w:t>
            </w:r>
          </w:p>
        </w:tc>
      </w:tr>
      <w:tr w:rsidR="0090406C" w:rsidRPr="00EB74FF" w14:paraId="455EC01F" w14:textId="77777777" w:rsidTr="00AE2DA9">
        <w:trPr>
          <w:trHeight w:val="255"/>
        </w:trPr>
        <w:tc>
          <w:tcPr>
            <w:tcW w:w="222" w:type="dxa"/>
            <w:tcBorders>
              <w:top w:val="nil"/>
              <w:left w:val="single" w:sz="4" w:space="0" w:color="auto"/>
              <w:bottom w:val="single" w:sz="4" w:space="0" w:color="auto"/>
              <w:right w:val="single" w:sz="4" w:space="0" w:color="auto"/>
            </w:tcBorders>
          </w:tcPr>
          <w:p w14:paraId="67EE4B87" w14:textId="3C665479" w:rsidR="0090406C" w:rsidRPr="00EB74FF" w:rsidRDefault="00417613" w:rsidP="00AE2DA9">
            <w:pPr>
              <w:spacing w:after="0"/>
              <w:rPr>
                <w:rFonts w:asciiTheme="minorHAnsi" w:hAnsiTheme="minorHAnsi" w:cstheme="minorHAnsi"/>
                <w:color w:val="000000"/>
                <w:lang w:val="en-GB" w:eastAsia="en-GB"/>
              </w:rPr>
            </w:pPr>
            <w:ins w:id="209" w:author="Mohamed Ramadan" w:date="2019-01-14T10:25:00Z">
              <w:r>
                <w:rPr>
                  <w:rFonts w:asciiTheme="minorHAnsi" w:hAnsiTheme="minorHAnsi" w:cstheme="minorHAnsi"/>
                  <w:color w:val="000000"/>
                  <w:lang w:val="en-GB" w:eastAsia="en-GB"/>
                </w:rPr>
                <w:t>8</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3BD471D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Reviewer_1 Internal Note Timestamp</w:t>
            </w:r>
          </w:p>
        </w:tc>
        <w:tc>
          <w:tcPr>
            <w:tcW w:w="3510" w:type="dxa"/>
            <w:tcBorders>
              <w:top w:val="nil"/>
              <w:left w:val="nil"/>
              <w:bottom w:val="single" w:sz="4" w:space="0" w:color="auto"/>
              <w:right w:val="single" w:sz="4" w:space="0" w:color="auto"/>
            </w:tcBorders>
            <w:shd w:val="clear" w:color="auto" w:fill="auto"/>
            <w:noWrap/>
            <w:hideMark/>
          </w:tcPr>
          <w:p w14:paraId="6020A30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Comment time</w:t>
            </w:r>
          </w:p>
        </w:tc>
        <w:tc>
          <w:tcPr>
            <w:tcW w:w="3425" w:type="dxa"/>
            <w:tcBorders>
              <w:top w:val="nil"/>
              <w:left w:val="nil"/>
              <w:bottom w:val="single" w:sz="4" w:space="0" w:color="auto"/>
              <w:right w:val="single" w:sz="4" w:space="0" w:color="auto"/>
            </w:tcBorders>
          </w:tcPr>
          <w:p w14:paraId="5F1BB795"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REVWR_1_INT_NOTE_TIME</w:t>
            </w:r>
          </w:p>
        </w:tc>
      </w:tr>
      <w:tr w:rsidR="0090406C" w:rsidRPr="00EB74FF" w14:paraId="4E1344B0" w14:textId="77777777" w:rsidTr="00AE2DA9">
        <w:trPr>
          <w:trHeight w:val="255"/>
        </w:trPr>
        <w:tc>
          <w:tcPr>
            <w:tcW w:w="222" w:type="dxa"/>
            <w:tcBorders>
              <w:top w:val="nil"/>
              <w:left w:val="single" w:sz="4" w:space="0" w:color="auto"/>
              <w:bottom w:val="single" w:sz="4" w:space="0" w:color="auto"/>
              <w:right w:val="single" w:sz="4" w:space="0" w:color="auto"/>
            </w:tcBorders>
          </w:tcPr>
          <w:p w14:paraId="5EFD3BCD" w14:textId="3CC38BA3" w:rsidR="0090406C" w:rsidRPr="00EB74FF" w:rsidRDefault="00417613" w:rsidP="00AE2DA9">
            <w:pPr>
              <w:spacing w:after="0"/>
              <w:rPr>
                <w:rFonts w:asciiTheme="minorHAnsi" w:hAnsiTheme="minorHAnsi" w:cstheme="minorHAnsi"/>
                <w:color w:val="000000"/>
                <w:lang w:val="en-GB" w:eastAsia="en-GB"/>
              </w:rPr>
            </w:pPr>
            <w:ins w:id="210" w:author="Mohamed Ramadan" w:date="2019-01-14T10:25:00Z">
              <w:r>
                <w:rPr>
                  <w:rFonts w:asciiTheme="minorHAnsi" w:hAnsiTheme="minorHAnsi" w:cstheme="minorHAnsi"/>
                  <w:color w:val="000000"/>
                  <w:lang w:val="en-GB" w:eastAsia="en-GB"/>
                </w:rPr>
                <w:lastRenderedPageBreak/>
                <w:t>9</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33EC1FCF"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Reviewer_1 </w:t>
            </w:r>
            <w:r>
              <w:rPr>
                <w:rFonts w:asciiTheme="minorHAnsi" w:hAnsiTheme="minorHAnsi" w:cstheme="minorHAnsi"/>
                <w:color w:val="000000"/>
                <w:lang w:val="en-GB" w:eastAsia="en-GB"/>
              </w:rPr>
              <w:t xml:space="preserve">to </w:t>
            </w:r>
            <w:r w:rsidRPr="00EB74FF">
              <w:rPr>
                <w:rFonts w:asciiTheme="minorHAnsi" w:hAnsiTheme="minorHAnsi" w:cstheme="minorHAnsi"/>
              </w:rPr>
              <w:t>Reviewer_2</w:t>
            </w:r>
          </w:p>
        </w:tc>
        <w:tc>
          <w:tcPr>
            <w:tcW w:w="3510" w:type="dxa"/>
            <w:tcBorders>
              <w:top w:val="nil"/>
              <w:left w:val="nil"/>
              <w:bottom w:val="single" w:sz="4" w:space="0" w:color="auto"/>
              <w:right w:val="single" w:sz="4" w:space="0" w:color="auto"/>
            </w:tcBorders>
            <w:shd w:val="clear" w:color="auto" w:fill="auto"/>
            <w:noWrap/>
            <w:hideMark/>
          </w:tcPr>
          <w:p w14:paraId="048D171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Reviewer_1 </w:t>
            </w:r>
            <w:r>
              <w:rPr>
                <w:rFonts w:asciiTheme="minorHAnsi" w:hAnsiTheme="minorHAnsi" w:cstheme="minorHAnsi"/>
                <w:color w:val="000000"/>
                <w:lang w:val="en-GB" w:eastAsia="en-GB"/>
              </w:rPr>
              <w:t xml:space="preserve">to </w:t>
            </w:r>
            <w:r w:rsidRPr="00EB74FF">
              <w:rPr>
                <w:rFonts w:asciiTheme="minorHAnsi" w:hAnsiTheme="minorHAnsi" w:cstheme="minorHAnsi"/>
              </w:rPr>
              <w:t>Reviewer_2</w:t>
            </w:r>
          </w:p>
        </w:tc>
        <w:tc>
          <w:tcPr>
            <w:tcW w:w="3425" w:type="dxa"/>
            <w:tcBorders>
              <w:top w:val="nil"/>
              <w:left w:val="nil"/>
              <w:bottom w:val="single" w:sz="4" w:space="0" w:color="auto"/>
              <w:right w:val="single" w:sz="4" w:space="0" w:color="auto"/>
            </w:tcBorders>
          </w:tcPr>
          <w:p w14:paraId="33BBFE30" w14:textId="77777777" w:rsidR="0090406C" w:rsidRPr="00EB74FF" w:rsidRDefault="0090406C" w:rsidP="00AE2DA9">
            <w:pPr>
              <w:spacing w:after="0"/>
              <w:rPr>
                <w:rFonts w:asciiTheme="minorHAnsi" w:hAnsiTheme="minorHAnsi" w:cstheme="minorHAnsi"/>
                <w:color w:val="000000"/>
                <w:lang w:val="en-GB" w:eastAsia="en-GB"/>
              </w:rPr>
            </w:pPr>
            <w:r w:rsidRPr="00CA34F4">
              <w:rPr>
                <w:rFonts w:asciiTheme="minorHAnsi" w:hAnsiTheme="minorHAnsi" w:cstheme="minorHAnsi"/>
                <w:color w:val="000000"/>
                <w:lang w:val="en-GB" w:eastAsia="en-GB"/>
              </w:rPr>
              <w:t>REVWR1_NOTE_TO_REVWR2</w:t>
            </w:r>
          </w:p>
        </w:tc>
      </w:tr>
      <w:tr w:rsidR="0090406C" w:rsidRPr="00EB74FF" w14:paraId="17146F75" w14:textId="77777777" w:rsidTr="00AE2DA9">
        <w:trPr>
          <w:trHeight w:val="255"/>
        </w:trPr>
        <w:tc>
          <w:tcPr>
            <w:tcW w:w="222" w:type="dxa"/>
            <w:tcBorders>
              <w:top w:val="nil"/>
              <w:left w:val="single" w:sz="4" w:space="0" w:color="auto"/>
              <w:bottom w:val="single" w:sz="4" w:space="0" w:color="auto"/>
              <w:right w:val="single" w:sz="4" w:space="0" w:color="auto"/>
            </w:tcBorders>
          </w:tcPr>
          <w:p w14:paraId="543EF831" w14:textId="4556DAC5" w:rsidR="0090406C" w:rsidRPr="00EB74FF" w:rsidRDefault="00417613" w:rsidP="00AE2DA9">
            <w:pPr>
              <w:spacing w:after="0"/>
              <w:rPr>
                <w:rFonts w:asciiTheme="minorHAnsi" w:hAnsiTheme="minorHAnsi" w:cstheme="minorHAnsi"/>
                <w:color w:val="000000"/>
                <w:lang w:val="en-GB" w:eastAsia="en-GB"/>
              </w:rPr>
            </w:pPr>
            <w:ins w:id="211" w:author="Mohamed Ramadan" w:date="2019-01-14T10:25:00Z">
              <w:r>
                <w:rPr>
                  <w:rFonts w:asciiTheme="minorHAnsi" w:hAnsiTheme="minorHAnsi" w:cstheme="minorHAnsi"/>
                  <w:color w:val="000000"/>
                  <w:lang w:val="en-GB" w:eastAsia="en-GB"/>
                </w:rPr>
                <w:t>10</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0EC44AFE"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Reviewer_1 </w:t>
            </w:r>
            <w:r>
              <w:rPr>
                <w:rFonts w:asciiTheme="minorHAnsi" w:hAnsiTheme="minorHAnsi" w:cstheme="minorHAnsi"/>
                <w:color w:val="000000"/>
                <w:lang w:val="en-GB" w:eastAsia="en-GB"/>
              </w:rPr>
              <w:t xml:space="preserve">to </w:t>
            </w:r>
            <w:r w:rsidRPr="00EB74FF">
              <w:rPr>
                <w:rFonts w:asciiTheme="minorHAnsi" w:hAnsiTheme="minorHAnsi" w:cstheme="minorHAnsi"/>
              </w:rPr>
              <w:t>Reviewer_2</w:t>
            </w:r>
            <w:r>
              <w:rPr>
                <w:rFonts w:asciiTheme="minorHAnsi" w:hAnsiTheme="minorHAnsi" w:cstheme="minorHAnsi"/>
              </w:rPr>
              <w:t xml:space="preserve"> </w:t>
            </w:r>
            <w:r w:rsidRPr="00EB74FF">
              <w:rPr>
                <w:rFonts w:asciiTheme="minorHAnsi" w:hAnsiTheme="minorHAnsi" w:cstheme="minorHAnsi"/>
                <w:color w:val="000000"/>
                <w:lang w:val="en-GB" w:eastAsia="en-GB"/>
              </w:rPr>
              <w:t>Timestamp</w:t>
            </w:r>
          </w:p>
        </w:tc>
        <w:tc>
          <w:tcPr>
            <w:tcW w:w="3510" w:type="dxa"/>
            <w:tcBorders>
              <w:top w:val="nil"/>
              <w:left w:val="nil"/>
              <w:bottom w:val="single" w:sz="4" w:space="0" w:color="auto"/>
              <w:right w:val="single" w:sz="4" w:space="0" w:color="auto"/>
            </w:tcBorders>
            <w:shd w:val="clear" w:color="auto" w:fill="auto"/>
            <w:noWrap/>
            <w:hideMark/>
          </w:tcPr>
          <w:p w14:paraId="1B7DA7E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Reviewer_1 </w:t>
            </w:r>
            <w:r>
              <w:rPr>
                <w:rFonts w:asciiTheme="minorHAnsi" w:hAnsiTheme="minorHAnsi" w:cstheme="minorHAnsi"/>
                <w:color w:val="000000"/>
                <w:lang w:val="en-GB" w:eastAsia="en-GB"/>
              </w:rPr>
              <w:t xml:space="preserve">to </w:t>
            </w:r>
            <w:r w:rsidRPr="00EB74FF">
              <w:rPr>
                <w:rFonts w:asciiTheme="minorHAnsi" w:hAnsiTheme="minorHAnsi" w:cstheme="minorHAnsi"/>
              </w:rPr>
              <w:t>Reviewer_2</w:t>
            </w:r>
            <w:r>
              <w:rPr>
                <w:rFonts w:asciiTheme="minorHAnsi" w:hAnsiTheme="minorHAnsi" w:cstheme="minorHAnsi"/>
              </w:rPr>
              <w:t xml:space="preserve"> </w:t>
            </w:r>
            <w:r w:rsidRPr="00EB74FF">
              <w:rPr>
                <w:rFonts w:asciiTheme="minorHAnsi" w:hAnsiTheme="minorHAnsi" w:cstheme="minorHAnsi"/>
                <w:color w:val="000000"/>
                <w:lang w:val="en-GB" w:eastAsia="en-GB"/>
              </w:rPr>
              <w:t>Timestamp</w:t>
            </w:r>
          </w:p>
        </w:tc>
        <w:tc>
          <w:tcPr>
            <w:tcW w:w="3425" w:type="dxa"/>
            <w:tcBorders>
              <w:top w:val="nil"/>
              <w:left w:val="nil"/>
              <w:bottom w:val="single" w:sz="4" w:space="0" w:color="auto"/>
              <w:right w:val="single" w:sz="4" w:space="0" w:color="auto"/>
            </w:tcBorders>
          </w:tcPr>
          <w:p w14:paraId="3E9FE4AC" w14:textId="77777777" w:rsidR="0090406C" w:rsidRPr="00EB74FF" w:rsidRDefault="0090406C" w:rsidP="00AE2DA9">
            <w:pPr>
              <w:spacing w:after="0"/>
              <w:rPr>
                <w:rFonts w:asciiTheme="minorHAnsi" w:hAnsiTheme="minorHAnsi" w:cstheme="minorHAnsi"/>
                <w:color w:val="000000"/>
                <w:lang w:val="en-GB" w:eastAsia="en-GB"/>
              </w:rPr>
            </w:pPr>
            <w:r w:rsidRPr="00CA34F4">
              <w:rPr>
                <w:rFonts w:asciiTheme="minorHAnsi" w:hAnsiTheme="minorHAnsi" w:cstheme="minorHAnsi"/>
                <w:color w:val="000000"/>
                <w:lang w:val="en-GB" w:eastAsia="en-GB"/>
              </w:rPr>
              <w:t>REVWR1_NOTE_TO_REVWR2_TIME</w:t>
            </w:r>
          </w:p>
        </w:tc>
      </w:tr>
      <w:tr w:rsidR="0090406C" w:rsidRPr="00EB74FF" w14:paraId="022E7CCD" w14:textId="77777777" w:rsidTr="00AE2DA9">
        <w:trPr>
          <w:trHeight w:val="255"/>
        </w:trPr>
        <w:tc>
          <w:tcPr>
            <w:tcW w:w="222" w:type="dxa"/>
            <w:tcBorders>
              <w:top w:val="nil"/>
              <w:left w:val="single" w:sz="4" w:space="0" w:color="auto"/>
              <w:bottom w:val="single" w:sz="4" w:space="0" w:color="auto"/>
              <w:right w:val="single" w:sz="4" w:space="0" w:color="auto"/>
            </w:tcBorders>
          </w:tcPr>
          <w:p w14:paraId="06048E3C" w14:textId="7B1FA48B" w:rsidR="0090406C" w:rsidRPr="00EB74FF" w:rsidRDefault="00417613" w:rsidP="00AE2DA9">
            <w:pPr>
              <w:spacing w:after="0"/>
              <w:rPr>
                <w:rFonts w:asciiTheme="minorHAnsi" w:hAnsiTheme="minorHAnsi" w:cstheme="minorHAnsi"/>
                <w:color w:val="000000"/>
                <w:lang w:val="en-GB" w:eastAsia="en-GB"/>
              </w:rPr>
            </w:pPr>
            <w:ins w:id="212" w:author="Mohamed Ramadan" w:date="2019-01-14T10:25:00Z">
              <w:r>
                <w:rPr>
                  <w:rFonts w:asciiTheme="minorHAnsi" w:hAnsiTheme="minorHAnsi" w:cstheme="minorHAnsi"/>
                  <w:color w:val="000000"/>
                  <w:lang w:val="en-GB" w:eastAsia="en-GB"/>
                </w:rPr>
                <w:t>11</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77D14625"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Reviewer_1 Rejection Note</w:t>
            </w:r>
          </w:p>
        </w:tc>
        <w:tc>
          <w:tcPr>
            <w:tcW w:w="3510" w:type="dxa"/>
            <w:tcBorders>
              <w:top w:val="nil"/>
              <w:left w:val="nil"/>
              <w:bottom w:val="single" w:sz="4" w:space="0" w:color="auto"/>
              <w:right w:val="single" w:sz="4" w:space="0" w:color="auto"/>
            </w:tcBorders>
            <w:shd w:val="clear" w:color="auto" w:fill="auto"/>
            <w:noWrap/>
            <w:hideMark/>
          </w:tcPr>
          <w:p w14:paraId="327CFC0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Rejection Comment</w:t>
            </w:r>
          </w:p>
        </w:tc>
        <w:tc>
          <w:tcPr>
            <w:tcW w:w="3425" w:type="dxa"/>
            <w:tcBorders>
              <w:top w:val="nil"/>
              <w:left w:val="nil"/>
              <w:bottom w:val="single" w:sz="4" w:space="0" w:color="auto"/>
              <w:right w:val="single" w:sz="4" w:space="0" w:color="auto"/>
            </w:tcBorders>
          </w:tcPr>
          <w:p w14:paraId="7FDDFC8C"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REVWR_1_REJCT_NOTE</w:t>
            </w:r>
          </w:p>
        </w:tc>
      </w:tr>
      <w:tr w:rsidR="0090406C" w:rsidRPr="00EB74FF" w14:paraId="77779BCE" w14:textId="77777777" w:rsidTr="00AE2DA9">
        <w:trPr>
          <w:trHeight w:val="255"/>
        </w:trPr>
        <w:tc>
          <w:tcPr>
            <w:tcW w:w="222" w:type="dxa"/>
            <w:tcBorders>
              <w:top w:val="nil"/>
              <w:left w:val="single" w:sz="4" w:space="0" w:color="auto"/>
              <w:bottom w:val="single" w:sz="4" w:space="0" w:color="auto"/>
              <w:right w:val="single" w:sz="4" w:space="0" w:color="auto"/>
            </w:tcBorders>
          </w:tcPr>
          <w:p w14:paraId="4C76745A" w14:textId="441417C7" w:rsidR="0090406C" w:rsidRPr="00EB74FF" w:rsidRDefault="00417613" w:rsidP="00AE2DA9">
            <w:pPr>
              <w:spacing w:after="0"/>
              <w:rPr>
                <w:rFonts w:asciiTheme="minorHAnsi" w:hAnsiTheme="minorHAnsi" w:cstheme="minorHAnsi"/>
                <w:color w:val="000000"/>
                <w:lang w:val="en-GB" w:eastAsia="en-GB"/>
              </w:rPr>
            </w:pPr>
            <w:ins w:id="213" w:author="Mohamed Ramadan" w:date="2019-01-14T10:25:00Z">
              <w:r>
                <w:rPr>
                  <w:rFonts w:asciiTheme="minorHAnsi" w:hAnsiTheme="minorHAnsi" w:cstheme="minorHAnsi"/>
                  <w:color w:val="000000"/>
                  <w:lang w:val="en-GB" w:eastAsia="en-GB"/>
                </w:rPr>
                <w:t>12</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775A7D28"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Reviewer_1 Rejection Note Timestamp</w:t>
            </w:r>
          </w:p>
        </w:tc>
        <w:tc>
          <w:tcPr>
            <w:tcW w:w="3510" w:type="dxa"/>
            <w:tcBorders>
              <w:top w:val="nil"/>
              <w:left w:val="nil"/>
              <w:bottom w:val="single" w:sz="4" w:space="0" w:color="auto"/>
              <w:right w:val="single" w:sz="4" w:space="0" w:color="auto"/>
            </w:tcBorders>
            <w:shd w:val="clear" w:color="auto" w:fill="auto"/>
            <w:noWrap/>
            <w:hideMark/>
          </w:tcPr>
          <w:p w14:paraId="65805DEA"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Reviewer_1 Rejection Comment time</w:t>
            </w:r>
          </w:p>
        </w:tc>
        <w:tc>
          <w:tcPr>
            <w:tcW w:w="3425" w:type="dxa"/>
            <w:tcBorders>
              <w:top w:val="nil"/>
              <w:left w:val="nil"/>
              <w:bottom w:val="single" w:sz="4" w:space="0" w:color="auto"/>
              <w:right w:val="single" w:sz="4" w:space="0" w:color="auto"/>
            </w:tcBorders>
          </w:tcPr>
          <w:p w14:paraId="089FD9EA"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REVWR_1_REJCT_NOTE_TIME</w:t>
            </w:r>
          </w:p>
        </w:tc>
      </w:tr>
      <w:tr w:rsidR="0090406C" w:rsidRPr="00EB74FF" w14:paraId="61C2871A" w14:textId="77777777" w:rsidTr="00AE2DA9">
        <w:trPr>
          <w:trHeight w:val="255"/>
        </w:trPr>
        <w:tc>
          <w:tcPr>
            <w:tcW w:w="222" w:type="dxa"/>
            <w:tcBorders>
              <w:top w:val="nil"/>
              <w:left w:val="single" w:sz="4" w:space="0" w:color="auto"/>
              <w:bottom w:val="single" w:sz="4" w:space="0" w:color="auto"/>
              <w:right w:val="single" w:sz="4" w:space="0" w:color="auto"/>
            </w:tcBorders>
          </w:tcPr>
          <w:p w14:paraId="42A117B6" w14:textId="41F2487B" w:rsidR="0090406C" w:rsidRPr="00EB74FF" w:rsidRDefault="00417613" w:rsidP="00AE2DA9">
            <w:pPr>
              <w:spacing w:after="0"/>
              <w:rPr>
                <w:rFonts w:asciiTheme="minorHAnsi" w:hAnsiTheme="minorHAnsi" w:cstheme="minorHAnsi"/>
                <w:color w:val="000000"/>
                <w:lang w:val="en-GB" w:eastAsia="en-GB"/>
              </w:rPr>
            </w:pPr>
            <w:ins w:id="214" w:author="Mohamed Ramadan" w:date="2019-01-14T10:25:00Z">
              <w:r>
                <w:rPr>
                  <w:rFonts w:asciiTheme="minorHAnsi" w:hAnsiTheme="minorHAnsi" w:cstheme="minorHAnsi"/>
                  <w:color w:val="000000"/>
                  <w:lang w:val="en-GB" w:eastAsia="en-GB"/>
                </w:rPr>
                <w:t>13</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39176DE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Reviewer_2 Internal Note</w:t>
            </w:r>
          </w:p>
        </w:tc>
        <w:tc>
          <w:tcPr>
            <w:tcW w:w="3510" w:type="dxa"/>
            <w:tcBorders>
              <w:top w:val="nil"/>
              <w:left w:val="nil"/>
              <w:bottom w:val="single" w:sz="4" w:space="0" w:color="auto"/>
              <w:right w:val="single" w:sz="4" w:space="0" w:color="auto"/>
            </w:tcBorders>
            <w:shd w:val="clear" w:color="auto" w:fill="auto"/>
            <w:noWrap/>
            <w:hideMark/>
          </w:tcPr>
          <w:p w14:paraId="52E0B12D"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Reviewer_2 Comment</w:t>
            </w:r>
          </w:p>
        </w:tc>
        <w:tc>
          <w:tcPr>
            <w:tcW w:w="3425" w:type="dxa"/>
            <w:tcBorders>
              <w:top w:val="nil"/>
              <w:left w:val="nil"/>
              <w:bottom w:val="single" w:sz="4" w:space="0" w:color="auto"/>
              <w:right w:val="single" w:sz="4" w:space="0" w:color="auto"/>
            </w:tcBorders>
          </w:tcPr>
          <w:p w14:paraId="10F9FF44"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REVWR_2_INT_NOTE</w:t>
            </w:r>
          </w:p>
        </w:tc>
      </w:tr>
      <w:tr w:rsidR="0090406C" w:rsidRPr="00EB74FF" w14:paraId="00969FB0" w14:textId="77777777" w:rsidTr="00AE2DA9">
        <w:trPr>
          <w:trHeight w:val="255"/>
        </w:trPr>
        <w:tc>
          <w:tcPr>
            <w:tcW w:w="222" w:type="dxa"/>
            <w:tcBorders>
              <w:top w:val="nil"/>
              <w:left w:val="single" w:sz="4" w:space="0" w:color="auto"/>
              <w:bottom w:val="single" w:sz="4" w:space="0" w:color="auto"/>
              <w:right w:val="single" w:sz="4" w:space="0" w:color="auto"/>
            </w:tcBorders>
          </w:tcPr>
          <w:p w14:paraId="7EC5E182" w14:textId="761552EE" w:rsidR="0090406C" w:rsidRPr="00EB74FF" w:rsidRDefault="00417613" w:rsidP="00AE2DA9">
            <w:pPr>
              <w:spacing w:after="0"/>
              <w:rPr>
                <w:rFonts w:asciiTheme="minorHAnsi" w:hAnsiTheme="minorHAnsi" w:cstheme="minorHAnsi"/>
                <w:color w:val="000000"/>
                <w:lang w:val="en-GB" w:eastAsia="en-GB"/>
              </w:rPr>
            </w:pPr>
            <w:ins w:id="215" w:author="Mohamed Ramadan" w:date="2019-01-14T10:25:00Z">
              <w:r>
                <w:rPr>
                  <w:rFonts w:asciiTheme="minorHAnsi" w:hAnsiTheme="minorHAnsi" w:cstheme="minorHAnsi"/>
                  <w:color w:val="000000"/>
                  <w:lang w:val="en-GB" w:eastAsia="en-GB"/>
                </w:rPr>
                <w:t>14</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08693C1B"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Reviewer_2 Internal Note Timestamp</w:t>
            </w:r>
          </w:p>
        </w:tc>
        <w:tc>
          <w:tcPr>
            <w:tcW w:w="3510" w:type="dxa"/>
            <w:tcBorders>
              <w:top w:val="nil"/>
              <w:left w:val="nil"/>
              <w:bottom w:val="single" w:sz="4" w:space="0" w:color="auto"/>
              <w:right w:val="single" w:sz="4" w:space="0" w:color="auto"/>
            </w:tcBorders>
            <w:shd w:val="clear" w:color="auto" w:fill="auto"/>
            <w:noWrap/>
            <w:hideMark/>
          </w:tcPr>
          <w:p w14:paraId="48337F4C"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Reviewer_2 Comment time</w:t>
            </w:r>
          </w:p>
        </w:tc>
        <w:tc>
          <w:tcPr>
            <w:tcW w:w="3425" w:type="dxa"/>
            <w:tcBorders>
              <w:top w:val="nil"/>
              <w:left w:val="nil"/>
              <w:bottom w:val="single" w:sz="4" w:space="0" w:color="auto"/>
              <w:right w:val="single" w:sz="4" w:space="0" w:color="auto"/>
            </w:tcBorders>
          </w:tcPr>
          <w:p w14:paraId="7AA755E1"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REVWR_2_INT_NOTE_TIME</w:t>
            </w:r>
          </w:p>
        </w:tc>
      </w:tr>
      <w:tr w:rsidR="0090406C" w:rsidRPr="00EB74FF" w14:paraId="3FB36352" w14:textId="77777777" w:rsidTr="00AE2DA9">
        <w:trPr>
          <w:trHeight w:val="255"/>
        </w:trPr>
        <w:tc>
          <w:tcPr>
            <w:tcW w:w="222" w:type="dxa"/>
            <w:tcBorders>
              <w:top w:val="nil"/>
              <w:left w:val="single" w:sz="4" w:space="0" w:color="auto"/>
              <w:bottom w:val="single" w:sz="4" w:space="0" w:color="auto"/>
              <w:right w:val="single" w:sz="4" w:space="0" w:color="auto"/>
            </w:tcBorders>
          </w:tcPr>
          <w:p w14:paraId="2D78DBA9" w14:textId="55C7E168" w:rsidR="0090406C" w:rsidRPr="00EB74FF" w:rsidRDefault="00417613" w:rsidP="00AE2DA9">
            <w:pPr>
              <w:spacing w:after="0"/>
              <w:rPr>
                <w:rFonts w:asciiTheme="minorHAnsi" w:hAnsiTheme="minorHAnsi" w:cstheme="minorHAnsi"/>
                <w:color w:val="000000"/>
                <w:lang w:val="en-GB" w:eastAsia="en-GB"/>
              </w:rPr>
            </w:pPr>
            <w:ins w:id="216" w:author="Mohamed Ramadan" w:date="2019-01-14T10:25:00Z">
              <w:r>
                <w:rPr>
                  <w:rFonts w:asciiTheme="minorHAnsi" w:hAnsiTheme="minorHAnsi" w:cstheme="minorHAnsi"/>
                  <w:color w:val="000000"/>
                  <w:lang w:val="en-GB" w:eastAsia="en-GB"/>
                </w:rPr>
                <w:t>15</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108FA922"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Reviewer_2 Rejection Note</w:t>
            </w:r>
          </w:p>
        </w:tc>
        <w:tc>
          <w:tcPr>
            <w:tcW w:w="3510" w:type="dxa"/>
            <w:tcBorders>
              <w:top w:val="nil"/>
              <w:left w:val="nil"/>
              <w:bottom w:val="single" w:sz="4" w:space="0" w:color="auto"/>
              <w:right w:val="single" w:sz="4" w:space="0" w:color="auto"/>
            </w:tcBorders>
            <w:shd w:val="clear" w:color="auto" w:fill="auto"/>
            <w:noWrap/>
            <w:hideMark/>
          </w:tcPr>
          <w:p w14:paraId="725827F2"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Reviewer_2 Rejection Comment</w:t>
            </w:r>
          </w:p>
        </w:tc>
        <w:tc>
          <w:tcPr>
            <w:tcW w:w="3425" w:type="dxa"/>
            <w:tcBorders>
              <w:top w:val="nil"/>
              <w:left w:val="nil"/>
              <w:bottom w:val="single" w:sz="4" w:space="0" w:color="auto"/>
              <w:right w:val="single" w:sz="4" w:space="0" w:color="auto"/>
            </w:tcBorders>
          </w:tcPr>
          <w:p w14:paraId="3B016603"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REVWR_2_REJCT_NOTE</w:t>
            </w:r>
          </w:p>
        </w:tc>
      </w:tr>
      <w:tr w:rsidR="0090406C" w:rsidRPr="00EB74FF" w14:paraId="75AF3F3F" w14:textId="77777777" w:rsidTr="00AE2DA9">
        <w:trPr>
          <w:trHeight w:val="255"/>
        </w:trPr>
        <w:tc>
          <w:tcPr>
            <w:tcW w:w="222" w:type="dxa"/>
            <w:tcBorders>
              <w:top w:val="nil"/>
              <w:left w:val="single" w:sz="4" w:space="0" w:color="auto"/>
              <w:bottom w:val="single" w:sz="4" w:space="0" w:color="auto"/>
              <w:right w:val="single" w:sz="4" w:space="0" w:color="auto"/>
            </w:tcBorders>
          </w:tcPr>
          <w:p w14:paraId="5FF61FA6" w14:textId="7689C6BC" w:rsidR="0090406C" w:rsidRPr="00EB74FF" w:rsidRDefault="00417613" w:rsidP="00AE2DA9">
            <w:pPr>
              <w:spacing w:after="0"/>
              <w:rPr>
                <w:rFonts w:asciiTheme="minorHAnsi" w:hAnsiTheme="minorHAnsi" w:cstheme="minorHAnsi"/>
                <w:color w:val="000000"/>
                <w:lang w:val="en-GB" w:eastAsia="en-GB"/>
              </w:rPr>
            </w:pPr>
            <w:ins w:id="217" w:author="Mohamed Ramadan" w:date="2019-01-14T10:25:00Z">
              <w:r>
                <w:rPr>
                  <w:rFonts w:asciiTheme="minorHAnsi" w:hAnsiTheme="minorHAnsi" w:cstheme="minorHAnsi"/>
                  <w:color w:val="000000"/>
                  <w:lang w:val="en-GB" w:eastAsia="en-GB"/>
                </w:rPr>
                <w:t>16</w:t>
              </w:r>
            </w:ins>
          </w:p>
        </w:tc>
        <w:tc>
          <w:tcPr>
            <w:tcW w:w="2833" w:type="dxa"/>
            <w:tcBorders>
              <w:top w:val="nil"/>
              <w:left w:val="single" w:sz="4" w:space="0" w:color="auto"/>
              <w:bottom w:val="single" w:sz="4" w:space="0" w:color="auto"/>
              <w:right w:val="single" w:sz="4" w:space="0" w:color="auto"/>
            </w:tcBorders>
            <w:shd w:val="clear" w:color="auto" w:fill="auto"/>
            <w:noWrap/>
            <w:hideMark/>
          </w:tcPr>
          <w:p w14:paraId="0028FB80"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Reviewer_2 Rejection Note Timestamp</w:t>
            </w:r>
          </w:p>
        </w:tc>
        <w:tc>
          <w:tcPr>
            <w:tcW w:w="3510" w:type="dxa"/>
            <w:tcBorders>
              <w:top w:val="nil"/>
              <w:left w:val="nil"/>
              <w:bottom w:val="single" w:sz="4" w:space="0" w:color="auto"/>
              <w:right w:val="single" w:sz="4" w:space="0" w:color="auto"/>
            </w:tcBorders>
            <w:shd w:val="clear" w:color="auto" w:fill="auto"/>
            <w:noWrap/>
            <w:hideMark/>
          </w:tcPr>
          <w:p w14:paraId="3F4508F5" w14:textId="77777777" w:rsidR="0090406C" w:rsidRPr="00EB74FF" w:rsidRDefault="0090406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Reviewer_2 Rejection Comment time</w:t>
            </w:r>
          </w:p>
        </w:tc>
        <w:tc>
          <w:tcPr>
            <w:tcW w:w="3425" w:type="dxa"/>
            <w:tcBorders>
              <w:top w:val="nil"/>
              <w:left w:val="nil"/>
              <w:bottom w:val="single" w:sz="4" w:space="0" w:color="auto"/>
              <w:right w:val="single" w:sz="4" w:space="0" w:color="auto"/>
            </w:tcBorders>
          </w:tcPr>
          <w:p w14:paraId="56758655" w14:textId="77777777" w:rsidR="0090406C" w:rsidRPr="00EB74FF" w:rsidRDefault="0090406C" w:rsidP="00AE2DA9">
            <w:pPr>
              <w:spacing w:after="0"/>
              <w:rPr>
                <w:rFonts w:asciiTheme="minorHAnsi" w:hAnsiTheme="minorHAnsi" w:cstheme="minorHAnsi"/>
                <w:color w:val="000000"/>
                <w:lang w:val="en-GB" w:eastAsia="en-GB"/>
              </w:rPr>
            </w:pPr>
            <w:r w:rsidRPr="0089543C">
              <w:rPr>
                <w:rFonts w:asciiTheme="minorHAnsi" w:hAnsiTheme="minorHAnsi" w:cstheme="minorHAnsi"/>
                <w:color w:val="000000"/>
                <w:lang w:val="en-GB" w:eastAsia="en-GB"/>
              </w:rPr>
              <w:t>REVWR_2_REJCT_NOTE_TIME</w:t>
            </w:r>
          </w:p>
        </w:tc>
      </w:tr>
    </w:tbl>
    <w:p w14:paraId="5F1A41F4" w14:textId="77777777" w:rsidR="00AF0484" w:rsidRPr="00810B8C" w:rsidRDefault="00AF0484" w:rsidP="00AF0484">
      <w:pPr>
        <w:pStyle w:val="Heading3"/>
        <w:spacing w:before="360" w:after="360"/>
        <w:rPr>
          <w:b/>
          <w:bCs/>
        </w:rPr>
      </w:pPr>
      <w:bookmarkStart w:id="218" w:name="_Toc535244537"/>
      <w:r>
        <w:rPr>
          <w:b/>
          <w:bCs/>
          <w:lang w:val="en-US"/>
        </w:rPr>
        <w:t>Product joint Account</w:t>
      </w:r>
      <w:bookmarkEnd w:id="218"/>
    </w:p>
    <w:tbl>
      <w:tblPr>
        <w:tblW w:w="0" w:type="auto"/>
        <w:tblLook w:val="04A0" w:firstRow="1" w:lastRow="0" w:firstColumn="1" w:lastColumn="0" w:noHBand="0" w:noVBand="1"/>
      </w:tblPr>
      <w:tblGrid>
        <w:gridCol w:w="328"/>
        <w:gridCol w:w="3325"/>
        <w:gridCol w:w="3600"/>
        <w:gridCol w:w="2386"/>
      </w:tblGrid>
      <w:tr w:rsidR="00AF0484" w:rsidRPr="00EB74FF" w14:paraId="53144A75"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shd w:val="clear" w:color="000000" w:fill="EEECE1"/>
          </w:tcPr>
          <w:p w14:paraId="0D612767" w14:textId="77777777" w:rsidR="00AF0484" w:rsidRPr="00EB74FF" w:rsidRDefault="00AF0484" w:rsidP="00AE2DA9">
            <w:pPr>
              <w:spacing w:after="0"/>
              <w:rPr>
                <w:rFonts w:asciiTheme="minorHAnsi" w:hAnsiTheme="minorHAnsi" w:cstheme="minorHAnsi"/>
                <w:color w:val="000000"/>
                <w:lang w:val="en-GB" w:eastAsia="en-GB"/>
              </w:rPr>
            </w:pPr>
          </w:p>
        </w:tc>
        <w:tc>
          <w:tcPr>
            <w:tcW w:w="3325" w:type="dxa"/>
            <w:tcBorders>
              <w:top w:val="single" w:sz="4" w:space="0" w:color="auto"/>
              <w:left w:val="single" w:sz="4" w:space="0" w:color="auto"/>
              <w:bottom w:val="single" w:sz="4" w:space="0" w:color="auto"/>
              <w:right w:val="single" w:sz="4" w:space="0" w:color="auto"/>
            </w:tcBorders>
            <w:shd w:val="clear" w:color="000000" w:fill="EEECE1"/>
            <w:noWrap/>
            <w:hideMark/>
          </w:tcPr>
          <w:p w14:paraId="63315443" w14:textId="77777777" w:rsidR="00AF0484" w:rsidRPr="00EB74FF" w:rsidRDefault="00AF0484"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600" w:type="dxa"/>
            <w:tcBorders>
              <w:top w:val="single" w:sz="4" w:space="0" w:color="auto"/>
              <w:left w:val="nil"/>
              <w:bottom w:val="single" w:sz="4" w:space="0" w:color="auto"/>
              <w:right w:val="single" w:sz="4" w:space="0" w:color="auto"/>
            </w:tcBorders>
            <w:shd w:val="clear" w:color="000000" w:fill="EEECE1"/>
            <w:noWrap/>
            <w:hideMark/>
          </w:tcPr>
          <w:p w14:paraId="767A70DE" w14:textId="77777777" w:rsidR="00AF0484" w:rsidRPr="00EB74FF" w:rsidRDefault="00AF0484"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386" w:type="dxa"/>
            <w:tcBorders>
              <w:top w:val="single" w:sz="4" w:space="0" w:color="auto"/>
              <w:left w:val="nil"/>
              <w:bottom w:val="single" w:sz="4" w:space="0" w:color="auto"/>
              <w:right w:val="single" w:sz="4" w:space="0" w:color="auto"/>
            </w:tcBorders>
            <w:shd w:val="clear" w:color="000000" w:fill="EEECE1"/>
          </w:tcPr>
          <w:p w14:paraId="5248EF61" w14:textId="77777777" w:rsidR="00AF0484" w:rsidRPr="00EB74FF" w:rsidRDefault="00AF0484"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A85AEB" w:rsidRPr="00EB74FF" w14:paraId="6107CC12" w14:textId="77777777" w:rsidTr="00AF0484">
        <w:trPr>
          <w:trHeight w:val="255"/>
        </w:trPr>
        <w:tc>
          <w:tcPr>
            <w:tcW w:w="310" w:type="dxa"/>
            <w:tcBorders>
              <w:top w:val="nil"/>
              <w:left w:val="single" w:sz="4" w:space="0" w:color="auto"/>
              <w:bottom w:val="single" w:sz="4" w:space="0" w:color="auto"/>
              <w:right w:val="single" w:sz="4" w:space="0" w:color="auto"/>
            </w:tcBorders>
          </w:tcPr>
          <w:p w14:paraId="4C794BC3"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325" w:type="dxa"/>
            <w:tcBorders>
              <w:top w:val="nil"/>
              <w:left w:val="single" w:sz="4" w:space="0" w:color="auto"/>
              <w:bottom w:val="single" w:sz="4" w:space="0" w:color="auto"/>
              <w:right w:val="single" w:sz="4" w:space="0" w:color="auto"/>
            </w:tcBorders>
            <w:shd w:val="clear" w:color="auto" w:fill="auto"/>
            <w:noWrap/>
          </w:tcPr>
          <w:p w14:paraId="645C48D6"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Joint Accounts identifier</w:t>
            </w:r>
          </w:p>
        </w:tc>
        <w:tc>
          <w:tcPr>
            <w:tcW w:w="3600" w:type="dxa"/>
            <w:tcBorders>
              <w:top w:val="nil"/>
              <w:left w:val="nil"/>
              <w:bottom w:val="single" w:sz="4" w:space="0" w:color="auto"/>
              <w:right w:val="single" w:sz="4" w:space="0" w:color="auto"/>
            </w:tcBorders>
            <w:shd w:val="clear" w:color="auto" w:fill="auto"/>
            <w:noWrap/>
          </w:tcPr>
          <w:p w14:paraId="43632125"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2386" w:type="dxa"/>
            <w:tcBorders>
              <w:top w:val="nil"/>
              <w:left w:val="nil"/>
              <w:bottom w:val="single" w:sz="4" w:space="0" w:color="auto"/>
              <w:right w:val="single" w:sz="4" w:space="0" w:color="auto"/>
            </w:tcBorders>
          </w:tcPr>
          <w:p w14:paraId="4CFB5564" w14:textId="77777777" w:rsidR="00A85AEB" w:rsidRPr="00007779" w:rsidRDefault="00A85AEB" w:rsidP="00A85AEB">
            <w:r w:rsidRPr="00007779">
              <w:t>PRD_JNT_ACCTS_ID</w:t>
            </w:r>
          </w:p>
        </w:tc>
      </w:tr>
      <w:tr w:rsidR="00A85AEB" w:rsidRPr="00EB74FF" w14:paraId="31237F02" w14:textId="77777777" w:rsidTr="00AF0484">
        <w:trPr>
          <w:trHeight w:val="255"/>
        </w:trPr>
        <w:tc>
          <w:tcPr>
            <w:tcW w:w="310" w:type="dxa"/>
            <w:tcBorders>
              <w:top w:val="nil"/>
              <w:left w:val="single" w:sz="4" w:space="0" w:color="auto"/>
              <w:bottom w:val="single" w:sz="4" w:space="0" w:color="auto"/>
              <w:right w:val="single" w:sz="4" w:space="0" w:color="auto"/>
            </w:tcBorders>
          </w:tcPr>
          <w:p w14:paraId="032CBA37"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325" w:type="dxa"/>
            <w:tcBorders>
              <w:top w:val="nil"/>
              <w:left w:val="single" w:sz="4" w:space="0" w:color="auto"/>
              <w:bottom w:val="single" w:sz="4" w:space="0" w:color="auto"/>
              <w:right w:val="single" w:sz="4" w:space="0" w:color="auto"/>
            </w:tcBorders>
            <w:shd w:val="clear" w:color="auto" w:fill="auto"/>
            <w:noWrap/>
          </w:tcPr>
          <w:p w14:paraId="65F08421"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Product identification </w:t>
            </w:r>
          </w:p>
        </w:tc>
        <w:tc>
          <w:tcPr>
            <w:tcW w:w="3600" w:type="dxa"/>
            <w:tcBorders>
              <w:top w:val="nil"/>
              <w:left w:val="nil"/>
              <w:bottom w:val="single" w:sz="4" w:space="0" w:color="auto"/>
              <w:right w:val="single" w:sz="4" w:space="0" w:color="auto"/>
            </w:tcBorders>
            <w:shd w:val="clear" w:color="auto" w:fill="auto"/>
            <w:noWrap/>
          </w:tcPr>
          <w:p w14:paraId="5709D003"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identification</w:t>
            </w:r>
          </w:p>
        </w:tc>
        <w:tc>
          <w:tcPr>
            <w:tcW w:w="2386" w:type="dxa"/>
            <w:tcBorders>
              <w:top w:val="nil"/>
              <w:left w:val="nil"/>
              <w:bottom w:val="single" w:sz="4" w:space="0" w:color="auto"/>
              <w:right w:val="single" w:sz="4" w:space="0" w:color="auto"/>
            </w:tcBorders>
          </w:tcPr>
          <w:p w14:paraId="2E7DF4C2" w14:textId="77777777" w:rsidR="00A85AEB" w:rsidRPr="00007779" w:rsidRDefault="00A85AEB" w:rsidP="00A85AEB">
            <w:r w:rsidRPr="00007779">
              <w:t>PRD_ID</w:t>
            </w:r>
          </w:p>
        </w:tc>
      </w:tr>
      <w:tr w:rsidR="00A85AEB" w:rsidRPr="00EB74FF" w14:paraId="4D0E8C7A" w14:textId="77777777" w:rsidTr="00AF0484">
        <w:trPr>
          <w:trHeight w:val="255"/>
        </w:trPr>
        <w:tc>
          <w:tcPr>
            <w:tcW w:w="310" w:type="dxa"/>
            <w:tcBorders>
              <w:top w:val="nil"/>
              <w:left w:val="single" w:sz="4" w:space="0" w:color="auto"/>
              <w:bottom w:val="single" w:sz="4" w:space="0" w:color="auto"/>
              <w:right w:val="single" w:sz="4" w:space="0" w:color="auto"/>
            </w:tcBorders>
          </w:tcPr>
          <w:p w14:paraId="39CC42F9"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325" w:type="dxa"/>
            <w:tcBorders>
              <w:top w:val="nil"/>
              <w:left w:val="single" w:sz="4" w:space="0" w:color="auto"/>
              <w:bottom w:val="single" w:sz="4" w:space="0" w:color="auto"/>
              <w:right w:val="single" w:sz="4" w:space="0" w:color="auto"/>
            </w:tcBorders>
            <w:shd w:val="clear" w:color="auto" w:fill="auto"/>
            <w:noWrap/>
          </w:tcPr>
          <w:p w14:paraId="6C321CBA"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type</w:t>
            </w:r>
          </w:p>
        </w:tc>
        <w:tc>
          <w:tcPr>
            <w:tcW w:w="3600" w:type="dxa"/>
            <w:tcBorders>
              <w:top w:val="nil"/>
              <w:left w:val="nil"/>
              <w:bottom w:val="single" w:sz="4" w:space="0" w:color="auto"/>
              <w:right w:val="single" w:sz="4" w:space="0" w:color="auto"/>
            </w:tcBorders>
            <w:shd w:val="clear" w:color="auto" w:fill="auto"/>
            <w:noWrap/>
          </w:tcPr>
          <w:p w14:paraId="5984F658" w14:textId="74BA4248"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type</w:t>
            </w:r>
            <w:r w:rsidR="00EE6BC6">
              <w:rPr>
                <w:rFonts w:asciiTheme="minorHAnsi" w:hAnsiTheme="minorHAnsi" w:cstheme="minorHAnsi"/>
                <w:color w:val="000000"/>
                <w:lang w:val="en-GB" w:eastAsia="en-GB"/>
              </w:rPr>
              <w:t xml:space="preserve"> </w:t>
            </w:r>
            <w:ins w:id="219" w:author="Mohamed Ramadan" w:date="2019-01-14T10:04:00Z">
              <w:r w:rsidR="00EE6BC6">
                <w:rPr>
                  <w:rFonts w:asciiTheme="minorHAnsi" w:hAnsiTheme="minorHAnsi" w:cstheme="minorHAnsi"/>
                  <w:color w:val="000000"/>
                  <w:lang w:val="en-GB" w:eastAsia="en-GB"/>
                </w:rPr>
                <w:t xml:space="preserve">that value can be </w:t>
              </w:r>
            </w:ins>
            <w:ins w:id="220" w:author="Mohamed Ramadan" w:date="2019-01-14T10:05:00Z">
              <w:r w:rsidR="00EE6BC6">
                <w:rPr>
                  <w:rFonts w:asciiTheme="minorHAnsi" w:hAnsiTheme="minorHAnsi" w:cstheme="minorHAnsi"/>
                  <w:color w:val="000000"/>
                  <w:lang w:val="en-GB" w:eastAsia="en-GB"/>
                </w:rPr>
                <w:t xml:space="preserve">[GI </w:t>
              </w:r>
              <w:proofErr w:type="spellStart"/>
              <w:r w:rsidR="00EE6BC6">
                <w:rPr>
                  <w:rFonts w:asciiTheme="minorHAnsi" w:hAnsiTheme="minorHAnsi" w:cstheme="minorHAnsi"/>
                  <w:color w:val="000000"/>
                  <w:lang w:val="en-GB" w:eastAsia="en-GB"/>
                </w:rPr>
                <w:t>Acc</w:t>
              </w:r>
              <w:proofErr w:type="spellEnd"/>
              <w:r w:rsidR="00EE6BC6">
                <w:rPr>
                  <w:rFonts w:asciiTheme="minorHAnsi" w:hAnsiTheme="minorHAnsi" w:cstheme="minorHAnsi"/>
                  <w:color w:val="000000"/>
                  <w:lang w:val="en-GB" w:eastAsia="en-GB"/>
                </w:rPr>
                <w:t xml:space="preserve"> info, </w:t>
              </w:r>
              <w:proofErr w:type="spellStart"/>
              <w:r w:rsidR="00EE6BC6">
                <w:rPr>
                  <w:rFonts w:asciiTheme="minorHAnsi" w:hAnsiTheme="minorHAnsi" w:cstheme="minorHAnsi"/>
                  <w:color w:val="000000"/>
                  <w:lang w:val="en-GB" w:eastAsia="en-GB"/>
                </w:rPr>
                <w:t>Acc</w:t>
              </w:r>
              <w:proofErr w:type="spellEnd"/>
              <w:r w:rsidR="00EE6BC6">
                <w:rPr>
                  <w:rFonts w:asciiTheme="minorHAnsi" w:hAnsiTheme="minorHAnsi" w:cstheme="minorHAnsi"/>
                  <w:color w:val="000000"/>
                  <w:lang w:val="en-GB" w:eastAsia="en-GB"/>
                </w:rPr>
                <w:t xml:space="preserve"> balance, </w:t>
              </w:r>
            </w:ins>
            <w:ins w:id="221" w:author="Mohamed Ramadan" w:date="2019-01-14T10:25:00Z">
              <w:r w:rsidR="00EE6BC6">
                <w:rPr>
                  <w:rFonts w:asciiTheme="minorHAnsi" w:hAnsiTheme="minorHAnsi" w:cstheme="minorHAnsi"/>
                  <w:color w:val="000000"/>
                  <w:lang w:val="en-GB" w:eastAsia="en-GB"/>
                </w:rPr>
                <w:t>deposit,</w:t>
              </w:r>
            </w:ins>
            <w:ins w:id="222" w:author="Mohamed Ramadan" w:date="2019-01-14T10:05:00Z">
              <w:r w:rsidR="00EE6BC6">
                <w:rPr>
                  <w:rFonts w:asciiTheme="minorHAnsi" w:hAnsiTheme="minorHAnsi" w:cstheme="minorHAnsi"/>
                  <w:color w:val="000000"/>
                  <w:lang w:val="en-GB" w:eastAsia="en-GB"/>
                </w:rPr>
                <w:t xml:space="preserve"> Liability</w:t>
              </w:r>
            </w:ins>
            <w:ins w:id="223" w:author="Mohamed Ramadan" w:date="2019-01-14T10:25:00Z">
              <w:r w:rsidR="00EE6BC6">
                <w:rPr>
                  <w:rFonts w:asciiTheme="minorHAnsi" w:hAnsiTheme="minorHAnsi" w:cstheme="minorHAnsi"/>
                  <w:color w:val="000000"/>
                  <w:lang w:val="en-GB" w:eastAsia="en-GB"/>
                </w:rPr>
                <w:t>,</w:t>
              </w:r>
            </w:ins>
            <w:ins w:id="224" w:author="Mohamed Ramadan" w:date="2019-01-14T10:05:00Z">
              <w:r w:rsidR="00EE6BC6">
                <w:rPr>
                  <w:rFonts w:asciiTheme="minorHAnsi" w:hAnsiTheme="minorHAnsi" w:cstheme="minorHAnsi"/>
                  <w:color w:val="000000"/>
                  <w:lang w:val="en-GB" w:eastAsia="en-GB"/>
                </w:rPr>
                <w:t xml:space="preserve"> Block account info, </w:t>
              </w:r>
              <w:proofErr w:type="spellStart"/>
              <w:r w:rsidR="00EE6BC6">
                <w:rPr>
                  <w:rFonts w:asciiTheme="minorHAnsi" w:hAnsiTheme="minorHAnsi" w:cstheme="minorHAnsi"/>
                  <w:color w:val="000000"/>
                  <w:lang w:val="en-GB" w:eastAsia="en-GB"/>
                </w:rPr>
                <w:t>etc</w:t>
              </w:r>
              <w:proofErr w:type="spellEnd"/>
              <w:r w:rsidR="00EE6BC6">
                <w:rPr>
                  <w:rFonts w:asciiTheme="minorHAnsi" w:hAnsiTheme="minorHAnsi" w:cstheme="minorHAnsi"/>
                  <w:color w:val="000000"/>
                  <w:lang w:val="en-GB" w:eastAsia="en-GB"/>
                </w:rPr>
                <w:t>]</w:t>
              </w:r>
            </w:ins>
          </w:p>
        </w:tc>
        <w:tc>
          <w:tcPr>
            <w:tcW w:w="2386" w:type="dxa"/>
            <w:tcBorders>
              <w:top w:val="nil"/>
              <w:left w:val="nil"/>
              <w:bottom w:val="single" w:sz="4" w:space="0" w:color="auto"/>
              <w:right w:val="single" w:sz="4" w:space="0" w:color="auto"/>
            </w:tcBorders>
          </w:tcPr>
          <w:p w14:paraId="5CEB61AA" w14:textId="77777777" w:rsidR="00A85AEB" w:rsidRPr="00007779" w:rsidRDefault="00A85AEB" w:rsidP="00A85AEB">
            <w:r w:rsidRPr="00007779">
              <w:t>PRD_TYPE</w:t>
            </w:r>
          </w:p>
        </w:tc>
      </w:tr>
      <w:tr w:rsidR="00A85AEB" w:rsidRPr="00EB74FF" w14:paraId="790DCECB" w14:textId="77777777" w:rsidTr="00AF0484">
        <w:trPr>
          <w:trHeight w:val="255"/>
        </w:trPr>
        <w:tc>
          <w:tcPr>
            <w:tcW w:w="310" w:type="dxa"/>
            <w:tcBorders>
              <w:top w:val="single" w:sz="4" w:space="0" w:color="auto"/>
              <w:left w:val="single" w:sz="4" w:space="0" w:color="auto"/>
              <w:bottom w:val="single" w:sz="4" w:space="0" w:color="auto"/>
              <w:right w:val="single" w:sz="4" w:space="0" w:color="auto"/>
            </w:tcBorders>
          </w:tcPr>
          <w:p w14:paraId="422FF65E"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450B4A04"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Account number</w:t>
            </w:r>
          </w:p>
        </w:tc>
        <w:tc>
          <w:tcPr>
            <w:tcW w:w="3600" w:type="dxa"/>
            <w:tcBorders>
              <w:top w:val="single" w:sz="4" w:space="0" w:color="auto"/>
              <w:left w:val="nil"/>
              <w:bottom w:val="single" w:sz="4" w:space="0" w:color="auto"/>
              <w:right w:val="single" w:sz="4" w:space="0" w:color="auto"/>
            </w:tcBorders>
            <w:shd w:val="clear" w:color="auto" w:fill="auto"/>
            <w:noWrap/>
          </w:tcPr>
          <w:p w14:paraId="5D235B6F"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Account number</w:t>
            </w:r>
          </w:p>
        </w:tc>
        <w:tc>
          <w:tcPr>
            <w:tcW w:w="2386" w:type="dxa"/>
            <w:tcBorders>
              <w:top w:val="single" w:sz="4" w:space="0" w:color="auto"/>
              <w:left w:val="nil"/>
              <w:bottom w:val="single" w:sz="4" w:space="0" w:color="auto"/>
              <w:right w:val="single" w:sz="4" w:space="0" w:color="auto"/>
            </w:tcBorders>
          </w:tcPr>
          <w:p w14:paraId="3077A551" w14:textId="77777777" w:rsidR="00A85AEB" w:rsidRPr="00007779" w:rsidRDefault="00A85AEB" w:rsidP="00A85AEB">
            <w:r w:rsidRPr="00007779">
              <w:t>ACC_NUM</w:t>
            </w:r>
          </w:p>
        </w:tc>
      </w:tr>
      <w:tr w:rsidR="00A85AEB" w:rsidRPr="00EB74FF" w14:paraId="1F4655A9"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21C32EB2"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57E31A56" w14:textId="77777777" w:rsidR="00A85AEB" w:rsidRPr="00EB74FF" w:rsidRDefault="00A85AEB" w:rsidP="00A85AEB">
            <w:pPr>
              <w:spacing w:after="0"/>
              <w:rPr>
                <w:rFonts w:asciiTheme="minorHAnsi" w:hAnsiTheme="minorHAnsi" w:cstheme="minorHAnsi"/>
              </w:rPr>
            </w:pPr>
            <w:r>
              <w:rPr>
                <w:rFonts w:asciiTheme="minorHAnsi" w:hAnsiTheme="minorHAnsi" w:cstheme="minorHAnsi"/>
              </w:rPr>
              <w:t>Account number in IBAN format</w:t>
            </w:r>
          </w:p>
        </w:tc>
        <w:tc>
          <w:tcPr>
            <w:tcW w:w="3600" w:type="dxa"/>
            <w:tcBorders>
              <w:top w:val="single" w:sz="4" w:space="0" w:color="auto"/>
              <w:left w:val="nil"/>
              <w:bottom w:val="single" w:sz="4" w:space="0" w:color="auto"/>
              <w:right w:val="single" w:sz="4" w:space="0" w:color="auto"/>
            </w:tcBorders>
            <w:shd w:val="clear" w:color="auto" w:fill="auto"/>
            <w:noWrap/>
          </w:tcPr>
          <w:p w14:paraId="3E762D82" w14:textId="77777777" w:rsidR="00A85AEB" w:rsidRPr="00EB74FF" w:rsidRDefault="00A85AEB" w:rsidP="00A85AEB">
            <w:pPr>
              <w:spacing w:after="0"/>
              <w:rPr>
                <w:rFonts w:asciiTheme="minorHAnsi" w:hAnsiTheme="minorHAnsi" w:cstheme="minorHAnsi"/>
                <w:color w:val="000000"/>
                <w:lang w:val="en-GB" w:eastAsia="en-GB"/>
              </w:rPr>
            </w:pPr>
            <w:r>
              <w:rPr>
                <w:rFonts w:asciiTheme="minorHAnsi" w:hAnsiTheme="minorHAnsi" w:cstheme="minorHAnsi"/>
              </w:rPr>
              <w:t>Account number in IBAN format</w:t>
            </w:r>
          </w:p>
        </w:tc>
        <w:tc>
          <w:tcPr>
            <w:tcW w:w="2386" w:type="dxa"/>
            <w:tcBorders>
              <w:top w:val="single" w:sz="4" w:space="0" w:color="auto"/>
              <w:left w:val="nil"/>
              <w:bottom w:val="single" w:sz="4" w:space="0" w:color="auto"/>
              <w:right w:val="single" w:sz="4" w:space="0" w:color="auto"/>
            </w:tcBorders>
          </w:tcPr>
          <w:p w14:paraId="56BCAD04" w14:textId="77777777" w:rsidR="00A85AEB" w:rsidRDefault="00A85AEB" w:rsidP="00A85AEB">
            <w:r w:rsidRPr="00007779">
              <w:t>IBAN</w:t>
            </w:r>
          </w:p>
        </w:tc>
      </w:tr>
    </w:tbl>
    <w:p w14:paraId="6850FAC0" w14:textId="77777777" w:rsidR="00AF0484" w:rsidRPr="00810B8C" w:rsidRDefault="00AF0484" w:rsidP="00AF0484">
      <w:pPr>
        <w:pStyle w:val="Heading3"/>
        <w:spacing w:before="360" w:after="360"/>
        <w:rPr>
          <w:b/>
          <w:bCs/>
        </w:rPr>
      </w:pPr>
      <w:bookmarkStart w:id="225" w:name="_Toc535244538"/>
      <w:r>
        <w:rPr>
          <w:b/>
          <w:bCs/>
          <w:lang w:val="en-US"/>
        </w:rPr>
        <w:t>Product Shares</w:t>
      </w:r>
      <w:bookmarkEnd w:id="225"/>
    </w:p>
    <w:tbl>
      <w:tblPr>
        <w:tblW w:w="0" w:type="auto"/>
        <w:tblLook w:val="04A0" w:firstRow="1" w:lastRow="0" w:firstColumn="1" w:lastColumn="0" w:noHBand="0" w:noVBand="1"/>
        <w:tblPrChange w:id="226" w:author="Mohamed Ramadan" w:date="2019-01-14T10:03:00Z">
          <w:tblPr>
            <w:tblW w:w="0" w:type="auto"/>
            <w:tblLook w:val="04A0" w:firstRow="1" w:lastRow="0" w:firstColumn="1" w:lastColumn="0" w:noHBand="0" w:noVBand="1"/>
          </w:tblPr>
        </w:tblPrChange>
      </w:tblPr>
      <w:tblGrid>
        <w:gridCol w:w="328"/>
        <w:gridCol w:w="3325"/>
        <w:gridCol w:w="3600"/>
        <w:gridCol w:w="2386"/>
        <w:tblGridChange w:id="227">
          <w:tblGrid>
            <w:gridCol w:w="328"/>
            <w:gridCol w:w="3325"/>
            <w:gridCol w:w="3600"/>
            <w:gridCol w:w="2386"/>
          </w:tblGrid>
        </w:tblGridChange>
      </w:tblGrid>
      <w:tr w:rsidR="00AF0484" w:rsidRPr="00EB74FF" w14:paraId="57C63EE0" w14:textId="77777777" w:rsidTr="00E6029C">
        <w:trPr>
          <w:trHeight w:val="255"/>
          <w:trPrChange w:id="228" w:author="Mohamed Ramadan" w:date="2019-01-14T10:03:00Z">
            <w:trPr>
              <w:trHeight w:val="255"/>
            </w:trPr>
          </w:trPrChange>
        </w:trPr>
        <w:tc>
          <w:tcPr>
            <w:tcW w:w="328" w:type="dxa"/>
            <w:tcBorders>
              <w:top w:val="single" w:sz="4" w:space="0" w:color="auto"/>
              <w:left w:val="single" w:sz="4" w:space="0" w:color="auto"/>
              <w:bottom w:val="single" w:sz="4" w:space="0" w:color="auto"/>
              <w:right w:val="single" w:sz="4" w:space="0" w:color="auto"/>
            </w:tcBorders>
            <w:shd w:val="clear" w:color="000000" w:fill="EEECE1"/>
            <w:tcPrChange w:id="229" w:author="Mohamed Ramadan" w:date="2019-01-14T10:03:00Z">
              <w:tcPr>
                <w:tcW w:w="310" w:type="dxa"/>
                <w:tcBorders>
                  <w:top w:val="single" w:sz="4" w:space="0" w:color="auto"/>
                  <w:left w:val="single" w:sz="4" w:space="0" w:color="auto"/>
                  <w:bottom w:val="single" w:sz="4" w:space="0" w:color="auto"/>
                  <w:right w:val="single" w:sz="4" w:space="0" w:color="auto"/>
                </w:tcBorders>
                <w:shd w:val="clear" w:color="000000" w:fill="EEECE1"/>
              </w:tcPr>
            </w:tcPrChange>
          </w:tcPr>
          <w:p w14:paraId="05B08719" w14:textId="77777777" w:rsidR="00AF0484" w:rsidRPr="00EB74FF" w:rsidRDefault="00AF0484" w:rsidP="00AE2DA9">
            <w:pPr>
              <w:spacing w:after="0"/>
              <w:rPr>
                <w:rFonts w:asciiTheme="minorHAnsi" w:hAnsiTheme="minorHAnsi" w:cstheme="minorHAnsi"/>
                <w:color w:val="000000"/>
                <w:lang w:val="en-GB" w:eastAsia="en-GB"/>
              </w:rPr>
            </w:pPr>
          </w:p>
        </w:tc>
        <w:tc>
          <w:tcPr>
            <w:tcW w:w="3325" w:type="dxa"/>
            <w:tcBorders>
              <w:top w:val="single" w:sz="4" w:space="0" w:color="auto"/>
              <w:left w:val="single" w:sz="4" w:space="0" w:color="auto"/>
              <w:bottom w:val="single" w:sz="4" w:space="0" w:color="auto"/>
              <w:right w:val="single" w:sz="4" w:space="0" w:color="auto"/>
            </w:tcBorders>
            <w:shd w:val="clear" w:color="000000" w:fill="EEECE1"/>
            <w:noWrap/>
            <w:hideMark/>
            <w:tcPrChange w:id="230" w:author="Mohamed Ramadan" w:date="2019-01-14T10:03:00Z">
              <w:tcPr>
                <w:tcW w:w="3325" w:type="dxa"/>
                <w:tcBorders>
                  <w:top w:val="single" w:sz="4" w:space="0" w:color="auto"/>
                  <w:left w:val="single" w:sz="4" w:space="0" w:color="auto"/>
                  <w:bottom w:val="single" w:sz="4" w:space="0" w:color="auto"/>
                  <w:right w:val="single" w:sz="4" w:space="0" w:color="auto"/>
                </w:tcBorders>
                <w:shd w:val="clear" w:color="000000" w:fill="EEECE1"/>
                <w:noWrap/>
                <w:hideMark/>
              </w:tcPr>
            </w:tcPrChange>
          </w:tcPr>
          <w:p w14:paraId="603B7A69" w14:textId="77777777" w:rsidR="00AF0484" w:rsidRPr="00EB74FF" w:rsidRDefault="00AF0484"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600" w:type="dxa"/>
            <w:tcBorders>
              <w:top w:val="single" w:sz="4" w:space="0" w:color="auto"/>
              <w:left w:val="nil"/>
              <w:bottom w:val="single" w:sz="4" w:space="0" w:color="auto"/>
              <w:right w:val="single" w:sz="4" w:space="0" w:color="auto"/>
            </w:tcBorders>
            <w:shd w:val="clear" w:color="000000" w:fill="EEECE1"/>
            <w:noWrap/>
            <w:hideMark/>
            <w:tcPrChange w:id="231" w:author="Mohamed Ramadan" w:date="2019-01-14T10:03:00Z">
              <w:tcPr>
                <w:tcW w:w="3600" w:type="dxa"/>
                <w:tcBorders>
                  <w:top w:val="single" w:sz="4" w:space="0" w:color="auto"/>
                  <w:left w:val="nil"/>
                  <w:bottom w:val="single" w:sz="4" w:space="0" w:color="auto"/>
                  <w:right w:val="single" w:sz="4" w:space="0" w:color="auto"/>
                </w:tcBorders>
                <w:shd w:val="clear" w:color="000000" w:fill="EEECE1"/>
                <w:noWrap/>
                <w:hideMark/>
              </w:tcPr>
            </w:tcPrChange>
          </w:tcPr>
          <w:p w14:paraId="64D3EE0D" w14:textId="77777777" w:rsidR="00AF0484" w:rsidRPr="00EB74FF" w:rsidRDefault="00AF0484"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386" w:type="dxa"/>
            <w:tcBorders>
              <w:top w:val="single" w:sz="4" w:space="0" w:color="auto"/>
              <w:left w:val="nil"/>
              <w:bottom w:val="single" w:sz="4" w:space="0" w:color="auto"/>
              <w:right w:val="single" w:sz="4" w:space="0" w:color="auto"/>
            </w:tcBorders>
            <w:shd w:val="clear" w:color="000000" w:fill="EEECE1"/>
            <w:tcPrChange w:id="232" w:author="Mohamed Ramadan" w:date="2019-01-14T10:03:00Z">
              <w:tcPr>
                <w:tcW w:w="2386" w:type="dxa"/>
                <w:tcBorders>
                  <w:top w:val="single" w:sz="4" w:space="0" w:color="auto"/>
                  <w:left w:val="nil"/>
                  <w:bottom w:val="single" w:sz="4" w:space="0" w:color="auto"/>
                  <w:right w:val="single" w:sz="4" w:space="0" w:color="auto"/>
                </w:tcBorders>
                <w:shd w:val="clear" w:color="000000" w:fill="EEECE1"/>
              </w:tcPr>
            </w:tcPrChange>
          </w:tcPr>
          <w:p w14:paraId="316055BF" w14:textId="77777777" w:rsidR="00AF0484" w:rsidRPr="00EB74FF" w:rsidRDefault="00AF0484"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AA725E" w:rsidRPr="00EB74FF" w14:paraId="1DDEAFDA" w14:textId="77777777" w:rsidTr="00E6029C">
        <w:trPr>
          <w:trHeight w:val="255"/>
          <w:trPrChange w:id="233" w:author="Mohamed Ramadan" w:date="2019-01-14T10:03:00Z">
            <w:trPr>
              <w:trHeight w:val="255"/>
            </w:trPr>
          </w:trPrChange>
        </w:trPr>
        <w:tc>
          <w:tcPr>
            <w:tcW w:w="328" w:type="dxa"/>
            <w:tcBorders>
              <w:top w:val="nil"/>
              <w:left w:val="single" w:sz="4" w:space="0" w:color="auto"/>
              <w:bottom w:val="single" w:sz="4" w:space="0" w:color="auto"/>
              <w:right w:val="single" w:sz="4" w:space="0" w:color="auto"/>
            </w:tcBorders>
            <w:tcPrChange w:id="234" w:author="Mohamed Ramadan" w:date="2019-01-14T10:03:00Z">
              <w:tcPr>
                <w:tcW w:w="310" w:type="dxa"/>
                <w:tcBorders>
                  <w:top w:val="nil"/>
                  <w:left w:val="single" w:sz="4" w:space="0" w:color="auto"/>
                  <w:bottom w:val="single" w:sz="4" w:space="0" w:color="auto"/>
                  <w:right w:val="single" w:sz="4" w:space="0" w:color="auto"/>
                </w:tcBorders>
              </w:tcPr>
            </w:tcPrChange>
          </w:tcPr>
          <w:p w14:paraId="6B6703F2" w14:textId="77777777" w:rsidR="00AA725E" w:rsidRPr="00EB74FF" w:rsidRDefault="00AA725E"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325" w:type="dxa"/>
            <w:tcBorders>
              <w:top w:val="nil"/>
              <w:left w:val="single" w:sz="4" w:space="0" w:color="auto"/>
              <w:bottom w:val="single" w:sz="4" w:space="0" w:color="auto"/>
              <w:right w:val="single" w:sz="4" w:space="0" w:color="auto"/>
            </w:tcBorders>
            <w:shd w:val="clear" w:color="auto" w:fill="auto"/>
            <w:noWrap/>
            <w:tcPrChange w:id="235" w:author="Mohamed Ramadan" w:date="2019-01-14T10:03:00Z">
              <w:tcPr>
                <w:tcW w:w="3325" w:type="dxa"/>
                <w:tcBorders>
                  <w:top w:val="nil"/>
                  <w:left w:val="single" w:sz="4" w:space="0" w:color="auto"/>
                  <w:bottom w:val="single" w:sz="4" w:space="0" w:color="auto"/>
                  <w:right w:val="single" w:sz="4" w:space="0" w:color="auto"/>
                </w:tcBorders>
                <w:shd w:val="clear" w:color="auto" w:fill="auto"/>
                <w:noWrap/>
              </w:tcPr>
            </w:tcPrChange>
          </w:tcPr>
          <w:p w14:paraId="6A0F3C52" w14:textId="77777777" w:rsidR="00AA725E" w:rsidRPr="00EB74FF" w:rsidRDefault="00AA725E"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shares identification</w:t>
            </w:r>
          </w:p>
        </w:tc>
        <w:tc>
          <w:tcPr>
            <w:tcW w:w="3600" w:type="dxa"/>
            <w:tcBorders>
              <w:top w:val="nil"/>
              <w:left w:val="nil"/>
              <w:bottom w:val="single" w:sz="4" w:space="0" w:color="auto"/>
              <w:right w:val="single" w:sz="4" w:space="0" w:color="auto"/>
            </w:tcBorders>
            <w:shd w:val="clear" w:color="auto" w:fill="auto"/>
            <w:noWrap/>
            <w:tcPrChange w:id="236" w:author="Mohamed Ramadan" w:date="2019-01-14T10:03:00Z">
              <w:tcPr>
                <w:tcW w:w="3600" w:type="dxa"/>
                <w:tcBorders>
                  <w:top w:val="nil"/>
                  <w:left w:val="nil"/>
                  <w:bottom w:val="single" w:sz="4" w:space="0" w:color="auto"/>
                  <w:right w:val="single" w:sz="4" w:space="0" w:color="auto"/>
                </w:tcBorders>
                <w:shd w:val="clear" w:color="auto" w:fill="auto"/>
                <w:noWrap/>
              </w:tcPr>
            </w:tcPrChange>
          </w:tcPr>
          <w:p w14:paraId="6589F4B9" w14:textId="77777777" w:rsidR="00AA725E" w:rsidRPr="00EB74FF" w:rsidRDefault="00AA725E"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2386" w:type="dxa"/>
            <w:tcBorders>
              <w:top w:val="nil"/>
              <w:left w:val="nil"/>
              <w:bottom w:val="single" w:sz="4" w:space="0" w:color="auto"/>
              <w:right w:val="single" w:sz="4" w:space="0" w:color="auto"/>
            </w:tcBorders>
            <w:tcPrChange w:id="237" w:author="Mohamed Ramadan" w:date="2019-01-14T10:03:00Z">
              <w:tcPr>
                <w:tcW w:w="2386" w:type="dxa"/>
                <w:tcBorders>
                  <w:top w:val="nil"/>
                  <w:left w:val="nil"/>
                  <w:bottom w:val="single" w:sz="4" w:space="0" w:color="auto"/>
                  <w:right w:val="single" w:sz="4" w:space="0" w:color="auto"/>
                </w:tcBorders>
              </w:tcPr>
            </w:tcPrChange>
          </w:tcPr>
          <w:p w14:paraId="787E3C5D" w14:textId="77777777" w:rsidR="00AA725E" w:rsidRPr="00A5533E" w:rsidRDefault="00AA725E" w:rsidP="00AA725E">
            <w:r w:rsidRPr="00A5533E">
              <w:t>PRD_SHRS_ID</w:t>
            </w:r>
          </w:p>
        </w:tc>
      </w:tr>
      <w:tr w:rsidR="00AA725E" w:rsidRPr="00EB74FF" w14:paraId="52F0C30D" w14:textId="77777777" w:rsidTr="00E6029C">
        <w:trPr>
          <w:trHeight w:val="255"/>
          <w:trPrChange w:id="238" w:author="Mohamed Ramadan" w:date="2019-01-14T10:03:00Z">
            <w:trPr>
              <w:trHeight w:val="255"/>
            </w:trPr>
          </w:trPrChange>
        </w:trPr>
        <w:tc>
          <w:tcPr>
            <w:tcW w:w="328" w:type="dxa"/>
            <w:tcBorders>
              <w:top w:val="nil"/>
              <w:left w:val="single" w:sz="4" w:space="0" w:color="auto"/>
              <w:bottom w:val="single" w:sz="4" w:space="0" w:color="auto"/>
              <w:right w:val="single" w:sz="4" w:space="0" w:color="auto"/>
            </w:tcBorders>
            <w:tcPrChange w:id="239" w:author="Mohamed Ramadan" w:date="2019-01-14T10:03:00Z">
              <w:tcPr>
                <w:tcW w:w="310" w:type="dxa"/>
                <w:tcBorders>
                  <w:top w:val="nil"/>
                  <w:left w:val="single" w:sz="4" w:space="0" w:color="auto"/>
                  <w:bottom w:val="single" w:sz="4" w:space="0" w:color="auto"/>
                  <w:right w:val="single" w:sz="4" w:space="0" w:color="auto"/>
                </w:tcBorders>
              </w:tcPr>
            </w:tcPrChange>
          </w:tcPr>
          <w:p w14:paraId="030CFF9D" w14:textId="77777777" w:rsidR="00AA725E" w:rsidRPr="00EB74FF" w:rsidRDefault="00AA725E"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325" w:type="dxa"/>
            <w:tcBorders>
              <w:top w:val="nil"/>
              <w:left w:val="single" w:sz="4" w:space="0" w:color="auto"/>
              <w:bottom w:val="single" w:sz="4" w:space="0" w:color="auto"/>
              <w:right w:val="single" w:sz="4" w:space="0" w:color="auto"/>
            </w:tcBorders>
            <w:shd w:val="clear" w:color="auto" w:fill="auto"/>
            <w:noWrap/>
            <w:tcPrChange w:id="240" w:author="Mohamed Ramadan" w:date="2019-01-14T10:03:00Z">
              <w:tcPr>
                <w:tcW w:w="3325" w:type="dxa"/>
                <w:tcBorders>
                  <w:top w:val="nil"/>
                  <w:left w:val="single" w:sz="4" w:space="0" w:color="auto"/>
                  <w:bottom w:val="single" w:sz="4" w:space="0" w:color="auto"/>
                  <w:right w:val="single" w:sz="4" w:space="0" w:color="auto"/>
                </w:tcBorders>
                <w:shd w:val="clear" w:color="auto" w:fill="auto"/>
                <w:noWrap/>
              </w:tcPr>
            </w:tcPrChange>
          </w:tcPr>
          <w:p w14:paraId="24B6CD1B" w14:textId="77777777" w:rsidR="00AA725E" w:rsidRPr="00EB74FF" w:rsidRDefault="00AA725E"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Product identifier </w:t>
            </w:r>
          </w:p>
        </w:tc>
        <w:tc>
          <w:tcPr>
            <w:tcW w:w="3600" w:type="dxa"/>
            <w:tcBorders>
              <w:top w:val="nil"/>
              <w:left w:val="nil"/>
              <w:bottom w:val="single" w:sz="4" w:space="0" w:color="auto"/>
              <w:right w:val="single" w:sz="4" w:space="0" w:color="auto"/>
            </w:tcBorders>
            <w:shd w:val="clear" w:color="auto" w:fill="auto"/>
            <w:noWrap/>
            <w:tcPrChange w:id="241" w:author="Mohamed Ramadan" w:date="2019-01-14T10:03:00Z">
              <w:tcPr>
                <w:tcW w:w="3600" w:type="dxa"/>
                <w:tcBorders>
                  <w:top w:val="nil"/>
                  <w:left w:val="nil"/>
                  <w:bottom w:val="single" w:sz="4" w:space="0" w:color="auto"/>
                  <w:right w:val="single" w:sz="4" w:space="0" w:color="auto"/>
                </w:tcBorders>
                <w:shd w:val="clear" w:color="auto" w:fill="auto"/>
                <w:noWrap/>
              </w:tcPr>
            </w:tcPrChange>
          </w:tcPr>
          <w:p w14:paraId="13E73897" w14:textId="77777777" w:rsidR="00AA725E" w:rsidRPr="00EB74FF" w:rsidRDefault="0043418C"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Product identifier </w:t>
            </w:r>
          </w:p>
        </w:tc>
        <w:tc>
          <w:tcPr>
            <w:tcW w:w="2386" w:type="dxa"/>
            <w:tcBorders>
              <w:top w:val="nil"/>
              <w:left w:val="nil"/>
              <w:bottom w:val="single" w:sz="4" w:space="0" w:color="auto"/>
              <w:right w:val="single" w:sz="4" w:space="0" w:color="auto"/>
            </w:tcBorders>
            <w:tcPrChange w:id="242" w:author="Mohamed Ramadan" w:date="2019-01-14T10:03:00Z">
              <w:tcPr>
                <w:tcW w:w="2386" w:type="dxa"/>
                <w:tcBorders>
                  <w:top w:val="nil"/>
                  <w:left w:val="nil"/>
                  <w:bottom w:val="single" w:sz="4" w:space="0" w:color="auto"/>
                  <w:right w:val="single" w:sz="4" w:space="0" w:color="auto"/>
                </w:tcBorders>
              </w:tcPr>
            </w:tcPrChange>
          </w:tcPr>
          <w:p w14:paraId="2872B0AE" w14:textId="77777777" w:rsidR="00AA725E" w:rsidRPr="00A5533E" w:rsidRDefault="00AA725E" w:rsidP="00AA725E">
            <w:r w:rsidRPr="00A5533E">
              <w:t>PRD_ID</w:t>
            </w:r>
          </w:p>
        </w:tc>
      </w:tr>
      <w:tr w:rsidR="00AA725E" w:rsidRPr="00EB74FF" w14:paraId="4E77293B" w14:textId="77777777" w:rsidTr="00E6029C">
        <w:trPr>
          <w:trHeight w:val="255"/>
          <w:trPrChange w:id="243" w:author="Mohamed Ramadan" w:date="2019-01-14T10:03:00Z">
            <w:trPr>
              <w:trHeight w:val="255"/>
            </w:trPr>
          </w:trPrChange>
        </w:trPr>
        <w:tc>
          <w:tcPr>
            <w:tcW w:w="328" w:type="dxa"/>
            <w:tcBorders>
              <w:top w:val="nil"/>
              <w:left w:val="single" w:sz="4" w:space="0" w:color="auto"/>
              <w:bottom w:val="single" w:sz="4" w:space="0" w:color="auto"/>
              <w:right w:val="single" w:sz="4" w:space="0" w:color="auto"/>
            </w:tcBorders>
            <w:tcPrChange w:id="244" w:author="Mohamed Ramadan" w:date="2019-01-14T10:03:00Z">
              <w:tcPr>
                <w:tcW w:w="310" w:type="dxa"/>
                <w:tcBorders>
                  <w:top w:val="nil"/>
                  <w:left w:val="single" w:sz="4" w:space="0" w:color="auto"/>
                  <w:bottom w:val="single" w:sz="4" w:space="0" w:color="auto"/>
                  <w:right w:val="single" w:sz="4" w:space="0" w:color="auto"/>
                </w:tcBorders>
              </w:tcPr>
            </w:tcPrChange>
          </w:tcPr>
          <w:p w14:paraId="79779A44" w14:textId="77777777" w:rsidR="00AA725E" w:rsidRPr="00EB74FF" w:rsidRDefault="00AA725E"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325" w:type="dxa"/>
            <w:tcBorders>
              <w:top w:val="nil"/>
              <w:left w:val="single" w:sz="4" w:space="0" w:color="auto"/>
              <w:bottom w:val="single" w:sz="4" w:space="0" w:color="auto"/>
              <w:right w:val="single" w:sz="4" w:space="0" w:color="auto"/>
            </w:tcBorders>
            <w:shd w:val="clear" w:color="auto" w:fill="auto"/>
            <w:noWrap/>
            <w:tcPrChange w:id="245" w:author="Mohamed Ramadan" w:date="2019-01-14T10:03:00Z">
              <w:tcPr>
                <w:tcW w:w="3325" w:type="dxa"/>
                <w:tcBorders>
                  <w:top w:val="nil"/>
                  <w:left w:val="single" w:sz="4" w:space="0" w:color="auto"/>
                  <w:bottom w:val="single" w:sz="4" w:space="0" w:color="auto"/>
                  <w:right w:val="single" w:sz="4" w:space="0" w:color="auto"/>
                </w:tcBorders>
                <w:shd w:val="clear" w:color="auto" w:fill="auto"/>
                <w:noWrap/>
              </w:tcPr>
            </w:tcPrChange>
          </w:tcPr>
          <w:p w14:paraId="7C662D04" w14:textId="77777777" w:rsidR="00AA725E" w:rsidRPr="00EB74FF" w:rsidRDefault="0043418C"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type</w:t>
            </w:r>
          </w:p>
        </w:tc>
        <w:tc>
          <w:tcPr>
            <w:tcW w:w="3600" w:type="dxa"/>
            <w:tcBorders>
              <w:top w:val="nil"/>
              <w:left w:val="nil"/>
              <w:bottom w:val="single" w:sz="4" w:space="0" w:color="auto"/>
              <w:right w:val="single" w:sz="4" w:space="0" w:color="auto"/>
            </w:tcBorders>
            <w:shd w:val="clear" w:color="auto" w:fill="auto"/>
            <w:noWrap/>
            <w:tcPrChange w:id="246" w:author="Mohamed Ramadan" w:date="2019-01-14T10:03:00Z">
              <w:tcPr>
                <w:tcW w:w="3600" w:type="dxa"/>
                <w:tcBorders>
                  <w:top w:val="nil"/>
                  <w:left w:val="nil"/>
                  <w:bottom w:val="single" w:sz="4" w:space="0" w:color="auto"/>
                  <w:right w:val="single" w:sz="4" w:space="0" w:color="auto"/>
                </w:tcBorders>
                <w:shd w:val="clear" w:color="auto" w:fill="auto"/>
                <w:noWrap/>
              </w:tcPr>
            </w:tcPrChange>
          </w:tcPr>
          <w:p w14:paraId="76D9FEA4" w14:textId="12DD9346" w:rsidR="00AA725E" w:rsidRPr="00EB74FF" w:rsidRDefault="0043418C"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type</w:t>
            </w:r>
            <w:r w:rsidR="00EE6BC6">
              <w:rPr>
                <w:rFonts w:asciiTheme="minorHAnsi" w:hAnsiTheme="minorHAnsi" w:cstheme="minorHAnsi"/>
                <w:color w:val="000000"/>
                <w:lang w:val="en-GB" w:eastAsia="en-GB"/>
              </w:rPr>
              <w:t xml:space="preserve"> </w:t>
            </w:r>
            <w:ins w:id="247" w:author="Mohamed Ramadan" w:date="2019-01-14T10:04:00Z">
              <w:r w:rsidR="00EE6BC6">
                <w:rPr>
                  <w:rFonts w:asciiTheme="minorHAnsi" w:hAnsiTheme="minorHAnsi" w:cstheme="minorHAnsi"/>
                  <w:color w:val="000000"/>
                  <w:lang w:val="en-GB" w:eastAsia="en-GB"/>
                </w:rPr>
                <w:t xml:space="preserve">that value can be </w:t>
              </w:r>
            </w:ins>
            <w:ins w:id="248" w:author="Mohamed Ramadan" w:date="2019-01-14T10:05:00Z">
              <w:r w:rsidR="00EE6BC6">
                <w:rPr>
                  <w:rFonts w:asciiTheme="minorHAnsi" w:hAnsiTheme="minorHAnsi" w:cstheme="minorHAnsi"/>
                  <w:color w:val="000000"/>
                  <w:lang w:val="en-GB" w:eastAsia="en-GB"/>
                </w:rPr>
                <w:t xml:space="preserve">[GI </w:t>
              </w:r>
              <w:proofErr w:type="spellStart"/>
              <w:r w:rsidR="00EE6BC6">
                <w:rPr>
                  <w:rFonts w:asciiTheme="minorHAnsi" w:hAnsiTheme="minorHAnsi" w:cstheme="minorHAnsi"/>
                  <w:color w:val="000000"/>
                  <w:lang w:val="en-GB" w:eastAsia="en-GB"/>
                </w:rPr>
                <w:t>Acc</w:t>
              </w:r>
              <w:proofErr w:type="spellEnd"/>
              <w:r w:rsidR="00EE6BC6">
                <w:rPr>
                  <w:rFonts w:asciiTheme="minorHAnsi" w:hAnsiTheme="minorHAnsi" w:cstheme="minorHAnsi"/>
                  <w:color w:val="000000"/>
                  <w:lang w:val="en-GB" w:eastAsia="en-GB"/>
                </w:rPr>
                <w:t xml:space="preserve"> info, </w:t>
              </w:r>
              <w:proofErr w:type="spellStart"/>
              <w:r w:rsidR="00EE6BC6">
                <w:rPr>
                  <w:rFonts w:asciiTheme="minorHAnsi" w:hAnsiTheme="minorHAnsi" w:cstheme="minorHAnsi"/>
                  <w:color w:val="000000"/>
                  <w:lang w:val="en-GB" w:eastAsia="en-GB"/>
                </w:rPr>
                <w:t>Acc</w:t>
              </w:r>
              <w:proofErr w:type="spellEnd"/>
              <w:r w:rsidR="00EE6BC6">
                <w:rPr>
                  <w:rFonts w:asciiTheme="minorHAnsi" w:hAnsiTheme="minorHAnsi" w:cstheme="minorHAnsi"/>
                  <w:color w:val="000000"/>
                  <w:lang w:val="en-GB" w:eastAsia="en-GB"/>
                </w:rPr>
                <w:t xml:space="preserve"> balance, </w:t>
              </w:r>
            </w:ins>
            <w:ins w:id="249" w:author="Mohamed Ramadan" w:date="2019-01-14T10:25:00Z">
              <w:r w:rsidR="00EE6BC6">
                <w:rPr>
                  <w:rFonts w:asciiTheme="minorHAnsi" w:hAnsiTheme="minorHAnsi" w:cstheme="minorHAnsi"/>
                  <w:color w:val="000000"/>
                  <w:lang w:val="en-GB" w:eastAsia="en-GB"/>
                </w:rPr>
                <w:t>deposit,</w:t>
              </w:r>
            </w:ins>
            <w:ins w:id="250" w:author="Mohamed Ramadan" w:date="2019-01-14T10:05:00Z">
              <w:r w:rsidR="00EE6BC6">
                <w:rPr>
                  <w:rFonts w:asciiTheme="minorHAnsi" w:hAnsiTheme="minorHAnsi" w:cstheme="minorHAnsi"/>
                  <w:color w:val="000000"/>
                  <w:lang w:val="en-GB" w:eastAsia="en-GB"/>
                </w:rPr>
                <w:t xml:space="preserve"> Liability</w:t>
              </w:r>
            </w:ins>
            <w:ins w:id="251" w:author="Mohamed Ramadan" w:date="2019-01-14T10:25:00Z">
              <w:r w:rsidR="00EE6BC6">
                <w:rPr>
                  <w:rFonts w:asciiTheme="minorHAnsi" w:hAnsiTheme="minorHAnsi" w:cstheme="minorHAnsi"/>
                  <w:color w:val="000000"/>
                  <w:lang w:val="en-GB" w:eastAsia="en-GB"/>
                </w:rPr>
                <w:t>,</w:t>
              </w:r>
            </w:ins>
            <w:ins w:id="252" w:author="Mohamed Ramadan" w:date="2019-01-14T10:05:00Z">
              <w:r w:rsidR="00EE6BC6">
                <w:rPr>
                  <w:rFonts w:asciiTheme="minorHAnsi" w:hAnsiTheme="minorHAnsi" w:cstheme="minorHAnsi"/>
                  <w:color w:val="000000"/>
                  <w:lang w:val="en-GB" w:eastAsia="en-GB"/>
                </w:rPr>
                <w:t xml:space="preserve"> Block account info, </w:t>
              </w:r>
              <w:proofErr w:type="spellStart"/>
              <w:r w:rsidR="00EE6BC6">
                <w:rPr>
                  <w:rFonts w:asciiTheme="minorHAnsi" w:hAnsiTheme="minorHAnsi" w:cstheme="minorHAnsi"/>
                  <w:color w:val="000000"/>
                  <w:lang w:val="en-GB" w:eastAsia="en-GB"/>
                </w:rPr>
                <w:t>etc</w:t>
              </w:r>
              <w:proofErr w:type="spellEnd"/>
              <w:r w:rsidR="00EE6BC6">
                <w:rPr>
                  <w:rFonts w:asciiTheme="minorHAnsi" w:hAnsiTheme="minorHAnsi" w:cstheme="minorHAnsi"/>
                  <w:color w:val="000000"/>
                  <w:lang w:val="en-GB" w:eastAsia="en-GB"/>
                </w:rPr>
                <w:t>]</w:t>
              </w:r>
            </w:ins>
          </w:p>
        </w:tc>
        <w:tc>
          <w:tcPr>
            <w:tcW w:w="2386" w:type="dxa"/>
            <w:tcBorders>
              <w:top w:val="nil"/>
              <w:left w:val="nil"/>
              <w:bottom w:val="single" w:sz="4" w:space="0" w:color="auto"/>
              <w:right w:val="single" w:sz="4" w:space="0" w:color="auto"/>
            </w:tcBorders>
            <w:tcPrChange w:id="253" w:author="Mohamed Ramadan" w:date="2019-01-14T10:03:00Z">
              <w:tcPr>
                <w:tcW w:w="2386" w:type="dxa"/>
                <w:tcBorders>
                  <w:top w:val="nil"/>
                  <w:left w:val="nil"/>
                  <w:bottom w:val="single" w:sz="4" w:space="0" w:color="auto"/>
                  <w:right w:val="single" w:sz="4" w:space="0" w:color="auto"/>
                </w:tcBorders>
              </w:tcPr>
            </w:tcPrChange>
          </w:tcPr>
          <w:p w14:paraId="240AD417" w14:textId="77777777" w:rsidR="00AA725E" w:rsidRPr="00A5533E" w:rsidRDefault="00AA725E" w:rsidP="00AA725E">
            <w:r w:rsidRPr="00A5533E">
              <w:t>PRD_TYPE</w:t>
            </w:r>
          </w:p>
        </w:tc>
      </w:tr>
      <w:tr w:rsidR="00AA725E" w:rsidRPr="00EB74FF" w14:paraId="44FA03F2" w14:textId="77777777" w:rsidTr="00E6029C">
        <w:trPr>
          <w:trHeight w:val="255"/>
          <w:trPrChange w:id="254" w:author="Mohamed Ramadan" w:date="2019-01-14T10:03:00Z">
            <w:trPr>
              <w:trHeight w:val="255"/>
            </w:trPr>
          </w:trPrChange>
        </w:trPr>
        <w:tc>
          <w:tcPr>
            <w:tcW w:w="328" w:type="dxa"/>
            <w:tcBorders>
              <w:top w:val="single" w:sz="4" w:space="0" w:color="auto"/>
              <w:left w:val="single" w:sz="4" w:space="0" w:color="auto"/>
              <w:bottom w:val="single" w:sz="4" w:space="0" w:color="auto"/>
              <w:right w:val="single" w:sz="4" w:space="0" w:color="auto"/>
            </w:tcBorders>
            <w:tcPrChange w:id="255" w:author="Mohamed Ramadan" w:date="2019-01-14T10:03:00Z">
              <w:tcPr>
                <w:tcW w:w="310" w:type="dxa"/>
                <w:tcBorders>
                  <w:top w:val="single" w:sz="4" w:space="0" w:color="auto"/>
                  <w:left w:val="single" w:sz="4" w:space="0" w:color="auto"/>
                  <w:bottom w:val="single" w:sz="4" w:space="0" w:color="auto"/>
                  <w:right w:val="single" w:sz="4" w:space="0" w:color="auto"/>
                </w:tcBorders>
              </w:tcPr>
            </w:tcPrChange>
          </w:tcPr>
          <w:p w14:paraId="4C75A316" w14:textId="77777777" w:rsidR="00AA725E" w:rsidRPr="00EB74FF" w:rsidRDefault="00AA725E"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Change w:id="256" w:author="Mohamed Ramadan" w:date="2019-01-14T10:03:00Z">
              <w:tcPr>
                <w:tcW w:w="3325" w:type="dxa"/>
                <w:tcBorders>
                  <w:top w:val="single" w:sz="4" w:space="0" w:color="auto"/>
                  <w:left w:val="single" w:sz="4" w:space="0" w:color="auto"/>
                  <w:bottom w:val="single" w:sz="4" w:space="0" w:color="auto"/>
                  <w:right w:val="single" w:sz="4" w:space="0" w:color="auto"/>
                </w:tcBorders>
                <w:shd w:val="clear" w:color="auto" w:fill="auto"/>
                <w:noWrap/>
              </w:tcPr>
            </w:tcPrChange>
          </w:tcPr>
          <w:p w14:paraId="57FE56FC" w14:textId="77777777" w:rsidR="00AA725E" w:rsidRPr="00EB74FF" w:rsidRDefault="0043418C"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Company name</w:t>
            </w:r>
          </w:p>
        </w:tc>
        <w:tc>
          <w:tcPr>
            <w:tcW w:w="3600" w:type="dxa"/>
            <w:tcBorders>
              <w:top w:val="single" w:sz="4" w:space="0" w:color="auto"/>
              <w:left w:val="nil"/>
              <w:bottom w:val="single" w:sz="4" w:space="0" w:color="auto"/>
              <w:right w:val="single" w:sz="4" w:space="0" w:color="auto"/>
            </w:tcBorders>
            <w:shd w:val="clear" w:color="auto" w:fill="auto"/>
            <w:noWrap/>
            <w:tcPrChange w:id="257" w:author="Mohamed Ramadan" w:date="2019-01-14T10:03:00Z">
              <w:tcPr>
                <w:tcW w:w="3600" w:type="dxa"/>
                <w:tcBorders>
                  <w:top w:val="single" w:sz="4" w:space="0" w:color="auto"/>
                  <w:left w:val="nil"/>
                  <w:bottom w:val="single" w:sz="4" w:space="0" w:color="auto"/>
                  <w:right w:val="single" w:sz="4" w:space="0" w:color="auto"/>
                </w:tcBorders>
                <w:shd w:val="clear" w:color="auto" w:fill="auto"/>
                <w:noWrap/>
              </w:tcPr>
            </w:tcPrChange>
          </w:tcPr>
          <w:p w14:paraId="535BF323" w14:textId="77777777" w:rsidR="00AA725E" w:rsidRPr="00EB74FF" w:rsidRDefault="0043418C" w:rsidP="00AA725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Company name</w:t>
            </w:r>
          </w:p>
        </w:tc>
        <w:tc>
          <w:tcPr>
            <w:tcW w:w="2386" w:type="dxa"/>
            <w:tcBorders>
              <w:top w:val="single" w:sz="4" w:space="0" w:color="auto"/>
              <w:left w:val="nil"/>
              <w:bottom w:val="single" w:sz="4" w:space="0" w:color="auto"/>
              <w:right w:val="single" w:sz="4" w:space="0" w:color="auto"/>
            </w:tcBorders>
            <w:tcPrChange w:id="258" w:author="Mohamed Ramadan" w:date="2019-01-14T10:03:00Z">
              <w:tcPr>
                <w:tcW w:w="2386" w:type="dxa"/>
                <w:tcBorders>
                  <w:top w:val="single" w:sz="4" w:space="0" w:color="auto"/>
                  <w:left w:val="nil"/>
                  <w:bottom w:val="single" w:sz="4" w:space="0" w:color="auto"/>
                  <w:right w:val="single" w:sz="4" w:space="0" w:color="auto"/>
                </w:tcBorders>
              </w:tcPr>
            </w:tcPrChange>
          </w:tcPr>
          <w:p w14:paraId="098B6DA5" w14:textId="77777777" w:rsidR="00AA725E" w:rsidRPr="00A5533E" w:rsidRDefault="00AA725E" w:rsidP="00AA725E">
            <w:r w:rsidRPr="00A5533E">
              <w:t>COMP_NAME</w:t>
            </w:r>
          </w:p>
        </w:tc>
      </w:tr>
      <w:tr w:rsidR="00194F8D" w:rsidRPr="00EB74FF" w14:paraId="3776BF94" w14:textId="77777777" w:rsidTr="00E6029C">
        <w:trPr>
          <w:trHeight w:val="255"/>
          <w:ins w:id="259" w:author="Mohamed Ramadan" w:date="2019-01-14T10:35:00Z"/>
        </w:trPr>
        <w:tc>
          <w:tcPr>
            <w:tcW w:w="328" w:type="dxa"/>
            <w:tcBorders>
              <w:top w:val="single" w:sz="4" w:space="0" w:color="auto"/>
              <w:left w:val="single" w:sz="4" w:space="0" w:color="auto"/>
              <w:bottom w:val="single" w:sz="4" w:space="0" w:color="auto"/>
              <w:right w:val="single" w:sz="4" w:space="0" w:color="auto"/>
            </w:tcBorders>
          </w:tcPr>
          <w:p w14:paraId="4FAF14C1" w14:textId="474249EB" w:rsidR="00194F8D" w:rsidRDefault="00194F8D" w:rsidP="00AA725E">
            <w:pPr>
              <w:spacing w:after="0"/>
              <w:rPr>
                <w:ins w:id="260" w:author="Mohamed Ramadan" w:date="2019-01-14T10:35:00Z"/>
                <w:rFonts w:asciiTheme="minorHAnsi" w:hAnsiTheme="minorHAnsi" w:cstheme="minorHAnsi"/>
                <w:color w:val="000000"/>
                <w:lang w:val="en-GB" w:eastAsia="en-GB"/>
              </w:rPr>
            </w:pPr>
            <w:ins w:id="261" w:author="Mohamed Ramadan" w:date="2019-01-14T10:35:00Z">
              <w:r>
                <w:rPr>
                  <w:rFonts w:asciiTheme="minorHAnsi" w:hAnsiTheme="minorHAnsi" w:cstheme="minorHAnsi"/>
                  <w:color w:val="000000"/>
                  <w:lang w:val="en-GB" w:eastAsia="en-GB"/>
                </w:rPr>
                <w:t>5</w:t>
              </w:r>
            </w:ins>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0ABC04DC" w14:textId="5C0858C4" w:rsidR="00194F8D" w:rsidRDefault="00194F8D" w:rsidP="00AA725E">
            <w:pPr>
              <w:spacing w:after="0"/>
              <w:rPr>
                <w:ins w:id="262" w:author="Mohamed Ramadan" w:date="2019-01-14T10:35:00Z"/>
                <w:rFonts w:asciiTheme="minorHAnsi" w:hAnsiTheme="minorHAnsi" w:cstheme="minorHAnsi"/>
                <w:color w:val="000000"/>
                <w:lang w:val="en-GB" w:eastAsia="en-GB"/>
              </w:rPr>
            </w:pPr>
            <w:ins w:id="263" w:author="Mohamed Ramadan" w:date="2019-01-14T10:35:00Z">
              <w:r>
                <w:rPr>
                  <w:rFonts w:asciiTheme="minorHAnsi" w:hAnsiTheme="minorHAnsi" w:cstheme="minorHAnsi"/>
                  <w:color w:val="000000"/>
                  <w:lang w:val="en-GB" w:eastAsia="en-GB"/>
                </w:rPr>
                <w:t>Shares percentage</w:t>
              </w:r>
            </w:ins>
          </w:p>
        </w:tc>
        <w:tc>
          <w:tcPr>
            <w:tcW w:w="3600" w:type="dxa"/>
            <w:tcBorders>
              <w:top w:val="single" w:sz="4" w:space="0" w:color="auto"/>
              <w:left w:val="nil"/>
              <w:bottom w:val="single" w:sz="4" w:space="0" w:color="auto"/>
              <w:right w:val="single" w:sz="4" w:space="0" w:color="auto"/>
            </w:tcBorders>
            <w:shd w:val="clear" w:color="auto" w:fill="auto"/>
            <w:noWrap/>
          </w:tcPr>
          <w:p w14:paraId="6A13301B" w14:textId="78888135" w:rsidR="00194F8D" w:rsidRDefault="00194F8D" w:rsidP="00AA725E">
            <w:pPr>
              <w:spacing w:after="0"/>
              <w:rPr>
                <w:ins w:id="264" w:author="Mohamed Ramadan" w:date="2019-01-14T10:35:00Z"/>
                <w:rFonts w:asciiTheme="minorHAnsi" w:hAnsiTheme="minorHAnsi" w:cstheme="minorHAnsi"/>
                <w:color w:val="000000"/>
                <w:lang w:val="en-GB" w:eastAsia="en-GB"/>
              </w:rPr>
            </w:pPr>
            <w:ins w:id="265" w:author="Mohamed Ramadan" w:date="2019-01-14T10:35:00Z">
              <w:r>
                <w:rPr>
                  <w:rFonts w:asciiTheme="minorHAnsi" w:hAnsiTheme="minorHAnsi" w:cstheme="minorHAnsi"/>
                  <w:color w:val="000000"/>
                  <w:lang w:val="en-GB" w:eastAsia="en-GB"/>
                </w:rPr>
                <w:t>Shares percentage</w:t>
              </w:r>
            </w:ins>
          </w:p>
        </w:tc>
        <w:tc>
          <w:tcPr>
            <w:tcW w:w="2386" w:type="dxa"/>
            <w:tcBorders>
              <w:top w:val="single" w:sz="4" w:space="0" w:color="auto"/>
              <w:left w:val="nil"/>
              <w:bottom w:val="single" w:sz="4" w:space="0" w:color="auto"/>
              <w:right w:val="single" w:sz="4" w:space="0" w:color="auto"/>
            </w:tcBorders>
          </w:tcPr>
          <w:p w14:paraId="7D2960E2" w14:textId="616E9641" w:rsidR="00194F8D" w:rsidRPr="00A5533E" w:rsidRDefault="00194F8D" w:rsidP="00AA725E">
            <w:pPr>
              <w:rPr>
                <w:ins w:id="266" w:author="Mohamed Ramadan" w:date="2019-01-14T10:35:00Z"/>
              </w:rPr>
            </w:pPr>
            <w:ins w:id="267" w:author="Mohamed Ramadan" w:date="2019-01-14T10:35:00Z">
              <w:r w:rsidRPr="00194F8D">
                <w:t>SHRS_PRCNT</w:t>
              </w:r>
            </w:ins>
          </w:p>
        </w:tc>
      </w:tr>
      <w:tr w:rsidR="00AA725E" w:rsidRPr="00EB74FF" w:rsidDel="00E6029C" w14:paraId="0815DA28" w14:textId="77777777" w:rsidTr="00E6029C">
        <w:trPr>
          <w:trHeight w:val="255"/>
          <w:del w:id="268" w:author="Mohamed Ramadan" w:date="2019-01-14T10:03:00Z"/>
          <w:trPrChange w:id="269" w:author="Mohamed Ramadan" w:date="2019-01-14T10:03:00Z">
            <w:trPr>
              <w:trHeight w:val="255"/>
            </w:trPr>
          </w:trPrChange>
        </w:trPr>
        <w:tc>
          <w:tcPr>
            <w:tcW w:w="328" w:type="dxa"/>
            <w:tcBorders>
              <w:top w:val="single" w:sz="4" w:space="0" w:color="auto"/>
              <w:left w:val="single" w:sz="4" w:space="0" w:color="auto"/>
              <w:bottom w:val="single" w:sz="4" w:space="0" w:color="auto"/>
              <w:right w:val="single" w:sz="4" w:space="0" w:color="auto"/>
            </w:tcBorders>
            <w:tcPrChange w:id="270" w:author="Mohamed Ramadan" w:date="2019-01-14T10:03:00Z">
              <w:tcPr>
                <w:tcW w:w="310" w:type="dxa"/>
                <w:tcBorders>
                  <w:top w:val="single" w:sz="4" w:space="0" w:color="auto"/>
                  <w:left w:val="single" w:sz="4" w:space="0" w:color="auto"/>
                  <w:bottom w:val="single" w:sz="4" w:space="0" w:color="auto"/>
                  <w:right w:val="single" w:sz="4" w:space="0" w:color="auto"/>
                </w:tcBorders>
              </w:tcPr>
            </w:tcPrChange>
          </w:tcPr>
          <w:p w14:paraId="46762CD0" w14:textId="77777777" w:rsidR="00AA725E" w:rsidRPr="00EB74FF" w:rsidDel="00E6029C" w:rsidRDefault="00AA725E" w:rsidP="00AA725E">
            <w:pPr>
              <w:spacing w:after="0"/>
              <w:rPr>
                <w:del w:id="271" w:author="Mohamed Ramadan" w:date="2019-01-14T10:03:00Z"/>
                <w:rFonts w:asciiTheme="minorHAnsi" w:hAnsiTheme="minorHAnsi" w:cstheme="minorHAnsi"/>
                <w:color w:val="000000"/>
                <w:lang w:val="en-GB" w:eastAsia="en-GB"/>
              </w:rPr>
            </w:pPr>
            <w:commentRangeStart w:id="272"/>
            <w:del w:id="273" w:author="Mohamed Ramadan" w:date="2019-01-14T10:03:00Z">
              <w:r w:rsidDel="00E6029C">
                <w:rPr>
                  <w:rFonts w:asciiTheme="minorHAnsi" w:hAnsiTheme="minorHAnsi" w:cstheme="minorHAnsi"/>
                  <w:color w:val="000000"/>
                  <w:lang w:val="en-GB" w:eastAsia="en-GB"/>
                </w:rPr>
                <w:delText>5</w:delText>
              </w:r>
            </w:del>
          </w:p>
        </w:tc>
        <w:tc>
          <w:tcPr>
            <w:tcW w:w="3325" w:type="dxa"/>
            <w:tcBorders>
              <w:top w:val="single" w:sz="4" w:space="0" w:color="auto"/>
              <w:left w:val="single" w:sz="4" w:space="0" w:color="auto"/>
              <w:bottom w:val="single" w:sz="4" w:space="0" w:color="auto"/>
              <w:right w:val="single" w:sz="4" w:space="0" w:color="auto"/>
            </w:tcBorders>
            <w:shd w:val="clear" w:color="auto" w:fill="auto"/>
            <w:noWrap/>
            <w:tcPrChange w:id="274" w:author="Mohamed Ramadan" w:date="2019-01-14T10:03:00Z">
              <w:tcPr>
                <w:tcW w:w="3325" w:type="dxa"/>
                <w:tcBorders>
                  <w:top w:val="single" w:sz="4" w:space="0" w:color="auto"/>
                  <w:left w:val="single" w:sz="4" w:space="0" w:color="auto"/>
                  <w:bottom w:val="single" w:sz="4" w:space="0" w:color="auto"/>
                  <w:right w:val="single" w:sz="4" w:space="0" w:color="auto"/>
                </w:tcBorders>
                <w:shd w:val="clear" w:color="auto" w:fill="auto"/>
                <w:noWrap/>
              </w:tcPr>
            </w:tcPrChange>
          </w:tcPr>
          <w:p w14:paraId="3EA1EF7E" w14:textId="77777777" w:rsidR="00AA725E" w:rsidRPr="00EB74FF" w:rsidDel="00E6029C" w:rsidRDefault="0043418C" w:rsidP="00AA725E">
            <w:pPr>
              <w:spacing w:after="0"/>
              <w:rPr>
                <w:del w:id="275" w:author="Mohamed Ramadan" w:date="2019-01-14T10:03:00Z"/>
                <w:rFonts w:asciiTheme="minorHAnsi" w:hAnsiTheme="minorHAnsi" w:cstheme="minorHAnsi"/>
              </w:rPr>
            </w:pPr>
            <w:del w:id="276" w:author="Mohamed Ramadan" w:date="2019-01-14T10:03:00Z">
              <w:r w:rsidDel="00E6029C">
                <w:rPr>
                  <w:rFonts w:asciiTheme="minorHAnsi" w:hAnsiTheme="minorHAnsi" w:cstheme="minorHAnsi"/>
                </w:rPr>
                <w:delText>Shares percentage</w:delText>
              </w:r>
            </w:del>
          </w:p>
        </w:tc>
        <w:tc>
          <w:tcPr>
            <w:tcW w:w="3600" w:type="dxa"/>
            <w:tcBorders>
              <w:top w:val="single" w:sz="4" w:space="0" w:color="auto"/>
              <w:left w:val="nil"/>
              <w:bottom w:val="single" w:sz="4" w:space="0" w:color="auto"/>
              <w:right w:val="single" w:sz="4" w:space="0" w:color="auto"/>
            </w:tcBorders>
            <w:shd w:val="clear" w:color="auto" w:fill="auto"/>
            <w:noWrap/>
            <w:tcPrChange w:id="277" w:author="Mohamed Ramadan" w:date="2019-01-14T10:03:00Z">
              <w:tcPr>
                <w:tcW w:w="3600" w:type="dxa"/>
                <w:tcBorders>
                  <w:top w:val="single" w:sz="4" w:space="0" w:color="auto"/>
                  <w:left w:val="nil"/>
                  <w:bottom w:val="single" w:sz="4" w:space="0" w:color="auto"/>
                  <w:right w:val="single" w:sz="4" w:space="0" w:color="auto"/>
                </w:tcBorders>
                <w:shd w:val="clear" w:color="auto" w:fill="auto"/>
                <w:noWrap/>
              </w:tcPr>
            </w:tcPrChange>
          </w:tcPr>
          <w:p w14:paraId="656D9CFF" w14:textId="77777777" w:rsidR="00AA725E" w:rsidRPr="00EB74FF" w:rsidDel="00E6029C" w:rsidRDefault="0043418C" w:rsidP="00AA725E">
            <w:pPr>
              <w:spacing w:after="0"/>
              <w:rPr>
                <w:del w:id="278" w:author="Mohamed Ramadan" w:date="2019-01-14T10:03:00Z"/>
                <w:rFonts w:asciiTheme="minorHAnsi" w:hAnsiTheme="minorHAnsi" w:cstheme="minorHAnsi"/>
                <w:color w:val="000000"/>
                <w:lang w:val="en-GB" w:eastAsia="en-GB"/>
              </w:rPr>
            </w:pPr>
            <w:del w:id="279" w:author="Mohamed Ramadan" w:date="2019-01-14T10:03:00Z">
              <w:r w:rsidDel="00E6029C">
                <w:rPr>
                  <w:rFonts w:asciiTheme="minorHAnsi" w:hAnsiTheme="minorHAnsi" w:cstheme="minorHAnsi"/>
                  <w:color w:val="000000"/>
                  <w:lang w:val="en-GB" w:eastAsia="en-GB"/>
                </w:rPr>
                <w:delText>Shares percentage</w:delText>
              </w:r>
            </w:del>
          </w:p>
        </w:tc>
        <w:tc>
          <w:tcPr>
            <w:tcW w:w="2386" w:type="dxa"/>
            <w:tcBorders>
              <w:top w:val="single" w:sz="4" w:space="0" w:color="auto"/>
              <w:left w:val="nil"/>
              <w:bottom w:val="single" w:sz="4" w:space="0" w:color="auto"/>
              <w:right w:val="single" w:sz="4" w:space="0" w:color="auto"/>
            </w:tcBorders>
            <w:tcPrChange w:id="280" w:author="Mohamed Ramadan" w:date="2019-01-14T10:03:00Z">
              <w:tcPr>
                <w:tcW w:w="2386" w:type="dxa"/>
                <w:tcBorders>
                  <w:top w:val="single" w:sz="4" w:space="0" w:color="auto"/>
                  <w:left w:val="nil"/>
                  <w:bottom w:val="single" w:sz="4" w:space="0" w:color="auto"/>
                  <w:right w:val="single" w:sz="4" w:space="0" w:color="auto"/>
                </w:tcBorders>
              </w:tcPr>
            </w:tcPrChange>
          </w:tcPr>
          <w:p w14:paraId="392CD5E1" w14:textId="77777777" w:rsidR="00AA725E" w:rsidDel="00E6029C" w:rsidRDefault="00AA725E" w:rsidP="00AA725E">
            <w:pPr>
              <w:rPr>
                <w:del w:id="281" w:author="Mohamed Ramadan" w:date="2019-01-14T10:03:00Z"/>
              </w:rPr>
            </w:pPr>
            <w:del w:id="282" w:author="Mohamed Ramadan" w:date="2019-01-14T10:03:00Z">
              <w:r w:rsidRPr="00A5533E" w:rsidDel="00E6029C">
                <w:delText>SHRS_PRCNT</w:delText>
              </w:r>
              <w:commentRangeEnd w:id="272"/>
              <w:r w:rsidR="00D054EE" w:rsidDel="00E6029C">
                <w:rPr>
                  <w:rStyle w:val="CommentReference"/>
                  <w:lang w:val="x-none" w:eastAsia="x-none"/>
                </w:rPr>
                <w:commentReference w:id="272"/>
              </w:r>
            </w:del>
          </w:p>
        </w:tc>
      </w:tr>
    </w:tbl>
    <w:p w14:paraId="495ED399" w14:textId="77777777" w:rsidR="00AF0484" w:rsidRDefault="00AF0484" w:rsidP="00AF0484">
      <w:pPr>
        <w:spacing w:after="0" w:line="240" w:lineRule="auto"/>
        <w:rPr>
          <w:smallCaps/>
          <w:sz w:val="28"/>
          <w:szCs w:val="28"/>
          <w:lang w:eastAsia="x-none"/>
        </w:rPr>
      </w:pPr>
    </w:p>
    <w:p w14:paraId="55E86EB8" w14:textId="77777777" w:rsidR="00AF0484" w:rsidRPr="00810B8C" w:rsidRDefault="00AF0484" w:rsidP="00AF0484">
      <w:pPr>
        <w:pStyle w:val="Heading3"/>
        <w:spacing w:before="360" w:after="360"/>
        <w:rPr>
          <w:b/>
          <w:bCs/>
        </w:rPr>
      </w:pPr>
      <w:bookmarkStart w:id="283" w:name="_Toc535244539"/>
      <w:r>
        <w:rPr>
          <w:b/>
          <w:bCs/>
          <w:lang w:val="en-US"/>
        </w:rPr>
        <w:lastRenderedPageBreak/>
        <w:t>Product User List</w:t>
      </w:r>
      <w:bookmarkEnd w:id="283"/>
    </w:p>
    <w:tbl>
      <w:tblPr>
        <w:tblW w:w="0" w:type="auto"/>
        <w:tblLook w:val="04A0" w:firstRow="1" w:lastRow="0" w:firstColumn="1" w:lastColumn="0" w:noHBand="0" w:noVBand="1"/>
      </w:tblPr>
      <w:tblGrid>
        <w:gridCol w:w="328"/>
        <w:gridCol w:w="3325"/>
        <w:gridCol w:w="3600"/>
        <w:gridCol w:w="2386"/>
      </w:tblGrid>
      <w:tr w:rsidR="00AF0484" w:rsidRPr="00EB74FF" w14:paraId="31A28A9E"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shd w:val="clear" w:color="000000" w:fill="EEECE1"/>
          </w:tcPr>
          <w:p w14:paraId="50EC7663" w14:textId="77777777" w:rsidR="00AF0484" w:rsidRPr="00EB74FF" w:rsidRDefault="00AF0484" w:rsidP="00AE2DA9">
            <w:pPr>
              <w:spacing w:after="0"/>
              <w:rPr>
                <w:rFonts w:asciiTheme="minorHAnsi" w:hAnsiTheme="minorHAnsi" w:cstheme="minorHAnsi"/>
                <w:color w:val="000000"/>
                <w:lang w:val="en-GB" w:eastAsia="en-GB"/>
              </w:rPr>
            </w:pPr>
          </w:p>
        </w:tc>
        <w:tc>
          <w:tcPr>
            <w:tcW w:w="3325" w:type="dxa"/>
            <w:tcBorders>
              <w:top w:val="single" w:sz="4" w:space="0" w:color="auto"/>
              <w:left w:val="single" w:sz="4" w:space="0" w:color="auto"/>
              <w:bottom w:val="single" w:sz="4" w:space="0" w:color="auto"/>
              <w:right w:val="single" w:sz="4" w:space="0" w:color="auto"/>
            </w:tcBorders>
            <w:shd w:val="clear" w:color="000000" w:fill="EEECE1"/>
            <w:noWrap/>
            <w:hideMark/>
          </w:tcPr>
          <w:p w14:paraId="1A86A33C" w14:textId="77777777" w:rsidR="00AF0484" w:rsidRPr="00EB74FF" w:rsidRDefault="00AF0484"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600" w:type="dxa"/>
            <w:tcBorders>
              <w:top w:val="single" w:sz="4" w:space="0" w:color="auto"/>
              <w:left w:val="nil"/>
              <w:bottom w:val="single" w:sz="4" w:space="0" w:color="auto"/>
              <w:right w:val="single" w:sz="4" w:space="0" w:color="auto"/>
            </w:tcBorders>
            <w:shd w:val="clear" w:color="000000" w:fill="EEECE1"/>
            <w:noWrap/>
            <w:hideMark/>
          </w:tcPr>
          <w:p w14:paraId="3A310485" w14:textId="77777777" w:rsidR="00AF0484" w:rsidRPr="00EB74FF" w:rsidRDefault="00AF0484"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386" w:type="dxa"/>
            <w:tcBorders>
              <w:top w:val="single" w:sz="4" w:space="0" w:color="auto"/>
              <w:left w:val="nil"/>
              <w:bottom w:val="single" w:sz="4" w:space="0" w:color="auto"/>
              <w:right w:val="single" w:sz="4" w:space="0" w:color="auto"/>
            </w:tcBorders>
            <w:shd w:val="clear" w:color="000000" w:fill="EEECE1"/>
          </w:tcPr>
          <w:p w14:paraId="05874659" w14:textId="77777777" w:rsidR="00AF0484" w:rsidRPr="00EB74FF" w:rsidRDefault="00AF0484"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43418C" w:rsidRPr="00EB74FF" w14:paraId="1AB67D4F" w14:textId="77777777" w:rsidTr="00AF0484">
        <w:trPr>
          <w:trHeight w:val="255"/>
        </w:trPr>
        <w:tc>
          <w:tcPr>
            <w:tcW w:w="310" w:type="dxa"/>
            <w:tcBorders>
              <w:top w:val="nil"/>
              <w:left w:val="single" w:sz="4" w:space="0" w:color="auto"/>
              <w:bottom w:val="single" w:sz="4" w:space="0" w:color="auto"/>
              <w:right w:val="single" w:sz="4" w:space="0" w:color="auto"/>
            </w:tcBorders>
          </w:tcPr>
          <w:p w14:paraId="43AC9169"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325" w:type="dxa"/>
            <w:tcBorders>
              <w:top w:val="nil"/>
              <w:left w:val="single" w:sz="4" w:space="0" w:color="auto"/>
              <w:bottom w:val="single" w:sz="4" w:space="0" w:color="auto"/>
              <w:right w:val="single" w:sz="4" w:space="0" w:color="auto"/>
            </w:tcBorders>
            <w:shd w:val="clear" w:color="auto" w:fill="auto"/>
            <w:noWrap/>
          </w:tcPr>
          <w:p w14:paraId="4E5343F5"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Product user list identifier </w:t>
            </w:r>
          </w:p>
        </w:tc>
        <w:tc>
          <w:tcPr>
            <w:tcW w:w="3600" w:type="dxa"/>
            <w:tcBorders>
              <w:top w:val="nil"/>
              <w:left w:val="nil"/>
              <w:bottom w:val="single" w:sz="4" w:space="0" w:color="auto"/>
              <w:right w:val="single" w:sz="4" w:space="0" w:color="auto"/>
            </w:tcBorders>
            <w:shd w:val="clear" w:color="auto" w:fill="auto"/>
            <w:noWrap/>
          </w:tcPr>
          <w:p w14:paraId="6B62ED89"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2386" w:type="dxa"/>
            <w:tcBorders>
              <w:top w:val="nil"/>
              <w:left w:val="nil"/>
              <w:bottom w:val="single" w:sz="4" w:space="0" w:color="auto"/>
              <w:right w:val="single" w:sz="4" w:space="0" w:color="auto"/>
            </w:tcBorders>
          </w:tcPr>
          <w:p w14:paraId="4D3F9150" w14:textId="77777777" w:rsidR="0043418C" w:rsidRPr="000C4F17" w:rsidRDefault="0043418C" w:rsidP="0043418C">
            <w:r w:rsidRPr="000C4F17">
              <w:t>PRD_USR_LST_ID</w:t>
            </w:r>
          </w:p>
        </w:tc>
      </w:tr>
      <w:tr w:rsidR="0043418C" w:rsidRPr="00EB74FF" w14:paraId="0C0CB619" w14:textId="77777777" w:rsidTr="00AF0484">
        <w:trPr>
          <w:trHeight w:val="255"/>
        </w:trPr>
        <w:tc>
          <w:tcPr>
            <w:tcW w:w="310" w:type="dxa"/>
            <w:tcBorders>
              <w:top w:val="nil"/>
              <w:left w:val="single" w:sz="4" w:space="0" w:color="auto"/>
              <w:bottom w:val="single" w:sz="4" w:space="0" w:color="auto"/>
              <w:right w:val="single" w:sz="4" w:space="0" w:color="auto"/>
            </w:tcBorders>
          </w:tcPr>
          <w:p w14:paraId="65F211F8"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325" w:type="dxa"/>
            <w:tcBorders>
              <w:top w:val="nil"/>
              <w:left w:val="single" w:sz="4" w:space="0" w:color="auto"/>
              <w:bottom w:val="single" w:sz="4" w:space="0" w:color="auto"/>
              <w:right w:val="single" w:sz="4" w:space="0" w:color="auto"/>
            </w:tcBorders>
            <w:shd w:val="clear" w:color="auto" w:fill="auto"/>
            <w:noWrap/>
          </w:tcPr>
          <w:p w14:paraId="12A841DF"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identifier</w:t>
            </w:r>
          </w:p>
        </w:tc>
        <w:tc>
          <w:tcPr>
            <w:tcW w:w="3600" w:type="dxa"/>
            <w:tcBorders>
              <w:top w:val="nil"/>
              <w:left w:val="nil"/>
              <w:bottom w:val="single" w:sz="4" w:space="0" w:color="auto"/>
              <w:right w:val="single" w:sz="4" w:space="0" w:color="auto"/>
            </w:tcBorders>
            <w:shd w:val="clear" w:color="auto" w:fill="auto"/>
            <w:noWrap/>
          </w:tcPr>
          <w:p w14:paraId="5BF3B544" w14:textId="77777777" w:rsidR="0043418C" w:rsidRPr="00EB74FF" w:rsidRDefault="00E6029C" w:rsidP="0043418C">
            <w:pPr>
              <w:spacing w:after="0"/>
              <w:rPr>
                <w:rFonts w:asciiTheme="minorHAnsi" w:hAnsiTheme="minorHAnsi" w:cstheme="minorHAnsi"/>
                <w:color w:val="000000"/>
                <w:lang w:val="en-GB" w:eastAsia="en-GB"/>
              </w:rPr>
            </w:pPr>
            <w:ins w:id="284" w:author="Mohamed Ramadan" w:date="2019-01-14T10:04:00Z">
              <w:r>
                <w:rPr>
                  <w:rFonts w:asciiTheme="minorHAnsi" w:hAnsiTheme="minorHAnsi" w:cstheme="minorHAnsi"/>
                  <w:color w:val="000000"/>
                  <w:lang w:val="en-GB" w:eastAsia="en-GB"/>
                </w:rPr>
                <w:t xml:space="preserve">Foreign key (FK) for </w:t>
              </w:r>
            </w:ins>
            <w:r w:rsidR="0043418C">
              <w:rPr>
                <w:rFonts w:asciiTheme="minorHAnsi" w:hAnsiTheme="minorHAnsi" w:cstheme="minorHAnsi"/>
                <w:color w:val="000000"/>
                <w:lang w:val="en-GB" w:eastAsia="en-GB"/>
              </w:rPr>
              <w:t>Product identifier</w:t>
            </w:r>
          </w:p>
        </w:tc>
        <w:tc>
          <w:tcPr>
            <w:tcW w:w="2386" w:type="dxa"/>
            <w:tcBorders>
              <w:top w:val="nil"/>
              <w:left w:val="nil"/>
              <w:bottom w:val="single" w:sz="4" w:space="0" w:color="auto"/>
              <w:right w:val="single" w:sz="4" w:space="0" w:color="auto"/>
            </w:tcBorders>
          </w:tcPr>
          <w:p w14:paraId="2F7DE6D1" w14:textId="77777777" w:rsidR="0043418C" w:rsidRPr="000C4F17" w:rsidRDefault="0043418C" w:rsidP="0043418C">
            <w:r w:rsidRPr="000C4F17">
              <w:t>PRD_ID</w:t>
            </w:r>
          </w:p>
        </w:tc>
      </w:tr>
      <w:tr w:rsidR="0043418C" w:rsidRPr="00EB74FF" w14:paraId="0935280C" w14:textId="77777777" w:rsidTr="00AF0484">
        <w:trPr>
          <w:trHeight w:val="255"/>
        </w:trPr>
        <w:tc>
          <w:tcPr>
            <w:tcW w:w="310" w:type="dxa"/>
            <w:tcBorders>
              <w:top w:val="nil"/>
              <w:left w:val="single" w:sz="4" w:space="0" w:color="auto"/>
              <w:bottom w:val="single" w:sz="4" w:space="0" w:color="auto"/>
              <w:right w:val="single" w:sz="4" w:space="0" w:color="auto"/>
            </w:tcBorders>
          </w:tcPr>
          <w:p w14:paraId="5EB28C36"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325" w:type="dxa"/>
            <w:tcBorders>
              <w:top w:val="nil"/>
              <w:left w:val="single" w:sz="4" w:space="0" w:color="auto"/>
              <w:bottom w:val="single" w:sz="4" w:space="0" w:color="auto"/>
              <w:right w:val="single" w:sz="4" w:space="0" w:color="auto"/>
            </w:tcBorders>
            <w:shd w:val="clear" w:color="auto" w:fill="auto"/>
            <w:noWrap/>
          </w:tcPr>
          <w:p w14:paraId="02B9D720"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type</w:t>
            </w:r>
          </w:p>
        </w:tc>
        <w:tc>
          <w:tcPr>
            <w:tcW w:w="3600" w:type="dxa"/>
            <w:tcBorders>
              <w:top w:val="nil"/>
              <w:left w:val="nil"/>
              <w:bottom w:val="single" w:sz="4" w:space="0" w:color="auto"/>
              <w:right w:val="single" w:sz="4" w:space="0" w:color="auto"/>
            </w:tcBorders>
            <w:shd w:val="clear" w:color="auto" w:fill="auto"/>
            <w:noWrap/>
          </w:tcPr>
          <w:p w14:paraId="2E7EA27E" w14:textId="31C8D998"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type</w:t>
            </w:r>
            <w:ins w:id="285" w:author="Mohamed Ramadan" w:date="2019-01-14T10:04:00Z">
              <w:r w:rsidR="00E6029C">
                <w:rPr>
                  <w:rFonts w:asciiTheme="minorHAnsi" w:hAnsiTheme="minorHAnsi" w:cstheme="minorHAnsi"/>
                  <w:color w:val="000000"/>
                  <w:lang w:val="en-GB" w:eastAsia="en-GB"/>
                </w:rPr>
                <w:t xml:space="preserve"> that value can be </w:t>
              </w:r>
            </w:ins>
            <w:ins w:id="286" w:author="Mohamed Ramadan" w:date="2019-01-14T10:05:00Z">
              <w:r w:rsidR="00E6029C">
                <w:rPr>
                  <w:rFonts w:asciiTheme="minorHAnsi" w:hAnsiTheme="minorHAnsi" w:cstheme="minorHAnsi"/>
                  <w:color w:val="000000"/>
                  <w:lang w:val="en-GB" w:eastAsia="en-GB"/>
                </w:rPr>
                <w:t xml:space="preserve">[GI </w:t>
              </w:r>
              <w:proofErr w:type="spellStart"/>
              <w:r w:rsidR="00E6029C">
                <w:rPr>
                  <w:rFonts w:asciiTheme="minorHAnsi" w:hAnsiTheme="minorHAnsi" w:cstheme="minorHAnsi"/>
                  <w:color w:val="000000"/>
                  <w:lang w:val="en-GB" w:eastAsia="en-GB"/>
                </w:rPr>
                <w:t>Acc</w:t>
              </w:r>
              <w:proofErr w:type="spellEnd"/>
              <w:r w:rsidR="00E6029C">
                <w:rPr>
                  <w:rFonts w:asciiTheme="minorHAnsi" w:hAnsiTheme="minorHAnsi" w:cstheme="minorHAnsi"/>
                  <w:color w:val="000000"/>
                  <w:lang w:val="en-GB" w:eastAsia="en-GB"/>
                </w:rPr>
                <w:t xml:space="preserve"> info, </w:t>
              </w:r>
              <w:proofErr w:type="spellStart"/>
              <w:r w:rsidR="00E6029C">
                <w:rPr>
                  <w:rFonts w:asciiTheme="minorHAnsi" w:hAnsiTheme="minorHAnsi" w:cstheme="minorHAnsi"/>
                  <w:color w:val="000000"/>
                  <w:lang w:val="en-GB" w:eastAsia="en-GB"/>
                </w:rPr>
                <w:t>Acc</w:t>
              </w:r>
              <w:proofErr w:type="spellEnd"/>
              <w:r w:rsidR="00E6029C">
                <w:rPr>
                  <w:rFonts w:asciiTheme="minorHAnsi" w:hAnsiTheme="minorHAnsi" w:cstheme="minorHAnsi"/>
                  <w:color w:val="000000"/>
                  <w:lang w:val="en-GB" w:eastAsia="en-GB"/>
                </w:rPr>
                <w:t xml:space="preserve"> balance, </w:t>
              </w:r>
            </w:ins>
            <w:ins w:id="287" w:author="Mohamed Ramadan" w:date="2019-01-14T10:25:00Z">
              <w:r w:rsidR="00CA5BD3">
                <w:rPr>
                  <w:rFonts w:asciiTheme="minorHAnsi" w:hAnsiTheme="minorHAnsi" w:cstheme="minorHAnsi"/>
                  <w:color w:val="000000"/>
                  <w:lang w:val="en-GB" w:eastAsia="en-GB"/>
                </w:rPr>
                <w:t>deposit,</w:t>
              </w:r>
            </w:ins>
            <w:ins w:id="288" w:author="Mohamed Ramadan" w:date="2019-01-14T10:05:00Z">
              <w:r w:rsidR="00E6029C">
                <w:rPr>
                  <w:rFonts w:asciiTheme="minorHAnsi" w:hAnsiTheme="minorHAnsi" w:cstheme="minorHAnsi"/>
                  <w:color w:val="000000"/>
                  <w:lang w:val="en-GB" w:eastAsia="en-GB"/>
                </w:rPr>
                <w:t xml:space="preserve"> Liability</w:t>
              </w:r>
            </w:ins>
            <w:ins w:id="289" w:author="Mohamed Ramadan" w:date="2019-01-14T10:25:00Z">
              <w:r w:rsidR="00CA5BD3">
                <w:rPr>
                  <w:rFonts w:asciiTheme="minorHAnsi" w:hAnsiTheme="minorHAnsi" w:cstheme="minorHAnsi"/>
                  <w:color w:val="000000"/>
                  <w:lang w:val="en-GB" w:eastAsia="en-GB"/>
                </w:rPr>
                <w:t>,</w:t>
              </w:r>
            </w:ins>
            <w:ins w:id="290" w:author="Mohamed Ramadan" w:date="2019-01-14T10:05:00Z">
              <w:r w:rsidR="00E6029C">
                <w:rPr>
                  <w:rFonts w:asciiTheme="minorHAnsi" w:hAnsiTheme="minorHAnsi" w:cstheme="minorHAnsi"/>
                  <w:color w:val="000000"/>
                  <w:lang w:val="en-GB" w:eastAsia="en-GB"/>
                </w:rPr>
                <w:t xml:space="preserve"> Block account info, etc]</w:t>
              </w:r>
            </w:ins>
          </w:p>
        </w:tc>
        <w:tc>
          <w:tcPr>
            <w:tcW w:w="2386" w:type="dxa"/>
            <w:tcBorders>
              <w:top w:val="nil"/>
              <w:left w:val="nil"/>
              <w:bottom w:val="single" w:sz="4" w:space="0" w:color="auto"/>
              <w:right w:val="single" w:sz="4" w:space="0" w:color="auto"/>
            </w:tcBorders>
          </w:tcPr>
          <w:p w14:paraId="4B2C9AA2" w14:textId="77777777" w:rsidR="0043418C" w:rsidRPr="000C4F17" w:rsidRDefault="0043418C" w:rsidP="0043418C">
            <w:r w:rsidRPr="000C4F17">
              <w:t>PRD_TYPE</w:t>
            </w:r>
          </w:p>
        </w:tc>
      </w:tr>
      <w:tr w:rsidR="0043418C" w:rsidRPr="00EB74FF" w14:paraId="1C5EBB35" w14:textId="77777777" w:rsidTr="00AF0484">
        <w:trPr>
          <w:trHeight w:val="255"/>
        </w:trPr>
        <w:tc>
          <w:tcPr>
            <w:tcW w:w="310" w:type="dxa"/>
            <w:tcBorders>
              <w:top w:val="single" w:sz="4" w:space="0" w:color="auto"/>
              <w:left w:val="single" w:sz="4" w:space="0" w:color="auto"/>
              <w:bottom w:val="single" w:sz="4" w:space="0" w:color="auto"/>
              <w:right w:val="single" w:sz="4" w:space="0" w:color="auto"/>
            </w:tcBorders>
          </w:tcPr>
          <w:p w14:paraId="574E1D1D"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6ABFC9AF"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user identification</w:t>
            </w:r>
          </w:p>
        </w:tc>
        <w:tc>
          <w:tcPr>
            <w:tcW w:w="3600" w:type="dxa"/>
            <w:tcBorders>
              <w:top w:val="single" w:sz="4" w:space="0" w:color="auto"/>
              <w:left w:val="nil"/>
              <w:bottom w:val="single" w:sz="4" w:space="0" w:color="auto"/>
              <w:right w:val="single" w:sz="4" w:space="0" w:color="auto"/>
            </w:tcBorders>
            <w:shd w:val="clear" w:color="auto" w:fill="auto"/>
            <w:noWrap/>
          </w:tcPr>
          <w:p w14:paraId="5AA92AD8"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user identification</w:t>
            </w:r>
          </w:p>
        </w:tc>
        <w:tc>
          <w:tcPr>
            <w:tcW w:w="2386" w:type="dxa"/>
            <w:tcBorders>
              <w:top w:val="single" w:sz="4" w:space="0" w:color="auto"/>
              <w:left w:val="nil"/>
              <w:bottom w:val="single" w:sz="4" w:space="0" w:color="auto"/>
              <w:right w:val="single" w:sz="4" w:space="0" w:color="auto"/>
            </w:tcBorders>
          </w:tcPr>
          <w:p w14:paraId="26DD8C5E" w14:textId="77777777" w:rsidR="0043418C" w:rsidRPr="000C4F17" w:rsidRDefault="0043418C" w:rsidP="0043418C">
            <w:r w:rsidRPr="000C4F17">
              <w:t>PRD_USER_ID</w:t>
            </w:r>
          </w:p>
        </w:tc>
      </w:tr>
      <w:tr w:rsidR="0043418C" w:rsidRPr="00EB74FF" w14:paraId="36AE7913"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7940978C"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3E02D803" w14:textId="77777777" w:rsidR="0043418C" w:rsidRPr="00EB74FF" w:rsidRDefault="0043418C" w:rsidP="0043418C">
            <w:pPr>
              <w:spacing w:after="0"/>
              <w:rPr>
                <w:rFonts w:asciiTheme="minorHAnsi" w:hAnsiTheme="minorHAnsi" w:cstheme="minorHAnsi"/>
              </w:rPr>
            </w:pPr>
            <w:r>
              <w:rPr>
                <w:rFonts w:asciiTheme="minorHAnsi" w:hAnsiTheme="minorHAnsi" w:cstheme="minorHAnsi"/>
              </w:rPr>
              <w:t>Product user identification type</w:t>
            </w:r>
          </w:p>
        </w:tc>
        <w:tc>
          <w:tcPr>
            <w:tcW w:w="3600" w:type="dxa"/>
            <w:tcBorders>
              <w:top w:val="single" w:sz="4" w:space="0" w:color="auto"/>
              <w:left w:val="nil"/>
              <w:bottom w:val="single" w:sz="4" w:space="0" w:color="auto"/>
              <w:right w:val="single" w:sz="4" w:space="0" w:color="auto"/>
            </w:tcBorders>
            <w:shd w:val="clear" w:color="auto" w:fill="auto"/>
            <w:noWrap/>
          </w:tcPr>
          <w:p w14:paraId="0E25B233"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rPr>
              <w:t>Product user identification type</w:t>
            </w:r>
          </w:p>
        </w:tc>
        <w:tc>
          <w:tcPr>
            <w:tcW w:w="2386" w:type="dxa"/>
            <w:tcBorders>
              <w:top w:val="single" w:sz="4" w:space="0" w:color="auto"/>
              <w:left w:val="nil"/>
              <w:bottom w:val="single" w:sz="4" w:space="0" w:color="auto"/>
              <w:right w:val="single" w:sz="4" w:space="0" w:color="auto"/>
            </w:tcBorders>
          </w:tcPr>
          <w:p w14:paraId="57321077" w14:textId="77777777" w:rsidR="0043418C" w:rsidRPr="000C4F17" w:rsidRDefault="0043418C" w:rsidP="0043418C">
            <w:r w:rsidRPr="000C4F17">
              <w:t>PRD_USER_ID_TYPE</w:t>
            </w:r>
          </w:p>
        </w:tc>
      </w:tr>
      <w:tr w:rsidR="0043418C" w:rsidRPr="00EB74FF" w14:paraId="727FE827"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5E67B18E"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6</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4B1384C1" w14:textId="77777777" w:rsidR="0043418C" w:rsidRPr="00EB74FF" w:rsidRDefault="0043418C" w:rsidP="0043418C">
            <w:pPr>
              <w:spacing w:after="0"/>
              <w:rPr>
                <w:rFonts w:asciiTheme="minorHAnsi" w:hAnsiTheme="minorHAnsi" w:cstheme="minorHAnsi"/>
              </w:rPr>
            </w:pPr>
            <w:r>
              <w:rPr>
                <w:rFonts w:asciiTheme="minorHAnsi" w:hAnsiTheme="minorHAnsi" w:cstheme="minorHAnsi"/>
              </w:rPr>
              <w:t>Product user type</w:t>
            </w:r>
          </w:p>
        </w:tc>
        <w:tc>
          <w:tcPr>
            <w:tcW w:w="3600" w:type="dxa"/>
            <w:tcBorders>
              <w:top w:val="single" w:sz="4" w:space="0" w:color="auto"/>
              <w:left w:val="nil"/>
              <w:bottom w:val="single" w:sz="4" w:space="0" w:color="auto"/>
              <w:right w:val="single" w:sz="4" w:space="0" w:color="auto"/>
            </w:tcBorders>
            <w:shd w:val="clear" w:color="auto" w:fill="auto"/>
            <w:noWrap/>
          </w:tcPr>
          <w:p w14:paraId="46D8B6BB"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user type</w:t>
            </w:r>
          </w:p>
        </w:tc>
        <w:tc>
          <w:tcPr>
            <w:tcW w:w="2386" w:type="dxa"/>
            <w:tcBorders>
              <w:top w:val="single" w:sz="4" w:space="0" w:color="auto"/>
              <w:left w:val="nil"/>
              <w:bottom w:val="single" w:sz="4" w:space="0" w:color="auto"/>
              <w:right w:val="single" w:sz="4" w:space="0" w:color="auto"/>
            </w:tcBorders>
          </w:tcPr>
          <w:p w14:paraId="02E6FCE1" w14:textId="77777777" w:rsidR="0043418C" w:rsidRPr="000C4F17" w:rsidRDefault="0043418C" w:rsidP="0043418C">
            <w:r w:rsidRPr="000C4F17">
              <w:t>PRD_USER_TYPE</w:t>
            </w:r>
          </w:p>
        </w:tc>
      </w:tr>
      <w:tr w:rsidR="0043418C" w:rsidRPr="00EB74FF" w14:paraId="71FBDCF9" w14:textId="77777777" w:rsidTr="00AE2DA9">
        <w:trPr>
          <w:trHeight w:val="255"/>
        </w:trPr>
        <w:tc>
          <w:tcPr>
            <w:tcW w:w="310" w:type="dxa"/>
            <w:tcBorders>
              <w:top w:val="single" w:sz="4" w:space="0" w:color="auto"/>
              <w:left w:val="single" w:sz="4" w:space="0" w:color="auto"/>
              <w:bottom w:val="single" w:sz="4" w:space="0" w:color="auto"/>
              <w:right w:val="single" w:sz="4" w:space="0" w:color="auto"/>
            </w:tcBorders>
          </w:tcPr>
          <w:p w14:paraId="2FFA04A7"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7</w:t>
            </w:r>
          </w:p>
        </w:tc>
        <w:tc>
          <w:tcPr>
            <w:tcW w:w="3325" w:type="dxa"/>
            <w:tcBorders>
              <w:top w:val="single" w:sz="4" w:space="0" w:color="auto"/>
              <w:left w:val="single" w:sz="4" w:space="0" w:color="auto"/>
              <w:bottom w:val="single" w:sz="4" w:space="0" w:color="auto"/>
              <w:right w:val="single" w:sz="4" w:space="0" w:color="auto"/>
            </w:tcBorders>
            <w:shd w:val="clear" w:color="auto" w:fill="auto"/>
            <w:noWrap/>
          </w:tcPr>
          <w:p w14:paraId="2591350A" w14:textId="77777777" w:rsidR="0043418C" w:rsidRPr="00EB74FF" w:rsidRDefault="0043418C" w:rsidP="0043418C">
            <w:pPr>
              <w:spacing w:after="0"/>
              <w:rPr>
                <w:rFonts w:asciiTheme="minorHAnsi" w:hAnsiTheme="minorHAnsi" w:cstheme="minorHAnsi"/>
              </w:rPr>
            </w:pPr>
            <w:r>
              <w:rPr>
                <w:rFonts w:asciiTheme="minorHAnsi" w:hAnsiTheme="minorHAnsi" w:cstheme="minorHAnsi"/>
              </w:rPr>
              <w:t>Product user name</w:t>
            </w:r>
          </w:p>
        </w:tc>
        <w:tc>
          <w:tcPr>
            <w:tcW w:w="3600" w:type="dxa"/>
            <w:tcBorders>
              <w:top w:val="single" w:sz="4" w:space="0" w:color="auto"/>
              <w:left w:val="nil"/>
              <w:bottom w:val="single" w:sz="4" w:space="0" w:color="auto"/>
              <w:right w:val="single" w:sz="4" w:space="0" w:color="auto"/>
            </w:tcBorders>
            <w:shd w:val="clear" w:color="auto" w:fill="auto"/>
            <w:noWrap/>
          </w:tcPr>
          <w:p w14:paraId="4EAC8737" w14:textId="77777777" w:rsidR="0043418C" w:rsidRPr="00EB74FF" w:rsidRDefault="0043418C" w:rsidP="0043418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Product user name</w:t>
            </w:r>
          </w:p>
        </w:tc>
        <w:tc>
          <w:tcPr>
            <w:tcW w:w="2386" w:type="dxa"/>
            <w:tcBorders>
              <w:top w:val="single" w:sz="4" w:space="0" w:color="auto"/>
              <w:left w:val="nil"/>
              <w:bottom w:val="single" w:sz="4" w:space="0" w:color="auto"/>
              <w:right w:val="single" w:sz="4" w:space="0" w:color="auto"/>
            </w:tcBorders>
          </w:tcPr>
          <w:p w14:paraId="4BCC26DD" w14:textId="77777777" w:rsidR="0043418C" w:rsidRDefault="0043418C" w:rsidP="0043418C">
            <w:r w:rsidRPr="000C4F17">
              <w:t>PRD_USER_NAME</w:t>
            </w:r>
          </w:p>
        </w:tc>
      </w:tr>
    </w:tbl>
    <w:p w14:paraId="665943DA" w14:textId="77777777" w:rsidR="00AF0484" w:rsidRDefault="00AF0484" w:rsidP="00AF0484">
      <w:pPr>
        <w:spacing w:after="0" w:line="240" w:lineRule="auto"/>
        <w:rPr>
          <w:smallCaps/>
          <w:sz w:val="28"/>
          <w:szCs w:val="28"/>
          <w:lang w:eastAsia="x-none"/>
        </w:rPr>
      </w:pPr>
    </w:p>
    <w:p w14:paraId="098CE4BB" w14:textId="77777777" w:rsidR="0046102E" w:rsidRPr="00B74B62" w:rsidRDefault="0046102E" w:rsidP="0046102E">
      <w:pPr>
        <w:pStyle w:val="Heading3"/>
        <w:rPr>
          <w:b/>
          <w:bCs/>
        </w:rPr>
      </w:pPr>
      <w:bookmarkStart w:id="291" w:name="_Toc535244540"/>
      <w:r w:rsidRPr="00B74B62">
        <w:rPr>
          <w:b/>
          <w:bCs/>
        </w:rPr>
        <w:t>Tracking Assignment</w:t>
      </w:r>
      <w:bookmarkEnd w:id="291"/>
    </w:p>
    <w:tbl>
      <w:tblPr>
        <w:tblW w:w="9895" w:type="dxa"/>
        <w:tblLook w:val="04A0" w:firstRow="1" w:lastRow="0" w:firstColumn="1" w:lastColumn="0" w:noHBand="0" w:noVBand="1"/>
      </w:tblPr>
      <w:tblGrid>
        <w:gridCol w:w="440"/>
        <w:gridCol w:w="3299"/>
        <w:gridCol w:w="3483"/>
        <w:gridCol w:w="2759"/>
      </w:tblGrid>
      <w:tr w:rsidR="0046102E" w:rsidRPr="00EB74FF" w14:paraId="3A150060" w14:textId="77777777" w:rsidTr="009E3AA6">
        <w:trPr>
          <w:trHeight w:val="255"/>
        </w:trPr>
        <w:tc>
          <w:tcPr>
            <w:tcW w:w="328" w:type="dxa"/>
            <w:tcBorders>
              <w:top w:val="single" w:sz="4" w:space="0" w:color="auto"/>
              <w:left w:val="single" w:sz="4" w:space="0" w:color="auto"/>
              <w:bottom w:val="single" w:sz="4" w:space="0" w:color="auto"/>
              <w:right w:val="single" w:sz="4" w:space="0" w:color="auto"/>
            </w:tcBorders>
            <w:shd w:val="clear" w:color="000000" w:fill="EEECE1"/>
          </w:tcPr>
          <w:p w14:paraId="7D2F87F0" w14:textId="77777777" w:rsidR="0046102E" w:rsidRPr="00EB74FF" w:rsidRDefault="0046102E" w:rsidP="00AE2DA9">
            <w:pPr>
              <w:spacing w:after="0"/>
              <w:rPr>
                <w:rFonts w:asciiTheme="minorHAnsi" w:hAnsiTheme="minorHAnsi" w:cstheme="minorHAnsi"/>
                <w:color w:val="000000"/>
                <w:lang w:val="en-GB" w:eastAsia="en-GB"/>
              </w:rPr>
            </w:pPr>
          </w:p>
        </w:tc>
        <w:tc>
          <w:tcPr>
            <w:tcW w:w="3299" w:type="dxa"/>
            <w:tcBorders>
              <w:top w:val="single" w:sz="4" w:space="0" w:color="auto"/>
              <w:left w:val="single" w:sz="4" w:space="0" w:color="auto"/>
              <w:bottom w:val="single" w:sz="4" w:space="0" w:color="auto"/>
              <w:right w:val="single" w:sz="4" w:space="0" w:color="auto"/>
            </w:tcBorders>
            <w:shd w:val="clear" w:color="000000" w:fill="EEECE1"/>
            <w:noWrap/>
            <w:hideMark/>
          </w:tcPr>
          <w:p w14:paraId="237EF042"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483" w:type="dxa"/>
            <w:tcBorders>
              <w:top w:val="single" w:sz="4" w:space="0" w:color="auto"/>
              <w:left w:val="nil"/>
              <w:bottom w:val="single" w:sz="4" w:space="0" w:color="auto"/>
              <w:right w:val="single" w:sz="4" w:space="0" w:color="auto"/>
            </w:tcBorders>
            <w:shd w:val="clear" w:color="000000" w:fill="EEECE1"/>
            <w:noWrap/>
            <w:hideMark/>
          </w:tcPr>
          <w:p w14:paraId="57D3E75F"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785" w:type="dxa"/>
            <w:tcBorders>
              <w:top w:val="single" w:sz="4" w:space="0" w:color="auto"/>
              <w:left w:val="nil"/>
              <w:bottom w:val="single" w:sz="4" w:space="0" w:color="auto"/>
              <w:right w:val="single" w:sz="4" w:space="0" w:color="auto"/>
            </w:tcBorders>
            <w:shd w:val="clear" w:color="000000" w:fill="EEECE1"/>
          </w:tcPr>
          <w:p w14:paraId="776007B7" w14:textId="77777777" w:rsidR="0046102E" w:rsidRPr="00EB74FF" w:rsidRDefault="0046102E"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46102E" w:rsidRPr="00EB74FF" w14:paraId="2592EE89" w14:textId="77777777" w:rsidTr="009E3AA6">
        <w:trPr>
          <w:trHeight w:val="255"/>
        </w:trPr>
        <w:tc>
          <w:tcPr>
            <w:tcW w:w="328" w:type="dxa"/>
            <w:tcBorders>
              <w:top w:val="nil"/>
              <w:left w:val="single" w:sz="4" w:space="0" w:color="auto"/>
              <w:bottom w:val="single" w:sz="4" w:space="0" w:color="auto"/>
              <w:right w:val="single" w:sz="4" w:space="0" w:color="auto"/>
            </w:tcBorders>
          </w:tcPr>
          <w:p w14:paraId="52BC3752" w14:textId="268FD87D" w:rsidR="0046102E" w:rsidRPr="00EB74FF" w:rsidRDefault="009E3AA6" w:rsidP="00AE2DA9">
            <w:pPr>
              <w:spacing w:after="0"/>
              <w:rPr>
                <w:rFonts w:asciiTheme="minorHAnsi" w:hAnsiTheme="minorHAnsi" w:cstheme="minorHAnsi"/>
                <w:color w:val="000000"/>
                <w:lang w:val="en-GB" w:eastAsia="en-GB"/>
              </w:rPr>
            </w:pPr>
            <w:ins w:id="292" w:author="Mohamed Ramadan" w:date="2019-01-14T10:26:00Z">
              <w:r>
                <w:rPr>
                  <w:rFonts w:asciiTheme="minorHAnsi" w:hAnsiTheme="minorHAnsi" w:cstheme="minorHAnsi"/>
                  <w:color w:val="000000"/>
                  <w:lang w:val="en-GB" w:eastAsia="en-GB"/>
                </w:rPr>
                <w:t>1</w:t>
              </w:r>
            </w:ins>
          </w:p>
        </w:tc>
        <w:tc>
          <w:tcPr>
            <w:tcW w:w="3299" w:type="dxa"/>
            <w:tcBorders>
              <w:top w:val="nil"/>
              <w:left w:val="single" w:sz="4" w:space="0" w:color="auto"/>
              <w:bottom w:val="single" w:sz="4" w:space="0" w:color="auto"/>
              <w:right w:val="single" w:sz="4" w:space="0" w:color="auto"/>
            </w:tcBorders>
            <w:shd w:val="clear" w:color="auto" w:fill="auto"/>
            <w:noWrap/>
          </w:tcPr>
          <w:p w14:paraId="19A31377" w14:textId="77777777" w:rsidR="0046102E" w:rsidRPr="00EB74FF" w:rsidRDefault="0046102E" w:rsidP="00AE2DA9">
            <w:pPr>
              <w:spacing w:after="0"/>
              <w:rPr>
                <w:rFonts w:asciiTheme="minorHAnsi" w:hAnsiTheme="minorHAnsi" w:cstheme="minorHAnsi"/>
                <w:color w:val="000000"/>
                <w:lang w:val="en-GB" w:eastAsia="en-GB"/>
              </w:rPr>
            </w:pPr>
            <w:proofErr w:type="spellStart"/>
            <w:r w:rsidRPr="00731B77">
              <w:rPr>
                <w:rFonts w:asciiTheme="minorHAnsi" w:hAnsiTheme="minorHAnsi" w:cstheme="minorHAnsi"/>
                <w:color w:val="000000"/>
                <w:lang w:val="en-GB" w:eastAsia="en-GB"/>
              </w:rPr>
              <w:t>Task_id</w:t>
            </w:r>
            <w:proofErr w:type="spellEnd"/>
          </w:p>
        </w:tc>
        <w:tc>
          <w:tcPr>
            <w:tcW w:w="3483" w:type="dxa"/>
            <w:tcBorders>
              <w:top w:val="nil"/>
              <w:left w:val="nil"/>
              <w:bottom w:val="single" w:sz="4" w:space="0" w:color="auto"/>
              <w:right w:val="single" w:sz="4" w:space="0" w:color="auto"/>
            </w:tcBorders>
            <w:shd w:val="clear" w:color="auto" w:fill="auto"/>
            <w:noWrap/>
          </w:tcPr>
          <w:p w14:paraId="202E8B6F" w14:textId="77777777" w:rsidR="0046102E" w:rsidRPr="00EB74FF" w:rsidRDefault="0046102E" w:rsidP="00AE2DA9">
            <w:pPr>
              <w:spacing w:after="0"/>
              <w:rPr>
                <w:rFonts w:asciiTheme="minorHAnsi" w:hAnsiTheme="minorHAnsi" w:cstheme="minorHAnsi"/>
                <w:color w:val="000000"/>
                <w:lang w:val="en-GB" w:eastAsia="en-GB"/>
              </w:rPr>
            </w:pPr>
            <w:r>
              <w:rPr>
                <w:rFonts w:asciiTheme="minorHAnsi" w:hAnsiTheme="minorHAnsi" w:cstheme="minorHAnsi"/>
              </w:rPr>
              <w:t xml:space="preserve">Task </w:t>
            </w:r>
            <w:r>
              <w:rPr>
                <w:rFonts w:asciiTheme="minorHAnsi" w:hAnsiTheme="minorHAnsi" w:cstheme="minorHAnsi"/>
                <w:color w:val="000000"/>
                <w:lang w:val="en-GB" w:eastAsia="en-GB"/>
              </w:rPr>
              <w:t>identifier</w:t>
            </w:r>
          </w:p>
        </w:tc>
        <w:tc>
          <w:tcPr>
            <w:tcW w:w="2785" w:type="dxa"/>
            <w:tcBorders>
              <w:top w:val="nil"/>
              <w:left w:val="nil"/>
              <w:bottom w:val="single" w:sz="4" w:space="0" w:color="auto"/>
              <w:right w:val="single" w:sz="4" w:space="0" w:color="auto"/>
            </w:tcBorders>
          </w:tcPr>
          <w:p w14:paraId="34A7D494" w14:textId="77777777" w:rsidR="0046102E" w:rsidRPr="00EB74FF"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TASK_ID</w:t>
            </w:r>
          </w:p>
        </w:tc>
      </w:tr>
      <w:tr w:rsidR="0046102E" w:rsidRPr="00EB74FF" w14:paraId="26601FCE" w14:textId="77777777" w:rsidTr="009E3AA6">
        <w:trPr>
          <w:trHeight w:val="255"/>
        </w:trPr>
        <w:tc>
          <w:tcPr>
            <w:tcW w:w="328" w:type="dxa"/>
            <w:tcBorders>
              <w:top w:val="nil"/>
              <w:left w:val="single" w:sz="4" w:space="0" w:color="auto"/>
              <w:bottom w:val="single" w:sz="4" w:space="0" w:color="auto"/>
              <w:right w:val="single" w:sz="4" w:space="0" w:color="auto"/>
            </w:tcBorders>
          </w:tcPr>
          <w:p w14:paraId="10D5BD29" w14:textId="77710813" w:rsidR="0046102E" w:rsidRPr="00EB74FF" w:rsidRDefault="009E3AA6" w:rsidP="00AE2DA9">
            <w:pPr>
              <w:spacing w:after="0"/>
              <w:rPr>
                <w:rFonts w:asciiTheme="minorHAnsi" w:hAnsiTheme="minorHAnsi" w:cstheme="minorHAnsi"/>
                <w:color w:val="000000"/>
                <w:lang w:val="en-GB" w:eastAsia="en-GB"/>
              </w:rPr>
            </w:pPr>
            <w:ins w:id="293" w:author="Mohamed Ramadan" w:date="2019-01-14T10:26:00Z">
              <w:r>
                <w:rPr>
                  <w:rFonts w:asciiTheme="minorHAnsi" w:hAnsiTheme="minorHAnsi" w:cstheme="minorHAnsi"/>
                  <w:color w:val="000000"/>
                  <w:lang w:val="en-GB" w:eastAsia="en-GB"/>
                </w:rPr>
                <w:t>2</w:t>
              </w:r>
            </w:ins>
          </w:p>
        </w:tc>
        <w:tc>
          <w:tcPr>
            <w:tcW w:w="3299" w:type="dxa"/>
            <w:tcBorders>
              <w:top w:val="nil"/>
              <w:left w:val="single" w:sz="4" w:space="0" w:color="auto"/>
              <w:bottom w:val="single" w:sz="4" w:space="0" w:color="auto"/>
              <w:right w:val="single" w:sz="4" w:space="0" w:color="auto"/>
            </w:tcBorders>
            <w:shd w:val="clear" w:color="auto" w:fill="auto"/>
            <w:noWrap/>
          </w:tcPr>
          <w:p w14:paraId="72C69AFE" w14:textId="77777777" w:rsidR="0046102E" w:rsidRPr="00EB74FF" w:rsidRDefault="0046102E" w:rsidP="00AE2DA9">
            <w:pPr>
              <w:spacing w:after="0"/>
              <w:rPr>
                <w:rFonts w:asciiTheme="minorHAnsi" w:hAnsiTheme="minorHAnsi" w:cstheme="minorHAnsi"/>
                <w:color w:val="000000"/>
                <w:lang w:val="en-GB" w:eastAsia="en-GB"/>
              </w:rPr>
            </w:pPr>
            <w:proofErr w:type="spellStart"/>
            <w:r w:rsidRPr="00731B77">
              <w:rPr>
                <w:rFonts w:asciiTheme="minorHAnsi" w:hAnsiTheme="minorHAnsi" w:cstheme="minorHAnsi"/>
                <w:color w:val="000000"/>
                <w:lang w:val="en-GB" w:eastAsia="en-GB"/>
              </w:rPr>
              <w:t>Rqst_id</w:t>
            </w:r>
            <w:proofErr w:type="spellEnd"/>
          </w:p>
        </w:tc>
        <w:tc>
          <w:tcPr>
            <w:tcW w:w="3483" w:type="dxa"/>
            <w:tcBorders>
              <w:top w:val="nil"/>
              <w:left w:val="nil"/>
              <w:bottom w:val="single" w:sz="4" w:space="0" w:color="auto"/>
              <w:right w:val="single" w:sz="4" w:space="0" w:color="auto"/>
            </w:tcBorders>
            <w:shd w:val="clear" w:color="auto" w:fill="auto"/>
            <w:noWrap/>
            <w:hideMark/>
          </w:tcPr>
          <w:p w14:paraId="4834FEF4" w14:textId="77777777" w:rsidR="0046102E" w:rsidRPr="00EB74FF" w:rsidRDefault="0046102E"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Request identifier</w:t>
            </w:r>
          </w:p>
        </w:tc>
        <w:tc>
          <w:tcPr>
            <w:tcW w:w="2785" w:type="dxa"/>
            <w:tcBorders>
              <w:top w:val="nil"/>
              <w:left w:val="nil"/>
              <w:bottom w:val="single" w:sz="4" w:space="0" w:color="auto"/>
              <w:right w:val="single" w:sz="4" w:space="0" w:color="auto"/>
            </w:tcBorders>
          </w:tcPr>
          <w:p w14:paraId="3425BA12" w14:textId="77777777" w:rsidR="0046102E" w:rsidRPr="00EB74FF" w:rsidRDefault="0046102E" w:rsidP="00AE2DA9">
            <w:pPr>
              <w:spacing w:after="0"/>
              <w:rPr>
                <w:rFonts w:asciiTheme="minorHAnsi" w:hAnsiTheme="minorHAnsi" w:cstheme="minorHAnsi"/>
              </w:rPr>
            </w:pPr>
            <w:r w:rsidRPr="00731B77">
              <w:rPr>
                <w:rFonts w:asciiTheme="minorHAnsi" w:hAnsiTheme="minorHAnsi" w:cstheme="minorHAnsi"/>
              </w:rPr>
              <w:t>RQST_ID</w:t>
            </w:r>
          </w:p>
        </w:tc>
      </w:tr>
      <w:tr w:rsidR="0046102E" w:rsidRPr="00EB74FF" w14:paraId="212C4808" w14:textId="77777777" w:rsidTr="009E3AA6">
        <w:trPr>
          <w:trHeight w:val="255"/>
        </w:trPr>
        <w:tc>
          <w:tcPr>
            <w:tcW w:w="328" w:type="dxa"/>
            <w:tcBorders>
              <w:top w:val="nil"/>
              <w:left w:val="single" w:sz="4" w:space="0" w:color="auto"/>
              <w:bottom w:val="single" w:sz="4" w:space="0" w:color="auto"/>
              <w:right w:val="single" w:sz="4" w:space="0" w:color="auto"/>
            </w:tcBorders>
          </w:tcPr>
          <w:p w14:paraId="50B0DE74" w14:textId="464FCAD8" w:rsidR="0046102E" w:rsidRPr="00EB74FF" w:rsidRDefault="009E3AA6" w:rsidP="00AE2DA9">
            <w:pPr>
              <w:spacing w:after="0"/>
              <w:rPr>
                <w:rFonts w:asciiTheme="minorHAnsi" w:hAnsiTheme="minorHAnsi" w:cstheme="minorHAnsi"/>
                <w:color w:val="000000"/>
                <w:lang w:val="en-GB" w:eastAsia="en-GB"/>
              </w:rPr>
            </w:pPr>
            <w:ins w:id="294" w:author="Mohamed Ramadan" w:date="2019-01-14T10:26:00Z">
              <w:r>
                <w:rPr>
                  <w:rFonts w:asciiTheme="minorHAnsi" w:hAnsiTheme="minorHAnsi" w:cstheme="minorHAnsi"/>
                  <w:color w:val="000000"/>
                  <w:lang w:val="en-GB" w:eastAsia="en-GB"/>
                </w:rPr>
                <w:t>3</w:t>
              </w:r>
            </w:ins>
          </w:p>
        </w:tc>
        <w:tc>
          <w:tcPr>
            <w:tcW w:w="3299" w:type="dxa"/>
            <w:tcBorders>
              <w:top w:val="nil"/>
              <w:left w:val="single" w:sz="4" w:space="0" w:color="auto"/>
              <w:bottom w:val="single" w:sz="4" w:space="0" w:color="auto"/>
              <w:right w:val="single" w:sz="4" w:space="0" w:color="auto"/>
            </w:tcBorders>
            <w:shd w:val="clear" w:color="auto" w:fill="auto"/>
            <w:noWrap/>
          </w:tcPr>
          <w:p w14:paraId="2C52DFF5" w14:textId="77777777" w:rsidR="0046102E" w:rsidRPr="00EB74FF"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Is instance</w:t>
            </w:r>
          </w:p>
        </w:tc>
        <w:tc>
          <w:tcPr>
            <w:tcW w:w="3483" w:type="dxa"/>
            <w:tcBorders>
              <w:top w:val="nil"/>
              <w:left w:val="nil"/>
              <w:bottom w:val="single" w:sz="4" w:space="0" w:color="auto"/>
              <w:right w:val="single" w:sz="4" w:space="0" w:color="auto"/>
            </w:tcBorders>
            <w:shd w:val="clear" w:color="auto" w:fill="auto"/>
            <w:noWrap/>
            <w:hideMark/>
          </w:tcPr>
          <w:p w14:paraId="02668F5A" w14:textId="77777777" w:rsidR="0046102E" w:rsidRPr="00EB74FF" w:rsidRDefault="0046102E"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Is instance flag</w:t>
            </w:r>
          </w:p>
        </w:tc>
        <w:tc>
          <w:tcPr>
            <w:tcW w:w="2785" w:type="dxa"/>
            <w:tcBorders>
              <w:top w:val="nil"/>
              <w:left w:val="nil"/>
              <w:bottom w:val="single" w:sz="4" w:space="0" w:color="auto"/>
              <w:right w:val="single" w:sz="4" w:space="0" w:color="auto"/>
            </w:tcBorders>
          </w:tcPr>
          <w:p w14:paraId="33961EE7" w14:textId="77777777" w:rsidR="0046102E" w:rsidRPr="00EB74FF"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IS_INSTANCE</w:t>
            </w:r>
          </w:p>
        </w:tc>
      </w:tr>
      <w:tr w:rsidR="0046102E" w:rsidRPr="00EB74FF" w14:paraId="133294E5" w14:textId="77777777" w:rsidTr="009E3AA6">
        <w:trPr>
          <w:trHeight w:val="255"/>
        </w:trPr>
        <w:tc>
          <w:tcPr>
            <w:tcW w:w="328" w:type="dxa"/>
            <w:tcBorders>
              <w:top w:val="nil"/>
              <w:left w:val="single" w:sz="4" w:space="0" w:color="auto"/>
              <w:bottom w:val="single" w:sz="4" w:space="0" w:color="auto"/>
              <w:right w:val="single" w:sz="4" w:space="0" w:color="auto"/>
            </w:tcBorders>
          </w:tcPr>
          <w:p w14:paraId="3AD429A8" w14:textId="7E25A9BD" w:rsidR="0046102E" w:rsidRPr="00EB74FF" w:rsidRDefault="009E3AA6" w:rsidP="00AE2DA9">
            <w:pPr>
              <w:spacing w:after="0"/>
              <w:rPr>
                <w:rFonts w:asciiTheme="minorHAnsi" w:hAnsiTheme="minorHAnsi" w:cstheme="minorHAnsi"/>
                <w:color w:val="000000"/>
                <w:lang w:val="en-GB" w:eastAsia="en-GB"/>
              </w:rPr>
            </w:pPr>
            <w:ins w:id="295" w:author="Mohamed Ramadan" w:date="2019-01-14T10:26:00Z">
              <w:r>
                <w:rPr>
                  <w:rFonts w:asciiTheme="minorHAnsi" w:hAnsiTheme="minorHAnsi" w:cstheme="minorHAnsi"/>
                  <w:color w:val="000000"/>
                  <w:lang w:val="en-GB" w:eastAsia="en-GB"/>
                </w:rPr>
                <w:t>4</w:t>
              </w:r>
            </w:ins>
          </w:p>
        </w:tc>
        <w:tc>
          <w:tcPr>
            <w:tcW w:w="3299" w:type="dxa"/>
            <w:tcBorders>
              <w:top w:val="nil"/>
              <w:left w:val="single" w:sz="4" w:space="0" w:color="auto"/>
              <w:bottom w:val="single" w:sz="4" w:space="0" w:color="auto"/>
              <w:right w:val="single" w:sz="4" w:space="0" w:color="auto"/>
            </w:tcBorders>
            <w:shd w:val="clear" w:color="auto" w:fill="auto"/>
            <w:noWrap/>
          </w:tcPr>
          <w:p w14:paraId="784EE832" w14:textId="77777777" w:rsidR="0046102E" w:rsidRPr="00EB74FF"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Created by</w:t>
            </w:r>
          </w:p>
        </w:tc>
        <w:tc>
          <w:tcPr>
            <w:tcW w:w="3483" w:type="dxa"/>
            <w:tcBorders>
              <w:top w:val="nil"/>
              <w:left w:val="nil"/>
              <w:bottom w:val="single" w:sz="4" w:space="0" w:color="auto"/>
              <w:right w:val="single" w:sz="4" w:space="0" w:color="auto"/>
            </w:tcBorders>
            <w:shd w:val="clear" w:color="auto" w:fill="auto"/>
            <w:noWrap/>
            <w:hideMark/>
          </w:tcPr>
          <w:p w14:paraId="062EC206" w14:textId="77777777" w:rsidR="0046102E" w:rsidRPr="00EB74FF" w:rsidRDefault="0046102E"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Who create this </w:t>
            </w:r>
          </w:p>
        </w:tc>
        <w:tc>
          <w:tcPr>
            <w:tcW w:w="2785" w:type="dxa"/>
            <w:tcBorders>
              <w:top w:val="nil"/>
              <w:left w:val="nil"/>
              <w:bottom w:val="single" w:sz="4" w:space="0" w:color="auto"/>
              <w:right w:val="single" w:sz="4" w:space="0" w:color="auto"/>
            </w:tcBorders>
          </w:tcPr>
          <w:p w14:paraId="4AD61D65" w14:textId="77777777" w:rsidR="0046102E" w:rsidRPr="00EB74FF"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CREATED_BY</w:t>
            </w:r>
          </w:p>
        </w:tc>
      </w:tr>
      <w:tr w:rsidR="0046102E" w:rsidRPr="00EB74FF" w14:paraId="018507BC" w14:textId="77777777" w:rsidTr="009E3AA6">
        <w:trPr>
          <w:trHeight w:val="255"/>
        </w:trPr>
        <w:tc>
          <w:tcPr>
            <w:tcW w:w="328" w:type="dxa"/>
            <w:tcBorders>
              <w:top w:val="nil"/>
              <w:left w:val="single" w:sz="4" w:space="0" w:color="auto"/>
              <w:bottom w:val="single" w:sz="4" w:space="0" w:color="auto"/>
              <w:right w:val="single" w:sz="4" w:space="0" w:color="auto"/>
            </w:tcBorders>
          </w:tcPr>
          <w:p w14:paraId="1686C992" w14:textId="05EDBFBC" w:rsidR="0046102E" w:rsidRPr="00EB74FF" w:rsidRDefault="009E3AA6" w:rsidP="00AE2DA9">
            <w:pPr>
              <w:spacing w:after="0"/>
              <w:rPr>
                <w:rFonts w:asciiTheme="minorHAnsi" w:hAnsiTheme="minorHAnsi" w:cstheme="minorHAnsi"/>
                <w:color w:val="000000"/>
                <w:lang w:val="en-GB" w:eastAsia="en-GB"/>
              </w:rPr>
            </w:pPr>
            <w:ins w:id="296" w:author="Mohamed Ramadan" w:date="2019-01-14T10:26:00Z">
              <w:r>
                <w:rPr>
                  <w:rFonts w:asciiTheme="minorHAnsi" w:hAnsiTheme="minorHAnsi" w:cstheme="minorHAnsi"/>
                  <w:color w:val="000000"/>
                  <w:lang w:val="en-GB" w:eastAsia="en-GB"/>
                </w:rPr>
                <w:t>5</w:t>
              </w:r>
            </w:ins>
          </w:p>
        </w:tc>
        <w:tc>
          <w:tcPr>
            <w:tcW w:w="3299" w:type="dxa"/>
            <w:tcBorders>
              <w:top w:val="nil"/>
              <w:left w:val="single" w:sz="4" w:space="0" w:color="auto"/>
              <w:bottom w:val="single" w:sz="4" w:space="0" w:color="auto"/>
              <w:right w:val="single" w:sz="4" w:space="0" w:color="auto"/>
            </w:tcBorders>
            <w:shd w:val="clear" w:color="auto" w:fill="auto"/>
            <w:noWrap/>
          </w:tcPr>
          <w:p w14:paraId="4BEF983E" w14:textId="77777777" w:rsidR="0046102E" w:rsidRPr="00EB74FF"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Creation time</w:t>
            </w:r>
          </w:p>
        </w:tc>
        <w:tc>
          <w:tcPr>
            <w:tcW w:w="3483" w:type="dxa"/>
            <w:tcBorders>
              <w:top w:val="nil"/>
              <w:left w:val="nil"/>
              <w:bottom w:val="single" w:sz="4" w:space="0" w:color="auto"/>
              <w:right w:val="single" w:sz="4" w:space="0" w:color="auto"/>
            </w:tcBorders>
            <w:shd w:val="clear" w:color="auto" w:fill="auto"/>
            <w:noWrap/>
          </w:tcPr>
          <w:p w14:paraId="41B050D3" w14:textId="77777777" w:rsidR="0046102E" w:rsidRPr="00EB74FF" w:rsidRDefault="0046102E"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Time of creation</w:t>
            </w:r>
          </w:p>
        </w:tc>
        <w:tc>
          <w:tcPr>
            <w:tcW w:w="2785" w:type="dxa"/>
            <w:tcBorders>
              <w:top w:val="nil"/>
              <w:left w:val="nil"/>
              <w:bottom w:val="single" w:sz="4" w:space="0" w:color="auto"/>
              <w:right w:val="single" w:sz="4" w:space="0" w:color="auto"/>
            </w:tcBorders>
          </w:tcPr>
          <w:p w14:paraId="24198160" w14:textId="77777777" w:rsidR="0046102E" w:rsidRPr="00EB74FF"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CREATION_TIME</w:t>
            </w:r>
          </w:p>
        </w:tc>
      </w:tr>
      <w:tr w:rsidR="0046102E" w:rsidRPr="00EB74FF" w14:paraId="7E0FB725" w14:textId="77777777" w:rsidTr="009E3AA6">
        <w:trPr>
          <w:trHeight w:val="255"/>
        </w:trPr>
        <w:tc>
          <w:tcPr>
            <w:tcW w:w="328" w:type="dxa"/>
            <w:tcBorders>
              <w:top w:val="nil"/>
              <w:left w:val="single" w:sz="4" w:space="0" w:color="auto"/>
              <w:bottom w:val="single" w:sz="4" w:space="0" w:color="auto"/>
              <w:right w:val="single" w:sz="4" w:space="0" w:color="auto"/>
            </w:tcBorders>
          </w:tcPr>
          <w:p w14:paraId="67867230" w14:textId="0CE13D62" w:rsidR="0046102E" w:rsidRPr="00EB74FF" w:rsidRDefault="009E3AA6" w:rsidP="00AE2DA9">
            <w:pPr>
              <w:spacing w:after="0"/>
              <w:rPr>
                <w:rFonts w:asciiTheme="minorHAnsi" w:hAnsiTheme="minorHAnsi" w:cstheme="minorHAnsi"/>
                <w:color w:val="000000"/>
                <w:lang w:val="en-GB" w:eastAsia="en-GB"/>
              </w:rPr>
            </w:pPr>
            <w:ins w:id="297" w:author="Mohamed Ramadan" w:date="2019-01-14T10:26:00Z">
              <w:r>
                <w:rPr>
                  <w:rFonts w:asciiTheme="minorHAnsi" w:hAnsiTheme="minorHAnsi" w:cstheme="minorHAnsi"/>
                  <w:color w:val="000000"/>
                  <w:lang w:val="en-GB" w:eastAsia="en-GB"/>
                </w:rPr>
                <w:t>6</w:t>
              </w:r>
            </w:ins>
          </w:p>
        </w:tc>
        <w:tc>
          <w:tcPr>
            <w:tcW w:w="3299" w:type="dxa"/>
            <w:tcBorders>
              <w:top w:val="nil"/>
              <w:left w:val="single" w:sz="4" w:space="0" w:color="auto"/>
              <w:bottom w:val="single" w:sz="4" w:space="0" w:color="auto"/>
              <w:right w:val="single" w:sz="4" w:space="0" w:color="auto"/>
            </w:tcBorders>
            <w:shd w:val="clear" w:color="auto" w:fill="auto"/>
            <w:noWrap/>
          </w:tcPr>
          <w:p w14:paraId="2BD792CD" w14:textId="77777777" w:rsidR="0046102E" w:rsidRPr="00EB74FF"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Start time</w:t>
            </w:r>
          </w:p>
        </w:tc>
        <w:tc>
          <w:tcPr>
            <w:tcW w:w="3483" w:type="dxa"/>
            <w:tcBorders>
              <w:top w:val="nil"/>
              <w:left w:val="nil"/>
              <w:bottom w:val="single" w:sz="4" w:space="0" w:color="auto"/>
              <w:right w:val="single" w:sz="4" w:space="0" w:color="auto"/>
            </w:tcBorders>
            <w:shd w:val="clear" w:color="auto" w:fill="auto"/>
            <w:noWrap/>
            <w:hideMark/>
          </w:tcPr>
          <w:p w14:paraId="08278EFA"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Pr>
                <w:rFonts w:asciiTheme="minorHAnsi" w:hAnsiTheme="minorHAnsi" w:cstheme="minorHAnsi"/>
              </w:rPr>
              <w:t>Actual start time</w:t>
            </w:r>
          </w:p>
        </w:tc>
        <w:tc>
          <w:tcPr>
            <w:tcW w:w="2785" w:type="dxa"/>
            <w:tcBorders>
              <w:top w:val="nil"/>
              <w:left w:val="nil"/>
              <w:bottom w:val="single" w:sz="4" w:space="0" w:color="auto"/>
              <w:right w:val="single" w:sz="4" w:space="0" w:color="auto"/>
            </w:tcBorders>
          </w:tcPr>
          <w:p w14:paraId="70A4D1C0" w14:textId="77777777" w:rsidR="0046102E" w:rsidRPr="00EB74FF"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START_TIME</w:t>
            </w:r>
          </w:p>
        </w:tc>
      </w:tr>
      <w:tr w:rsidR="0046102E" w:rsidRPr="00EB74FF" w14:paraId="0F739B3B" w14:textId="77777777" w:rsidTr="009E3AA6">
        <w:trPr>
          <w:trHeight w:val="255"/>
        </w:trPr>
        <w:tc>
          <w:tcPr>
            <w:tcW w:w="328" w:type="dxa"/>
            <w:tcBorders>
              <w:top w:val="nil"/>
              <w:left w:val="single" w:sz="4" w:space="0" w:color="auto"/>
              <w:bottom w:val="single" w:sz="4" w:space="0" w:color="auto"/>
              <w:right w:val="single" w:sz="4" w:space="0" w:color="auto"/>
            </w:tcBorders>
          </w:tcPr>
          <w:p w14:paraId="3BF20525" w14:textId="37FC80EA" w:rsidR="0046102E" w:rsidRPr="00EB74FF" w:rsidRDefault="009E3AA6" w:rsidP="00AE2DA9">
            <w:pPr>
              <w:spacing w:after="0"/>
              <w:rPr>
                <w:rFonts w:asciiTheme="minorHAnsi" w:hAnsiTheme="minorHAnsi" w:cstheme="minorHAnsi"/>
                <w:color w:val="000000"/>
                <w:lang w:val="en-GB" w:eastAsia="en-GB"/>
              </w:rPr>
            </w:pPr>
            <w:ins w:id="298" w:author="Mohamed Ramadan" w:date="2019-01-14T10:26:00Z">
              <w:r>
                <w:rPr>
                  <w:rFonts w:asciiTheme="minorHAnsi" w:hAnsiTheme="minorHAnsi" w:cstheme="minorHAnsi"/>
                  <w:color w:val="000000"/>
                  <w:lang w:val="en-GB" w:eastAsia="en-GB"/>
                </w:rPr>
                <w:t>7</w:t>
              </w:r>
            </w:ins>
          </w:p>
        </w:tc>
        <w:tc>
          <w:tcPr>
            <w:tcW w:w="3299" w:type="dxa"/>
            <w:tcBorders>
              <w:top w:val="nil"/>
              <w:left w:val="single" w:sz="4" w:space="0" w:color="auto"/>
              <w:bottom w:val="single" w:sz="4" w:space="0" w:color="auto"/>
              <w:right w:val="single" w:sz="4" w:space="0" w:color="auto"/>
            </w:tcBorders>
            <w:shd w:val="clear" w:color="auto" w:fill="auto"/>
            <w:noWrap/>
          </w:tcPr>
          <w:p w14:paraId="4EBC3C46" w14:textId="77777777" w:rsidR="0046102E" w:rsidRPr="00EB74FF"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End time</w:t>
            </w:r>
          </w:p>
        </w:tc>
        <w:tc>
          <w:tcPr>
            <w:tcW w:w="3483" w:type="dxa"/>
            <w:tcBorders>
              <w:top w:val="nil"/>
              <w:left w:val="nil"/>
              <w:bottom w:val="single" w:sz="4" w:space="0" w:color="auto"/>
              <w:right w:val="single" w:sz="4" w:space="0" w:color="auto"/>
            </w:tcBorders>
            <w:shd w:val="clear" w:color="auto" w:fill="auto"/>
            <w:noWrap/>
          </w:tcPr>
          <w:p w14:paraId="26612F7C"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Pr>
                <w:rFonts w:asciiTheme="minorHAnsi" w:hAnsiTheme="minorHAnsi" w:cstheme="minorHAnsi"/>
              </w:rPr>
              <w:t>Actual end time</w:t>
            </w:r>
          </w:p>
        </w:tc>
        <w:tc>
          <w:tcPr>
            <w:tcW w:w="2785" w:type="dxa"/>
            <w:tcBorders>
              <w:top w:val="nil"/>
              <w:left w:val="nil"/>
              <w:bottom w:val="single" w:sz="4" w:space="0" w:color="auto"/>
              <w:right w:val="single" w:sz="4" w:space="0" w:color="auto"/>
            </w:tcBorders>
          </w:tcPr>
          <w:p w14:paraId="79676AA8" w14:textId="77777777" w:rsidR="0046102E" w:rsidRPr="00712138"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END_TIME</w:t>
            </w:r>
          </w:p>
        </w:tc>
      </w:tr>
      <w:tr w:rsidR="0046102E" w:rsidRPr="00EB74FF" w14:paraId="74457787" w14:textId="77777777" w:rsidTr="009E3AA6">
        <w:trPr>
          <w:trHeight w:val="255"/>
        </w:trPr>
        <w:tc>
          <w:tcPr>
            <w:tcW w:w="328" w:type="dxa"/>
            <w:tcBorders>
              <w:top w:val="nil"/>
              <w:left w:val="single" w:sz="4" w:space="0" w:color="auto"/>
              <w:bottom w:val="single" w:sz="4" w:space="0" w:color="auto"/>
              <w:right w:val="single" w:sz="4" w:space="0" w:color="auto"/>
            </w:tcBorders>
          </w:tcPr>
          <w:p w14:paraId="6116E4FF" w14:textId="6CEA6034" w:rsidR="0046102E" w:rsidRPr="00EB74FF" w:rsidRDefault="009E3AA6" w:rsidP="00AE2DA9">
            <w:pPr>
              <w:spacing w:after="0"/>
              <w:rPr>
                <w:rFonts w:asciiTheme="minorHAnsi" w:hAnsiTheme="minorHAnsi" w:cstheme="minorHAnsi"/>
                <w:color w:val="000000"/>
                <w:lang w:val="en-GB" w:eastAsia="en-GB"/>
              </w:rPr>
            </w:pPr>
            <w:ins w:id="299" w:author="Mohamed Ramadan" w:date="2019-01-14T10:26:00Z">
              <w:r>
                <w:rPr>
                  <w:rFonts w:asciiTheme="minorHAnsi" w:hAnsiTheme="minorHAnsi" w:cstheme="minorHAnsi"/>
                  <w:color w:val="000000"/>
                  <w:lang w:val="en-GB" w:eastAsia="en-GB"/>
                </w:rPr>
                <w:t>8</w:t>
              </w:r>
            </w:ins>
          </w:p>
        </w:tc>
        <w:tc>
          <w:tcPr>
            <w:tcW w:w="3299" w:type="dxa"/>
            <w:tcBorders>
              <w:top w:val="nil"/>
              <w:left w:val="single" w:sz="4" w:space="0" w:color="auto"/>
              <w:bottom w:val="single" w:sz="4" w:space="0" w:color="auto"/>
              <w:right w:val="single" w:sz="4" w:space="0" w:color="auto"/>
            </w:tcBorders>
            <w:shd w:val="clear" w:color="auto" w:fill="auto"/>
            <w:noWrap/>
          </w:tcPr>
          <w:p w14:paraId="465BFE2D" w14:textId="77777777" w:rsidR="0046102E" w:rsidRDefault="0046102E" w:rsidP="00AE2DA9">
            <w:pPr>
              <w:spacing w:after="0"/>
              <w:rPr>
                <w:rFonts w:asciiTheme="minorHAnsi" w:hAnsiTheme="minorHAnsi" w:cstheme="minorHAnsi"/>
                <w:color w:val="000000"/>
                <w:lang w:val="en-GB" w:eastAsia="en-GB"/>
              </w:rPr>
            </w:pPr>
            <w:proofErr w:type="spellStart"/>
            <w:r w:rsidRPr="00731B77">
              <w:rPr>
                <w:rFonts w:asciiTheme="minorHAnsi" w:hAnsiTheme="minorHAnsi" w:cstheme="minorHAnsi"/>
                <w:color w:val="000000"/>
                <w:lang w:val="en-GB" w:eastAsia="en-GB"/>
              </w:rPr>
              <w:t>Owner_user_name</w:t>
            </w:r>
            <w:proofErr w:type="spellEnd"/>
          </w:p>
        </w:tc>
        <w:tc>
          <w:tcPr>
            <w:tcW w:w="3483" w:type="dxa"/>
            <w:tcBorders>
              <w:top w:val="nil"/>
              <w:left w:val="nil"/>
              <w:bottom w:val="single" w:sz="4" w:space="0" w:color="auto"/>
              <w:right w:val="single" w:sz="4" w:space="0" w:color="auto"/>
            </w:tcBorders>
            <w:shd w:val="clear" w:color="auto" w:fill="auto"/>
            <w:noWrap/>
          </w:tcPr>
          <w:p w14:paraId="5232E1A2" w14:textId="77777777" w:rsidR="0046102E" w:rsidRDefault="0046102E"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User name of the owner</w:t>
            </w:r>
          </w:p>
        </w:tc>
        <w:tc>
          <w:tcPr>
            <w:tcW w:w="2785" w:type="dxa"/>
            <w:tcBorders>
              <w:top w:val="nil"/>
              <w:left w:val="nil"/>
              <w:bottom w:val="single" w:sz="4" w:space="0" w:color="auto"/>
              <w:right w:val="single" w:sz="4" w:space="0" w:color="auto"/>
            </w:tcBorders>
          </w:tcPr>
          <w:p w14:paraId="0506E32A" w14:textId="77777777" w:rsidR="0046102E" w:rsidRPr="00731B77" w:rsidRDefault="0046102E" w:rsidP="00AE2DA9">
            <w:pPr>
              <w:spacing w:after="0"/>
              <w:rPr>
                <w:rFonts w:asciiTheme="minorHAnsi" w:hAnsiTheme="minorHAnsi" w:cstheme="minorHAnsi"/>
                <w:color w:val="000000"/>
                <w:lang w:val="en-GB" w:eastAsia="en-GB"/>
              </w:rPr>
            </w:pPr>
            <w:r w:rsidRPr="00731B77">
              <w:rPr>
                <w:rFonts w:asciiTheme="minorHAnsi" w:hAnsiTheme="minorHAnsi" w:cstheme="minorHAnsi"/>
                <w:color w:val="000000"/>
                <w:lang w:val="en-GB" w:eastAsia="en-GB"/>
              </w:rPr>
              <w:t>OWNER_USER_NAME</w:t>
            </w:r>
          </w:p>
        </w:tc>
      </w:tr>
      <w:tr w:rsidR="0046102E" w:rsidRPr="00EB74FF" w14:paraId="1616EA37" w14:textId="77777777" w:rsidTr="00B74B62">
        <w:trPr>
          <w:trHeight w:val="255"/>
        </w:trPr>
        <w:tc>
          <w:tcPr>
            <w:tcW w:w="328" w:type="dxa"/>
            <w:tcBorders>
              <w:top w:val="nil"/>
              <w:left w:val="single" w:sz="4" w:space="0" w:color="auto"/>
              <w:bottom w:val="single" w:sz="4" w:space="0" w:color="auto"/>
              <w:right w:val="single" w:sz="4" w:space="0" w:color="auto"/>
            </w:tcBorders>
          </w:tcPr>
          <w:p w14:paraId="28077BDE" w14:textId="7679AADD" w:rsidR="0046102E" w:rsidRPr="00EB74FF" w:rsidRDefault="009E3AA6" w:rsidP="00AE2DA9">
            <w:pPr>
              <w:spacing w:after="0"/>
              <w:rPr>
                <w:rFonts w:asciiTheme="minorHAnsi" w:hAnsiTheme="minorHAnsi" w:cstheme="minorHAnsi"/>
                <w:color w:val="000000"/>
                <w:lang w:val="en-GB" w:eastAsia="en-GB"/>
              </w:rPr>
            </w:pPr>
            <w:ins w:id="300" w:author="Mohamed Ramadan" w:date="2019-01-14T10:26:00Z">
              <w:r>
                <w:rPr>
                  <w:rFonts w:asciiTheme="minorHAnsi" w:hAnsiTheme="minorHAnsi" w:cstheme="minorHAnsi"/>
                  <w:color w:val="000000"/>
                  <w:lang w:val="en-GB" w:eastAsia="en-GB"/>
                </w:rPr>
                <w:t>9</w:t>
              </w:r>
            </w:ins>
          </w:p>
        </w:tc>
        <w:tc>
          <w:tcPr>
            <w:tcW w:w="3299" w:type="dxa"/>
            <w:tcBorders>
              <w:top w:val="nil"/>
              <w:left w:val="single" w:sz="4" w:space="0" w:color="auto"/>
              <w:bottom w:val="single" w:sz="4" w:space="0" w:color="auto"/>
              <w:right w:val="single" w:sz="4" w:space="0" w:color="auto"/>
            </w:tcBorders>
            <w:shd w:val="clear" w:color="auto" w:fill="auto"/>
            <w:noWrap/>
          </w:tcPr>
          <w:p w14:paraId="4227B702" w14:textId="77777777" w:rsidR="0046102E" w:rsidRPr="00EB74FF" w:rsidRDefault="0046102E" w:rsidP="00AE2DA9">
            <w:pPr>
              <w:spacing w:after="0"/>
              <w:rPr>
                <w:rFonts w:asciiTheme="minorHAnsi" w:hAnsiTheme="minorHAnsi" w:cstheme="minorHAnsi"/>
              </w:rPr>
            </w:pPr>
            <w:proofErr w:type="spellStart"/>
            <w:r w:rsidRPr="00731B77">
              <w:rPr>
                <w:rFonts w:asciiTheme="minorHAnsi" w:hAnsiTheme="minorHAnsi" w:cstheme="minorHAnsi"/>
              </w:rPr>
              <w:t>Owner_team_name</w:t>
            </w:r>
            <w:proofErr w:type="spellEnd"/>
          </w:p>
        </w:tc>
        <w:tc>
          <w:tcPr>
            <w:tcW w:w="3483" w:type="dxa"/>
            <w:tcBorders>
              <w:top w:val="nil"/>
              <w:left w:val="nil"/>
              <w:bottom w:val="single" w:sz="4" w:space="0" w:color="auto"/>
              <w:right w:val="single" w:sz="4" w:space="0" w:color="auto"/>
            </w:tcBorders>
            <w:shd w:val="clear" w:color="auto" w:fill="auto"/>
            <w:noWrap/>
            <w:hideMark/>
          </w:tcPr>
          <w:p w14:paraId="08A4ACE2" w14:textId="77777777" w:rsidR="0046102E" w:rsidRPr="00EB74FF" w:rsidRDefault="0046102E" w:rsidP="00AE2DA9">
            <w:pPr>
              <w:spacing w:after="0"/>
              <w:rPr>
                <w:rFonts w:asciiTheme="minorHAnsi" w:hAnsiTheme="minorHAnsi" w:cstheme="minorHAnsi"/>
              </w:rPr>
            </w:pPr>
            <w:r>
              <w:rPr>
                <w:rFonts w:asciiTheme="minorHAnsi" w:hAnsiTheme="minorHAnsi" w:cstheme="minorHAnsi"/>
              </w:rPr>
              <w:t>Team name of the owner</w:t>
            </w:r>
          </w:p>
        </w:tc>
        <w:tc>
          <w:tcPr>
            <w:tcW w:w="2785" w:type="dxa"/>
            <w:tcBorders>
              <w:top w:val="nil"/>
              <w:left w:val="nil"/>
              <w:bottom w:val="single" w:sz="4" w:space="0" w:color="auto"/>
              <w:right w:val="single" w:sz="4" w:space="0" w:color="auto"/>
            </w:tcBorders>
          </w:tcPr>
          <w:p w14:paraId="308915D2" w14:textId="77777777" w:rsidR="0046102E" w:rsidRPr="00EB74FF" w:rsidRDefault="0046102E" w:rsidP="00AE2DA9">
            <w:pPr>
              <w:spacing w:after="0"/>
              <w:rPr>
                <w:rFonts w:asciiTheme="minorHAnsi" w:hAnsiTheme="minorHAnsi" w:cstheme="minorHAnsi"/>
              </w:rPr>
            </w:pPr>
            <w:r w:rsidRPr="00731B77">
              <w:rPr>
                <w:rFonts w:asciiTheme="minorHAnsi" w:hAnsiTheme="minorHAnsi" w:cstheme="minorHAnsi"/>
              </w:rPr>
              <w:t>OWNER_TEAM_NAME</w:t>
            </w:r>
          </w:p>
        </w:tc>
      </w:tr>
      <w:tr w:rsidR="009E3AA6" w:rsidRPr="00EB74FF" w14:paraId="17C51277" w14:textId="77777777" w:rsidTr="00B74B62">
        <w:trPr>
          <w:trHeight w:val="255"/>
          <w:ins w:id="301" w:author="Mohamed Ramadan" w:date="2019-01-14T10:27:00Z"/>
        </w:trPr>
        <w:tc>
          <w:tcPr>
            <w:tcW w:w="328" w:type="dxa"/>
            <w:tcBorders>
              <w:top w:val="single" w:sz="4" w:space="0" w:color="auto"/>
              <w:left w:val="single" w:sz="4" w:space="0" w:color="auto"/>
              <w:bottom w:val="single" w:sz="4" w:space="0" w:color="auto"/>
              <w:right w:val="single" w:sz="4" w:space="0" w:color="auto"/>
            </w:tcBorders>
          </w:tcPr>
          <w:p w14:paraId="678252D6" w14:textId="32E61864" w:rsidR="009E3AA6" w:rsidRDefault="009E3AA6" w:rsidP="009E3AA6">
            <w:pPr>
              <w:spacing w:after="0"/>
              <w:rPr>
                <w:ins w:id="302" w:author="Mohamed Ramadan" w:date="2019-01-14T10:27:00Z"/>
                <w:rFonts w:asciiTheme="minorHAnsi" w:hAnsiTheme="minorHAnsi" w:cstheme="minorHAnsi"/>
                <w:color w:val="000000"/>
                <w:lang w:val="en-GB" w:eastAsia="en-GB"/>
              </w:rPr>
            </w:pPr>
            <w:ins w:id="303" w:author="Mohamed Ramadan" w:date="2019-01-14T10:27:00Z">
              <w:r>
                <w:rPr>
                  <w:rFonts w:asciiTheme="minorHAnsi" w:hAnsiTheme="minorHAnsi" w:cstheme="minorHAnsi"/>
                  <w:color w:val="000000"/>
                  <w:lang w:val="en-GB" w:eastAsia="en-GB"/>
                </w:rPr>
                <w:t>10</w:t>
              </w:r>
            </w:ins>
          </w:p>
        </w:tc>
        <w:tc>
          <w:tcPr>
            <w:tcW w:w="3299" w:type="dxa"/>
            <w:tcBorders>
              <w:top w:val="single" w:sz="4" w:space="0" w:color="auto"/>
              <w:left w:val="single" w:sz="4" w:space="0" w:color="auto"/>
              <w:bottom w:val="single" w:sz="4" w:space="0" w:color="auto"/>
              <w:right w:val="single" w:sz="4" w:space="0" w:color="auto"/>
            </w:tcBorders>
            <w:shd w:val="clear" w:color="auto" w:fill="auto"/>
            <w:noWrap/>
          </w:tcPr>
          <w:p w14:paraId="0DB0DA26" w14:textId="76F09C1A" w:rsidR="009E3AA6" w:rsidRPr="00731B77" w:rsidRDefault="009E3AA6" w:rsidP="009E3AA6">
            <w:pPr>
              <w:spacing w:after="0"/>
              <w:rPr>
                <w:ins w:id="304" w:author="Mohamed Ramadan" w:date="2019-01-14T10:27:00Z"/>
                <w:rFonts w:asciiTheme="minorHAnsi" w:hAnsiTheme="minorHAnsi" w:cstheme="minorHAnsi"/>
              </w:rPr>
            </w:pPr>
            <w:ins w:id="305" w:author="Mohamed Ramadan" w:date="2019-01-14T10:27:00Z">
              <w:r>
                <w:rPr>
                  <w:rFonts w:asciiTheme="minorHAnsi" w:hAnsiTheme="minorHAnsi" w:cstheme="minorHAnsi"/>
                </w:rPr>
                <w:t xml:space="preserve">Task Service </w:t>
              </w:r>
            </w:ins>
            <w:ins w:id="306" w:author="Mohamed Ramadan" w:date="2019-01-14T10:28:00Z">
              <w:r>
                <w:rPr>
                  <w:rFonts w:asciiTheme="minorHAnsi" w:hAnsiTheme="minorHAnsi" w:cstheme="minorHAnsi"/>
                </w:rPr>
                <w:t>line agreement duration</w:t>
              </w:r>
            </w:ins>
          </w:p>
        </w:tc>
        <w:tc>
          <w:tcPr>
            <w:tcW w:w="3483" w:type="dxa"/>
            <w:tcBorders>
              <w:top w:val="single" w:sz="4" w:space="0" w:color="auto"/>
              <w:left w:val="nil"/>
              <w:bottom w:val="single" w:sz="4" w:space="0" w:color="auto"/>
              <w:right w:val="single" w:sz="4" w:space="0" w:color="auto"/>
            </w:tcBorders>
            <w:shd w:val="clear" w:color="auto" w:fill="auto"/>
            <w:noWrap/>
          </w:tcPr>
          <w:p w14:paraId="54ADA7B0" w14:textId="2031C98A" w:rsidR="009E3AA6" w:rsidRDefault="009E3AA6" w:rsidP="009E3AA6">
            <w:pPr>
              <w:spacing w:after="0"/>
              <w:rPr>
                <w:ins w:id="307" w:author="Mohamed Ramadan" w:date="2019-01-14T10:27:00Z"/>
                <w:rFonts w:asciiTheme="minorHAnsi" w:hAnsiTheme="minorHAnsi" w:cstheme="minorHAnsi"/>
              </w:rPr>
            </w:pPr>
            <w:ins w:id="308" w:author="Mohamed Ramadan" w:date="2019-01-14T10:28:00Z">
              <w:r>
                <w:rPr>
                  <w:rFonts w:asciiTheme="minorHAnsi" w:hAnsiTheme="minorHAnsi" w:cstheme="minorHAnsi"/>
                </w:rPr>
                <w:t>Task Service line agreement duration</w:t>
              </w:r>
            </w:ins>
          </w:p>
        </w:tc>
        <w:tc>
          <w:tcPr>
            <w:tcW w:w="2785" w:type="dxa"/>
            <w:tcBorders>
              <w:top w:val="single" w:sz="4" w:space="0" w:color="auto"/>
              <w:left w:val="nil"/>
              <w:bottom w:val="single" w:sz="4" w:space="0" w:color="auto"/>
              <w:right w:val="single" w:sz="4" w:space="0" w:color="auto"/>
            </w:tcBorders>
            <w:vAlign w:val="bottom"/>
          </w:tcPr>
          <w:p w14:paraId="2506FA82" w14:textId="545F5DA5" w:rsidR="009E3AA6" w:rsidRPr="00731B77" w:rsidRDefault="009E3AA6" w:rsidP="009E3AA6">
            <w:pPr>
              <w:spacing w:after="0"/>
              <w:rPr>
                <w:ins w:id="309" w:author="Mohamed Ramadan" w:date="2019-01-14T10:27:00Z"/>
                <w:rFonts w:asciiTheme="minorHAnsi" w:hAnsiTheme="minorHAnsi" w:cstheme="minorHAnsi"/>
              </w:rPr>
            </w:pPr>
            <w:ins w:id="310" w:author="Mohamed Ramadan" w:date="2019-01-14T10:27:00Z">
              <w:r>
                <w:rPr>
                  <w:rFonts w:ascii="Calibri" w:hAnsi="Calibri" w:cs="Calibri"/>
                  <w:color w:val="000000"/>
                </w:rPr>
                <w:t>TASK_SLA_DURATION</w:t>
              </w:r>
            </w:ins>
          </w:p>
        </w:tc>
      </w:tr>
      <w:tr w:rsidR="009E3AA6" w:rsidRPr="00EB74FF" w14:paraId="1BCECC5A" w14:textId="77777777" w:rsidTr="00B74B62">
        <w:trPr>
          <w:trHeight w:val="255"/>
          <w:ins w:id="311" w:author="Mohamed Ramadan" w:date="2019-01-14T10:27:00Z"/>
        </w:trPr>
        <w:tc>
          <w:tcPr>
            <w:tcW w:w="328" w:type="dxa"/>
            <w:tcBorders>
              <w:top w:val="single" w:sz="4" w:space="0" w:color="auto"/>
              <w:left w:val="single" w:sz="4" w:space="0" w:color="auto"/>
              <w:bottom w:val="single" w:sz="4" w:space="0" w:color="auto"/>
              <w:right w:val="single" w:sz="4" w:space="0" w:color="auto"/>
            </w:tcBorders>
          </w:tcPr>
          <w:p w14:paraId="24B0593A" w14:textId="504A07D9" w:rsidR="009E3AA6" w:rsidRDefault="009E3AA6" w:rsidP="009E3AA6">
            <w:pPr>
              <w:spacing w:after="0"/>
              <w:rPr>
                <w:ins w:id="312" w:author="Mohamed Ramadan" w:date="2019-01-14T10:27:00Z"/>
                <w:rFonts w:asciiTheme="minorHAnsi" w:hAnsiTheme="minorHAnsi" w:cstheme="minorHAnsi"/>
                <w:color w:val="000000"/>
                <w:lang w:val="en-GB" w:eastAsia="en-GB"/>
              </w:rPr>
            </w:pPr>
            <w:ins w:id="313" w:author="Mohamed Ramadan" w:date="2019-01-14T10:27:00Z">
              <w:r>
                <w:rPr>
                  <w:rFonts w:asciiTheme="minorHAnsi" w:hAnsiTheme="minorHAnsi" w:cstheme="minorHAnsi"/>
                  <w:color w:val="000000"/>
                  <w:lang w:val="en-GB" w:eastAsia="en-GB"/>
                </w:rPr>
                <w:t>11</w:t>
              </w:r>
            </w:ins>
          </w:p>
        </w:tc>
        <w:tc>
          <w:tcPr>
            <w:tcW w:w="3299" w:type="dxa"/>
            <w:tcBorders>
              <w:top w:val="single" w:sz="4" w:space="0" w:color="auto"/>
              <w:left w:val="single" w:sz="4" w:space="0" w:color="auto"/>
              <w:bottom w:val="single" w:sz="4" w:space="0" w:color="auto"/>
              <w:right w:val="single" w:sz="4" w:space="0" w:color="auto"/>
            </w:tcBorders>
            <w:shd w:val="clear" w:color="auto" w:fill="auto"/>
            <w:noWrap/>
          </w:tcPr>
          <w:p w14:paraId="1C5BB9EC" w14:textId="79FC92E0" w:rsidR="009E3AA6" w:rsidRPr="00731B77" w:rsidRDefault="009E3AA6" w:rsidP="009E3AA6">
            <w:pPr>
              <w:spacing w:after="0"/>
              <w:rPr>
                <w:ins w:id="314" w:author="Mohamed Ramadan" w:date="2019-01-14T10:27:00Z"/>
                <w:rFonts w:asciiTheme="minorHAnsi" w:hAnsiTheme="minorHAnsi" w:cstheme="minorHAnsi"/>
              </w:rPr>
            </w:pPr>
            <w:ins w:id="315" w:author="Mohamed Ramadan" w:date="2019-01-14T10:28:00Z">
              <w:r>
                <w:rPr>
                  <w:rFonts w:asciiTheme="minorHAnsi" w:hAnsiTheme="minorHAnsi" w:cstheme="minorHAnsi"/>
                </w:rPr>
                <w:t>Tracking assignment identification</w:t>
              </w:r>
            </w:ins>
          </w:p>
        </w:tc>
        <w:tc>
          <w:tcPr>
            <w:tcW w:w="3483" w:type="dxa"/>
            <w:tcBorders>
              <w:top w:val="single" w:sz="4" w:space="0" w:color="auto"/>
              <w:left w:val="nil"/>
              <w:bottom w:val="single" w:sz="4" w:space="0" w:color="auto"/>
              <w:right w:val="single" w:sz="4" w:space="0" w:color="auto"/>
            </w:tcBorders>
            <w:shd w:val="clear" w:color="auto" w:fill="auto"/>
            <w:noWrap/>
          </w:tcPr>
          <w:p w14:paraId="05F860E3" w14:textId="7051818D" w:rsidR="009E3AA6" w:rsidRDefault="009E3AA6" w:rsidP="009E3AA6">
            <w:pPr>
              <w:spacing w:after="0"/>
              <w:rPr>
                <w:ins w:id="316" w:author="Mohamed Ramadan" w:date="2019-01-14T10:27:00Z"/>
                <w:rFonts w:asciiTheme="minorHAnsi" w:hAnsiTheme="minorHAnsi" w:cstheme="minorHAnsi"/>
              </w:rPr>
            </w:pPr>
            <w:ins w:id="317" w:author="Mohamed Ramadan" w:date="2019-01-14T10:28:00Z">
              <w:r>
                <w:rPr>
                  <w:rFonts w:asciiTheme="minorHAnsi" w:hAnsiTheme="minorHAnsi" w:cstheme="minorHAnsi"/>
                </w:rPr>
                <w:t>Tracking assignment identification</w:t>
              </w:r>
            </w:ins>
          </w:p>
        </w:tc>
        <w:tc>
          <w:tcPr>
            <w:tcW w:w="2785" w:type="dxa"/>
            <w:tcBorders>
              <w:top w:val="single" w:sz="4" w:space="0" w:color="auto"/>
              <w:left w:val="nil"/>
              <w:bottom w:val="single" w:sz="4" w:space="0" w:color="auto"/>
              <w:right w:val="single" w:sz="4" w:space="0" w:color="auto"/>
            </w:tcBorders>
            <w:vAlign w:val="bottom"/>
          </w:tcPr>
          <w:p w14:paraId="24A9A940" w14:textId="699859B5" w:rsidR="009E3AA6" w:rsidRPr="00731B77" w:rsidRDefault="009E3AA6" w:rsidP="009E3AA6">
            <w:pPr>
              <w:spacing w:after="0"/>
              <w:rPr>
                <w:ins w:id="318" w:author="Mohamed Ramadan" w:date="2019-01-14T10:27:00Z"/>
                <w:rFonts w:asciiTheme="minorHAnsi" w:hAnsiTheme="minorHAnsi" w:cstheme="minorHAnsi"/>
              </w:rPr>
            </w:pPr>
            <w:ins w:id="319" w:author="Mohamed Ramadan" w:date="2019-01-14T10:27:00Z">
              <w:r>
                <w:rPr>
                  <w:rFonts w:ascii="Calibri" w:hAnsi="Calibri" w:cs="Calibri"/>
                  <w:color w:val="000000"/>
                </w:rPr>
                <w:t>TRACKING_ASSIGNMENT_ID</w:t>
              </w:r>
            </w:ins>
          </w:p>
        </w:tc>
      </w:tr>
    </w:tbl>
    <w:p w14:paraId="0823FA0E" w14:textId="77777777" w:rsidR="0046102E" w:rsidRPr="00731B77" w:rsidRDefault="0046102E" w:rsidP="0046102E">
      <w:pPr>
        <w:rPr>
          <w:lang w:val="x-none" w:eastAsia="x-none"/>
        </w:rPr>
      </w:pPr>
    </w:p>
    <w:p w14:paraId="673C95CB" w14:textId="77777777" w:rsidR="0046102E" w:rsidRDefault="0046102E" w:rsidP="0046102E">
      <w:pPr>
        <w:pStyle w:val="Heading3"/>
        <w:rPr>
          <w:b/>
          <w:bCs/>
        </w:rPr>
      </w:pPr>
      <w:r>
        <w:rPr>
          <w:lang w:val="en-US"/>
        </w:rPr>
        <w:t xml:space="preserve"> </w:t>
      </w:r>
      <w:bookmarkStart w:id="320" w:name="_Toc535244541"/>
      <w:r w:rsidRPr="00712138">
        <w:rPr>
          <w:b/>
          <w:bCs/>
          <w:lang w:val="en-US"/>
        </w:rPr>
        <w:t>A</w:t>
      </w:r>
      <w:r>
        <w:rPr>
          <w:b/>
          <w:bCs/>
          <w:lang w:val="en-US"/>
        </w:rPr>
        <w:t xml:space="preserve">ctive SLA </w:t>
      </w:r>
      <w:r w:rsidRPr="00712138">
        <w:rPr>
          <w:b/>
          <w:bCs/>
          <w:lang w:val="en-US"/>
        </w:rPr>
        <w:t>I</w:t>
      </w:r>
      <w:r>
        <w:rPr>
          <w:b/>
          <w:bCs/>
          <w:lang w:val="en-US"/>
        </w:rPr>
        <w:t>nstance</w:t>
      </w:r>
      <w:bookmarkEnd w:id="320"/>
    </w:p>
    <w:tbl>
      <w:tblPr>
        <w:tblW w:w="9895" w:type="dxa"/>
        <w:tblLook w:val="04A0" w:firstRow="1" w:lastRow="0" w:firstColumn="1" w:lastColumn="0" w:noHBand="0" w:noVBand="1"/>
      </w:tblPr>
      <w:tblGrid>
        <w:gridCol w:w="328"/>
        <w:gridCol w:w="3299"/>
        <w:gridCol w:w="3483"/>
        <w:gridCol w:w="2818"/>
      </w:tblGrid>
      <w:tr w:rsidR="0046102E" w:rsidRPr="00EB74FF" w14:paraId="340FEC44" w14:textId="77777777" w:rsidTr="00AE2DA9">
        <w:trPr>
          <w:trHeight w:val="255"/>
        </w:trPr>
        <w:tc>
          <w:tcPr>
            <w:tcW w:w="222" w:type="dxa"/>
            <w:tcBorders>
              <w:top w:val="single" w:sz="4" w:space="0" w:color="auto"/>
              <w:left w:val="single" w:sz="4" w:space="0" w:color="auto"/>
              <w:bottom w:val="single" w:sz="4" w:space="0" w:color="auto"/>
              <w:right w:val="single" w:sz="4" w:space="0" w:color="auto"/>
            </w:tcBorders>
            <w:shd w:val="clear" w:color="000000" w:fill="EEECE1"/>
          </w:tcPr>
          <w:p w14:paraId="1A4B7B1E" w14:textId="77777777" w:rsidR="0046102E" w:rsidRPr="00EB74FF" w:rsidRDefault="0046102E" w:rsidP="00AE2DA9">
            <w:pPr>
              <w:spacing w:after="0"/>
              <w:rPr>
                <w:rFonts w:asciiTheme="minorHAnsi" w:hAnsiTheme="minorHAnsi" w:cstheme="minorHAnsi"/>
                <w:color w:val="000000"/>
                <w:lang w:val="en-GB" w:eastAsia="en-GB"/>
              </w:rPr>
            </w:pPr>
          </w:p>
        </w:tc>
        <w:tc>
          <w:tcPr>
            <w:tcW w:w="3299" w:type="dxa"/>
            <w:tcBorders>
              <w:top w:val="single" w:sz="4" w:space="0" w:color="auto"/>
              <w:left w:val="single" w:sz="4" w:space="0" w:color="auto"/>
              <w:bottom w:val="single" w:sz="4" w:space="0" w:color="auto"/>
              <w:right w:val="single" w:sz="4" w:space="0" w:color="auto"/>
            </w:tcBorders>
            <w:shd w:val="clear" w:color="000000" w:fill="EEECE1"/>
            <w:noWrap/>
            <w:hideMark/>
          </w:tcPr>
          <w:p w14:paraId="5CBEF6BA"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483" w:type="dxa"/>
            <w:tcBorders>
              <w:top w:val="single" w:sz="4" w:space="0" w:color="auto"/>
              <w:left w:val="nil"/>
              <w:bottom w:val="single" w:sz="4" w:space="0" w:color="auto"/>
              <w:right w:val="single" w:sz="4" w:space="0" w:color="auto"/>
            </w:tcBorders>
            <w:shd w:val="clear" w:color="000000" w:fill="EEECE1"/>
            <w:noWrap/>
            <w:hideMark/>
          </w:tcPr>
          <w:p w14:paraId="250C2CB1"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891" w:type="dxa"/>
            <w:tcBorders>
              <w:top w:val="single" w:sz="4" w:space="0" w:color="auto"/>
              <w:left w:val="nil"/>
              <w:bottom w:val="single" w:sz="4" w:space="0" w:color="auto"/>
              <w:right w:val="single" w:sz="4" w:space="0" w:color="auto"/>
            </w:tcBorders>
            <w:shd w:val="clear" w:color="000000" w:fill="EEECE1"/>
          </w:tcPr>
          <w:p w14:paraId="5F1B4416" w14:textId="77777777" w:rsidR="0046102E" w:rsidRPr="00EB74FF" w:rsidRDefault="0046102E"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46102E" w:rsidRPr="00EB74FF" w14:paraId="6A0B5641" w14:textId="77777777" w:rsidTr="00AE2DA9">
        <w:trPr>
          <w:trHeight w:val="255"/>
        </w:trPr>
        <w:tc>
          <w:tcPr>
            <w:tcW w:w="222" w:type="dxa"/>
            <w:tcBorders>
              <w:top w:val="nil"/>
              <w:left w:val="single" w:sz="4" w:space="0" w:color="auto"/>
              <w:bottom w:val="single" w:sz="4" w:space="0" w:color="auto"/>
              <w:right w:val="single" w:sz="4" w:space="0" w:color="auto"/>
            </w:tcBorders>
          </w:tcPr>
          <w:p w14:paraId="61E7B23C" w14:textId="264B04B6" w:rsidR="0046102E" w:rsidRPr="00EB74FF" w:rsidRDefault="00194F8D" w:rsidP="00AE2DA9">
            <w:pPr>
              <w:spacing w:after="0"/>
              <w:rPr>
                <w:rFonts w:asciiTheme="minorHAnsi" w:hAnsiTheme="minorHAnsi" w:cstheme="minorHAnsi"/>
                <w:color w:val="000000"/>
                <w:lang w:val="en-GB" w:eastAsia="en-GB"/>
              </w:rPr>
            </w:pPr>
            <w:ins w:id="321" w:author="Mohamed Ramadan" w:date="2019-01-14T10:29:00Z">
              <w:r>
                <w:rPr>
                  <w:rFonts w:asciiTheme="minorHAnsi" w:hAnsiTheme="minorHAnsi" w:cstheme="minorHAnsi"/>
                  <w:color w:val="000000"/>
                  <w:lang w:val="en-GB" w:eastAsia="en-GB"/>
                </w:rPr>
                <w:t>1</w:t>
              </w:r>
            </w:ins>
          </w:p>
        </w:tc>
        <w:tc>
          <w:tcPr>
            <w:tcW w:w="3299" w:type="dxa"/>
            <w:tcBorders>
              <w:top w:val="nil"/>
              <w:left w:val="single" w:sz="4" w:space="0" w:color="auto"/>
              <w:bottom w:val="single" w:sz="4" w:space="0" w:color="auto"/>
              <w:right w:val="single" w:sz="4" w:space="0" w:color="auto"/>
            </w:tcBorders>
            <w:shd w:val="clear" w:color="auto" w:fill="auto"/>
            <w:noWrap/>
          </w:tcPr>
          <w:p w14:paraId="10AD9738" w14:textId="77777777" w:rsidR="0046102E" w:rsidRPr="00EB74FF" w:rsidRDefault="0046102E"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Active SLA instance id</w:t>
            </w:r>
          </w:p>
        </w:tc>
        <w:tc>
          <w:tcPr>
            <w:tcW w:w="3483" w:type="dxa"/>
            <w:tcBorders>
              <w:top w:val="nil"/>
              <w:left w:val="nil"/>
              <w:bottom w:val="single" w:sz="4" w:space="0" w:color="auto"/>
              <w:right w:val="single" w:sz="4" w:space="0" w:color="auto"/>
            </w:tcBorders>
            <w:shd w:val="clear" w:color="auto" w:fill="auto"/>
            <w:noWrap/>
          </w:tcPr>
          <w:p w14:paraId="6E8EF6A3"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2891" w:type="dxa"/>
            <w:tcBorders>
              <w:top w:val="nil"/>
              <w:left w:val="nil"/>
              <w:bottom w:val="single" w:sz="4" w:space="0" w:color="auto"/>
              <w:right w:val="single" w:sz="4" w:space="0" w:color="auto"/>
            </w:tcBorders>
          </w:tcPr>
          <w:p w14:paraId="7D98CD5D" w14:textId="77777777" w:rsidR="0046102E" w:rsidRPr="00EB74FF" w:rsidRDefault="0046102E" w:rsidP="00AE2DA9">
            <w:pPr>
              <w:spacing w:after="0"/>
              <w:rPr>
                <w:rFonts w:asciiTheme="minorHAnsi" w:hAnsiTheme="minorHAnsi" w:cstheme="minorHAnsi"/>
                <w:color w:val="000000"/>
                <w:lang w:val="en-GB" w:eastAsia="en-GB"/>
              </w:rPr>
            </w:pPr>
            <w:r w:rsidRPr="00712138">
              <w:rPr>
                <w:rFonts w:asciiTheme="minorHAnsi" w:hAnsiTheme="minorHAnsi" w:cstheme="minorHAnsi"/>
                <w:color w:val="000000"/>
                <w:lang w:val="en-GB" w:eastAsia="en-GB"/>
              </w:rPr>
              <w:t>ACTV_SLA_INSTANCE_ID</w:t>
            </w:r>
          </w:p>
        </w:tc>
      </w:tr>
      <w:tr w:rsidR="0046102E" w:rsidRPr="00EB74FF" w14:paraId="56BF7423" w14:textId="77777777" w:rsidTr="00AE2DA9">
        <w:trPr>
          <w:trHeight w:val="255"/>
        </w:trPr>
        <w:tc>
          <w:tcPr>
            <w:tcW w:w="222" w:type="dxa"/>
            <w:tcBorders>
              <w:top w:val="nil"/>
              <w:left w:val="single" w:sz="4" w:space="0" w:color="auto"/>
              <w:bottom w:val="single" w:sz="4" w:space="0" w:color="auto"/>
              <w:right w:val="single" w:sz="4" w:space="0" w:color="auto"/>
            </w:tcBorders>
          </w:tcPr>
          <w:p w14:paraId="4FF8E3FD" w14:textId="27006FEB" w:rsidR="0046102E" w:rsidRPr="00EB74FF" w:rsidRDefault="00194F8D" w:rsidP="00AE2DA9">
            <w:pPr>
              <w:spacing w:after="0"/>
              <w:rPr>
                <w:rFonts w:asciiTheme="minorHAnsi" w:hAnsiTheme="minorHAnsi" w:cstheme="minorHAnsi"/>
                <w:color w:val="000000"/>
                <w:lang w:val="en-GB" w:eastAsia="en-GB"/>
              </w:rPr>
            </w:pPr>
            <w:ins w:id="322" w:author="Mohamed Ramadan" w:date="2019-01-14T10:29:00Z">
              <w:r>
                <w:rPr>
                  <w:rFonts w:asciiTheme="minorHAnsi" w:hAnsiTheme="minorHAnsi" w:cstheme="minorHAnsi"/>
                  <w:color w:val="000000"/>
                  <w:lang w:val="en-GB" w:eastAsia="en-GB"/>
                </w:rPr>
                <w:t>2</w:t>
              </w:r>
            </w:ins>
          </w:p>
        </w:tc>
        <w:tc>
          <w:tcPr>
            <w:tcW w:w="3299" w:type="dxa"/>
            <w:tcBorders>
              <w:top w:val="nil"/>
              <w:left w:val="single" w:sz="4" w:space="0" w:color="auto"/>
              <w:bottom w:val="single" w:sz="4" w:space="0" w:color="auto"/>
              <w:right w:val="single" w:sz="4" w:space="0" w:color="auto"/>
            </w:tcBorders>
            <w:shd w:val="clear" w:color="auto" w:fill="auto"/>
            <w:noWrap/>
            <w:hideMark/>
          </w:tcPr>
          <w:p w14:paraId="1A4F3BBA"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rPr>
              <w:t xml:space="preserve"> </w:t>
            </w:r>
            <w:r>
              <w:rPr>
                <w:rFonts w:asciiTheme="minorHAnsi" w:hAnsiTheme="minorHAnsi" w:cstheme="minorHAnsi"/>
              </w:rPr>
              <w:t>SLA reference identifier</w:t>
            </w:r>
          </w:p>
        </w:tc>
        <w:tc>
          <w:tcPr>
            <w:tcW w:w="3483" w:type="dxa"/>
            <w:tcBorders>
              <w:top w:val="nil"/>
              <w:left w:val="nil"/>
              <w:bottom w:val="single" w:sz="4" w:space="0" w:color="auto"/>
              <w:right w:val="single" w:sz="4" w:space="0" w:color="auto"/>
            </w:tcBorders>
            <w:shd w:val="clear" w:color="auto" w:fill="auto"/>
            <w:noWrap/>
            <w:hideMark/>
          </w:tcPr>
          <w:p w14:paraId="6CB307BD"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2891" w:type="dxa"/>
            <w:tcBorders>
              <w:top w:val="nil"/>
              <w:left w:val="nil"/>
              <w:bottom w:val="single" w:sz="4" w:space="0" w:color="auto"/>
              <w:right w:val="single" w:sz="4" w:space="0" w:color="auto"/>
            </w:tcBorders>
          </w:tcPr>
          <w:p w14:paraId="2B3CCE34" w14:textId="77777777" w:rsidR="0046102E" w:rsidRPr="00EB74FF" w:rsidRDefault="0046102E" w:rsidP="00AE2DA9">
            <w:pPr>
              <w:spacing w:after="0"/>
              <w:rPr>
                <w:rFonts w:asciiTheme="minorHAnsi" w:hAnsiTheme="minorHAnsi" w:cstheme="minorHAnsi"/>
              </w:rPr>
            </w:pPr>
            <w:r w:rsidRPr="00712138">
              <w:rPr>
                <w:rFonts w:asciiTheme="minorHAnsi" w:hAnsiTheme="minorHAnsi" w:cstheme="minorHAnsi"/>
              </w:rPr>
              <w:t>SLA_INSTANCE_REF_ID</w:t>
            </w:r>
          </w:p>
        </w:tc>
      </w:tr>
      <w:tr w:rsidR="0046102E" w:rsidRPr="00EB74FF" w14:paraId="4DB4E85C" w14:textId="77777777" w:rsidTr="00AE2DA9">
        <w:trPr>
          <w:trHeight w:val="255"/>
        </w:trPr>
        <w:tc>
          <w:tcPr>
            <w:tcW w:w="222" w:type="dxa"/>
            <w:tcBorders>
              <w:top w:val="nil"/>
              <w:left w:val="single" w:sz="4" w:space="0" w:color="auto"/>
              <w:bottom w:val="single" w:sz="4" w:space="0" w:color="auto"/>
              <w:right w:val="single" w:sz="4" w:space="0" w:color="auto"/>
            </w:tcBorders>
          </w:tcPr>
          <w:p w14:paraId="09D734FD" w14:textId="56D24DE1" w:rsidR="0046102E" w:rsidRPr="00EB74FF" w:rsidRDefault="00194F8D" w:rsidP="00AE2DA9">
            <w:pPr>
              <w:spacing w:after="0"/>
              <w:rPr>
                <w:rFonts w:asciiTheme="minorHAnsi" w:hAnsiTheme="minorHAnsi" w:cstheme="minorHAnsi"/>
                <w:color w:val="000000"/>
                <w:lang w:val="en-GB" w:eastAsia="en-GB"/>
              </w:rPr>
            </w:pPr>
            <w:ins w:id="323" w:author="Mohamed Ramadan" w:date="2019-01-14T10:29:00Z">
              <w:r>
                <w:rPr>
                  <w:rFonts w:asciiTheme="minorHAnsi" w:hAnsiTheme="minorHAnsi" w:cstheme="minorHAnsi"/>
                  <w:color w:val="000000"/>
                  <w:lang w:val="en-GB" w:eastAsia="en-GB"/>
                </w:rPr>
                <w:t>3</w:t>
              </w:r>
            </w:ins>
          </w:p>
        </w:tc>
        <w:tc>
          <w:tcPr>
            <w:tcW w:w="3299" w:type="dxa"/>
            <w:tcBorders>
              <w:top w:val="nil"/>
              <w:left w:val="single" w:sz="4" w:space="0" w:color="auto"/>
              <w:bottom w:val="single" w:sz="4" w:space="0" w:color="auto"/>
              <w:right w:val="single" w:sz="4" w:space="0" w:color="auto"/>
            </w:tcBorders>
            <w:shd w:val="clear" w:color="auto" w:fill="auto"/>
            <w:noWrap/>
            <w:hideMark/>
          </w:tcPr>
          <w:p w14:paraId="20189252"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Pr>
                <w:rFonts w:asciiTheme="minorHAnsi" w:hAnsiTheme="minorHAnsi" w:cstheme="minorHAnsi"/>
                <w:color w:val="000000"/>
                <w:lang w:val="en-GB" w:eastAsia="en-GB"/>
              </w:rPr>
              <w:t>Type of SLA reference identifier</w:t>
            </w:r>
          </w:p>
        </w:tc>
        <w:tc>
          <w:tcPr>
            <w:tcW w:w="3483" w:type="dxa"/>
            <w:tcBorders>
              <w:top w:val="nil"/>
              <w:left w:val="nil"/>
              <w:bottom w:val="single" w:sz="4" w:space="0" w:color="auto"/>
              <w:right w:val="single" w:sz="4" w:space="0" w:color="auto"/>
            </w:tcBorders>
            <w:shd w:val="clear" w:color="auto" w:fill="auto"/>
            <w:noWrap/>
            <w:hideMark/>
          </w:tcPr>
          <w:p w14:paraId="69B22768"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Pr>
                <w:rFonts w:asciiTheme="minorHAnsi" w:hAnsiTheme="minorHAnsi" w:cstheme="minorHAnsi"/>
                <w:color w:val="000000"/>
                <w:lang w:val="en-GB" w:eastAsia="en-GB"/>
              </w:rPr>
              <w:t>Type of SLA reference identifier</w:t>
            </w:r>
          </w:p>
        </w:tc>
        <w:tc>
          <w:tcPr>
            <w:tcW w:w="2891" w:type="dxa"/>
            <w:tcBorders>
              <w:top w:val="nil"/>
              <w:left w:val="nil"/>
              <w:bottom w:val="single" w:sz="4" w:space="0" w:color="auto"/>
              <w:right w:val="single" w:sz="4" w:space="0" w:color="auto"/>
            </w:tcBorders>
          </w:tcPr>
          <w:p w14:paraId="729EB5E4" w14:textId="77777777" w:rsidR="0046102E" w:rsidRPr="00EB74FF" w:rsidRDefault="0046102E" w:rsidP="00AE2DA9">
            <w:pPr>
              <w:spacing w:after="0"/>
              <w:rPr>
                <w:rFonts w:asciiTheme="minorHAnsi" w:hAnsiTheme="minorHAnsi" w:cstheme="minorHAnsi"/>
                <w:color w:val="000000"/>
                <w:lang w:val="en-GB" w:eastAsia="en-GB"/>
              </w:rPr>
            </w:pPr>
            <w:r w:rsidRPr="00712138">
              <w:rPr>
                <w:rFonts w:asciiTheme="minorHAnsi" w:hAnsiTheme="minorHAnsi" w:cstheme="minorHAnsi"/>
                <w:color w:val="000000"/>
                <w:lang w:val="en-GB" w:eastAsia="en-GB"/>
              </w:rPr>
              <w:t>SLA_INSTANCE_REF_TYPE</w:t>
            </w:r>
          </w:p>
        </w:tc>
      </w:tr>
      <w:tr w:rsidR="0046102E" w:rsidRPr="00EB74FF" w14:paraId="524F38BC" w14:textId="77777777" w:rsidTr="00AE2DA9">
        <w:trPr>
          <w:trHeight w:val="255"/>
        </w:trPr>
        <w:tc>
          <w:tcPr>
            <w:tcW w:w="222" w:type="dxa"/>
            <w:tcBorders>
              <w:top w:val="nil"/>
              <w:left w:val="single" w:sz="4" w:space="0" w:color="auto"/>
              <w:bottom w:val="single" w:sz="4" w:space="0" w:color="auto"/>
              <w:right w:val="single" w:sz="4" w:space="0" w:color="auto"/>
            </w:tcBorders>
          </w:tcPr>
          <w:p w14:paraId="3042E711" w14:textId="5D02A3D4" w:rsidR="0046102E" w:rsidRPr="00EB74FF" w:rsidRDefault="00194F8D" w:rsidP="00AE2DA9">
            <w:pPr>
              <w:spacing w:after="0"/>
              <w:rPr>
                <w:rFonts w:asciiTheme="minorHAnsi" w:hAnsiTheme="minorHAnsi" w:cstheme="minorHAnsi"/>
                <w:color w:val="000000"/>
                <w:lang w:val="en-GB" w:eastAsia="en-GB"/>
              </w:rPr>
            </w:pPr>
            <w:ins w:id="324" w:author="Mohamed Ramadan" w:date="2019-01-14T10:29:00Z">
              <w:r>
                <w:rPr>
                  <w:rFonts w:asciiTheme="minorHAnsi" w:hAnsiTheme="minorHAnsi" w:cstheme="minorHAnsi"/>
                  <w:color w:val="000000"/>
                  <w:lang w:val="en-GB" w:eastAsia="en-GB"/>
                </w:rPr>
                <w:t>4</w:t>
              </w:r>
            </w:ins>
          </w:p>
        </w:tc>
        <w:tc>
          <w:tcPr>
            <w:tcW w:w="3299" w:type="dxa"/>
            <w:tcBorders>
              <w:top w:val="nil"/>
              <w:left w:val="single" w:sz="4" w:space="0" w:color="auto"/>
              <w:bottom w:val="single" w:sz="4" w:space="0" w:color="auto"/>
              <w:right w:val="single" w:sz="4" w:space="0" w:color="auto"/>
            </w:tcBorders>
            <w:shd w:val="clear" w:color="auto" w:fill="auto"/>
            <w:noWrap/>
            <w:hideMark/>
          </w:tcPr>
          <w:p w14:paraId="11A74242"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Pr>
                <w:rFonts w:asciiTheme="minorHAnsi" w:hAnsiTheme="minorHAnsi" w:cstheme="minorHAnsi"/>
              </w:rPr>
              <w:t xml:space="preserve">SLA </w:t>
            </w:r>
            <w:r w:rsidRPr="000356AC">
              <w:rPr>
                <w:rFonts w:asciiTheme="minorHAnsi" w:hAnsiTheme="minorHAnsi" w:cstheme="minorHAnsi"/>
              </w:rPr>
              <w:t>Correlation Reference Number</w:t>
            </w:r>
          </w:p>
        </w:tc>
        <w:tc>
          <w:tcPr>
            <w:tcW w:w="3483" w:type="dxa"/>
            <w:tcBorders>
              <w:top w:val="nil"/>
              <w:left w:val="nil"/>
              <w:bottom w:val="single" w:sz="4" w:space="0" w:color="auto"/>
              <w:right w:val="single" w:sz="4" w:space="0" w:color="auto"/>
            </w:tcBorders>
            <w:shd w:val="clear" w:color="auto" w:fill="auto"/>
            <w:noWrap/>
            <w:hideMark/>
          </w:tcPr>
          <w:p w14:paraId="58A5919A"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Pr>
                <w:rFonts w:asciiTheme="minorHAnsi" w:hAnsiTheme="minorHAnsi" w:cstheme="minorHAnsi"/>
              </w:rPr>
              <w:t xml:space="preserve">SLA </w:t>
            </w:r>
            <w:r w:rsidRPr="000356AC">
              <w:rPr>
                <w:rFonts w:asciiTheme="minorHAnsi" w:hAnsiTheme="minorHAnsi" w:cstheme="minorHAnsi"/>
              </w:rPr>
              <w:t>Correlation Reference Number</w:t>
            </w:r>
          </w:p>
        </w:tc>
        <w:tc>
          <w:tcPr>
            <w:tcW w:w="2891" w:type="dxa"/>
            <w:tcBorders>
              <w:top w:val="nil"/>
              <w:left w:val="nil"/>
              <w:bottom w:val="single" w:sz="4" w:space="0" w:color="auto"/>
              <w:right w:val="single" w:sz="4" w:space="0" w:color="auto"/>
            </w:tcBorders>
          </w:tcPr>
          <w:p w14:paraId="62CFA08D" w14:textId="77777777" w:rsidR="0046102E" w:rsidRPr="00EB74FF" w:rsidRDefault="0046102E" w:rsidP="00AE2DA9">
            <w:pPr>
              <w:spacing w:after="0"/>
              <w:rPr>
                <w:rFonts w:asciiTheme="minorHAnsi" w:hAnsiTheme="minorHAnsi" w:cstheme="minorHAnsi"/>
                <w:color w:val="000000"/>
                <w:lang w:val="en-GB" w:eastAsia="en-GB"/>
              </w:rPr>
            </w:pPr>
            <w:r w:rsidRPr="00712138">
              <w:rPr>
                <w:rFonts w:asciiTheme="minorHAnsi" w:hAnsiTheme="minorHAnsi" w:cstheme="minorHAnsi"/>
                <w:color w:val="000000"/>
                <w:lang w:val="en-GB" w:eastAsia="en-GB"/>
              </w:rPr>
              <w:t>SLA_INSTANCE_CRN</w:t>
            </w:r>
          </w:p>
        </w:tc>
      </w:tr>
      <w:tr w:rsidR="0046102E" w:rsidRPr="00EB74FF" w14:paraId="1B8741C5" w14:textId="77777777" w:rsidTr="00AE2DA9">
        <w:trPr>
          <w:trHeight w:val="255"/>
        </w:trPr>
        <w:tc>
          <w:tcPr>
            <w:tcW w:w="222" w:type="dxa"/>
            <w:tcBorders>
              <w:top w:val="nil"/>
              <w:left w:val="single" w:sz="4" w:space="0" w:color="auto"/>
              <w:bottom w:val="single" w:sz="4" w:space="0" w:color="auto"/>
              <w:right w:val="single" w:sz="4" w:space="0" w:color="auto"/>
            </w:tcBorders>
          </w:tcPr>
          <w:p w14:paraId="44405345" w14:textId="4953D5DB" w:rsidR="0046102E" w:rsidRPr="00EB74FF" w:rsidRDefault="00194F8D" w:rsidP="00AE2DA9">
            <w:pPr>
              <w:spacing w:after="0"/>
              <w:rPr>
                <w:rFonts w:asciiTheme="minorHAnsi" w:hAnsiTheme="minorHAnsi" w:cstheme="minorHAnsi"/>
                <w:color w:val="000000"/>
                <w:lang w:val="en-GB" w:eastAsia="en-GB"/>
              </w:rPr>
            </w:pPr>
            <w:ins w:id="325" w:author="Mohamed Ramadan" w:date="2019-01-14T10:29:00Z">
              <w:r>
                <w:rPr>
                  <w:rFonts w:asciiTheme="minorHAnsi" w:hAnsiTheme="minorHAnsi" w:cstheme="minorHAnsi"/>
                  <w:color w:val="000000"/>
                  <w:lang w:val="en-GB" w:eastAsia="en-GB"/>
                </w:rPr>
                <w:lastRenderedPageBreak/>
                <w:t>5</w:t>
              </w:r>
            </w:ins>
          </w:p>
        </w:tc>
        <w:tc>
          <w:tcPr>
            <w:tcW w:w="3299" w:type="dxa"/>
            <w:tcBorders>
              <w:top w:val="nil"/>
              <w:left w:val="single" w:sz="4" w:space="0" w:color="auto"/>
              <w:bottom w:val="single" w:sz="4" w:space="0" w:color="auto"/>
              <w:right w:val="single" w:sz="4" w:space="0" w:color="auto"/>
            </w:tcBorders>
            <w:shd w:val="clear" w:color="auto" w:fill="auto"/>
            <w:noWrap/>
          </w:tcPr>
          <w:p w14:paraId="72C76923" w14:textId="77777777" w:rsidR="0046102E" w:rsidRPr="00EB74FF" w:rsidRDefault="0046102E"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SLA entity </w:t>
            </w:r>
            <w:r w:rsidRPr="006E4B30">
              <w:rPr>
                <w:rFonts w:asciiTheme="minorHAnsi" w:hAnsiTheme="minorHAnsi" w:cstheme="minorHAnsi"/>
                <w:color w:val="000000"/>
                <w:lang w:val="en-GB" w:eastAsia="en-GB"/>
              </w:rPr>
              <w:t>I</w:t>
            </w:r>
            <w:r>
              <w:rPr>
                <w:rFonts w:asciiTheme="minorHAnsi" w:hAnsiTheme="minorHAnsi" w:cstheme="minorHAnsi"/>
                <w:color w:val="000000"/>
                <w:lang w:val="en-GB" w:eastAsia="en-GB"/>
              </w:rPr>
              <w:t>dentifier</w:t>
            </w:r>
          </w:p>
        </w:tc>
        <w:tc>
          <w:tcPr>
            <w:tcW w:w="3483" w:type="dxa"/>
            <w:tcBorders>
              <w:top w:val="nil"/>
              <w:left w:val="nil"/>
              <w:bottom w:val="single" w:sz="4" w:space="0" w:color="auto"/>
              <w:right w:val="single" w:sz="4" w:space="0" w:color="auto"/>
            </w:tcBorders>
            <w:shd w:val="clear" w:color="auto" w:fill="auto"/>
            <w:noWrap/>
          </w:tcPr>
          <w:p w14:paraId="67195335" w14:textId="77777777" w:rsidR="0046102E" w:rsidRPr="00EB74FF" w:rsidRDefault="0046102E" w:rsidP="00AE2DA9">
            <w:pPr>
              <w:spacing w:after="0"/>
              <w:rPr>
                <w:rFonts w:asciiTheme="minorHAnsi" w:hAnsiTheme="minorHAnsi" w:cstheme="minorHAnsi"/>
                <w:color w:val="000000"/>
                <w:lang w:val="en-GB" w:eastAsia="en-GB"/>
              </w:rPr>
            </w:pPr>
            <w:r w:rsidRPr="006E4B30">
              <w:rPr>
                <w:rFonts w:asciiTheme="minorHAnsi" w:hAnsiTheme="minorHAnsi" w:cstheme="minorHAnsi"/>
                <w:color w:val="000000"/>
                <w:lang w:val="en-GB" w:eastAsia="en-GB"/>
              </w:rPr>
              <w:t>I</w:t>
            </w:r>
            <w:r>
              <w:rPr>
                <w:rFonts w:asciiTheme="minorHAnsi" w:hAnsiTheme="minorHAnsi" w:cstheme="minorHAnsi"/>
                <w:color w:val="000000"/>
                <w:lang w:val="en-GB" w:eastAsia="en-GB"/>
              </w:rPr>
              <w:t xml:space="preserve">dentifier of SLA entity </w:t>
            </w:r>
          </w:p>
        </w:tc>
        <w:tc>
          <w:tcPr>
            <w:tcW w:w="2891" w:type="dxa"/>
            <w:tcBorders>
              <w:top w:val="nil"/>
              <w:left w:val="nil"/>
              <w:bottom w:val="single" w:sz="4" w:space="0" w:color="auto"/>
              <w:right w:val="single" w:sz="4" w:space="0" w:color="auto"/>
            </w:tcBorders>
          </w:tcPr>
          <w:p w14:paraId="5199FCE2" w14:textId="77777777" w:rsidR="0046102E" w:rsidRPr="00EB74FF" w:rsidRDefault="0046102E" w:rsidP="00AE2DA9">
            <w:pPr>
              <w:spacing w:after="0"/>
              <w:rPr>
                <w:rFonts w:asciiTheme="minorHAnsi" w:hAnsiTheme="minorHAnsi" w:cstheme="minorHAnsi"/>
                <w:color w:val="000000"/>
                <w:lang w:val="en-GB" w:eastAsia="en-GB"/>
              </w:rPr>
            </w:pPr>
            <w:r w:rsidRPr="006E4B30">
              <w:rPr>
                <w:rFonts w:asciiTheme="minorHAnsi" w:hAnsiTheme="minorHAnsi" w:cstheme="minorHAnsi"/>
                <w:color w:val="000000"/>
                <w:lang w:val="en-GB" w:eastAsia="en-GB"/>
              </w:rPr>
              <w:t>SLA_ENTITY_ID</w:t>
            </w:r>
          </w:p>
        </w:tc>
      </w:tr>
      <w:tr w:rsidR="0046102E" w:rsidRPr="00EB74FF" w14:paraId="5AB342FB" w14:textId="77777777" w:rsidTr="00AE2DA9">
        <w:trPr>
          <w:trHeight w:val="255"/>
        </w:trPr>
        <w:tc>
          <w:tcPr>
            <w:tcW w:w="222" w:type="dxa"/>
            <w:tcBorders>
              <w:top w:val="nil"/>
              <w:left w:val="single" w:sz="4" w:space="0" w:color="auto"/>
              <w:bottom w:val="single" w:sz="4" w:space="0" w:color="auto"/>
              <w:right w:val="single" w:sz="4" w:space="0" w:color="auto"/>
            </w:tcBorders>
          </w:tcPr>
          <w:p w14:paraId="2EF2E9F9" w14:textId="3040043B" w:rsidR="0046102E" w:rsidRPr="00EB74FF" w:rsidRDefault="00194F8D" w:rsidP="00AE2DA9">
            <w:pPr>
              <w:spacing w:after="0"/>
              <w:rPr>
                <w:rFonts w:asciiTheme="minorHAnsi" w:hAnsiTheme="minorHAnsi" w:cstheme="minorHAnsi"/>
                <w:color w:val="000000"/>
                <w:lang w:val="en-GB" w:eastAsia="en-GB"/>
              </w:rPr>
            </w:pPr>
            <w:ins w:id="326" w:author="Mohamed Ramadan" w:date="2019-01-14T10:29:00Z">
              <w:r>
                <w:rPr>
                  <w:rFonts w:asciiTheme="minorHAnsi" w:hAnsiTheme="minorHAnsi" w:cstheme="minorHAnsi"/>
                  <w:color w:val="000000"/>
                  <w:lang w:val="en-GB" w:eastAsia="en-GB"/>
                </w:rPr>
                <w:t>6</w:t>
              </w:r>
            </w:ins>
          </w:p>
        </w:tc>
        <w:tc>
          <w:tcPr>
            <w:tcW w:w="3299" w:type="dxa"/>
            <w:tcBorders>
              <w:top w:val="nil"/>
              <w:left w:val="single" w:sz="4" w:space="0" w:color="auto"/>
              <w:bottom w:val="single" w:sz="4" w:space="0" w:color="auto"/>
              <w:right w:val="single" w:sz="4" w:space="0" w:color="auto"/>
            </w:tcBorders>
            <w:shd w:val="clear" w:color="auto" w:fill="auto"/>
            <w:noWrap/>
            <w:hideMark/>
          </w:tcPr>
          <w:p w14:paraId="3806D345"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Pr>
                <w:rFonts w:asciiTheme="minorHAnsi" w:hAnsiTheme="minorHAnsi" w:cstheme="minorHAnsi"/>
              </w:rPr>
              <w:t>SLA Due Date</w:t>
            </w:r>
          </w:p>
        </w:tc>
        <w:tc>
          <w:tcPr>
            <w:tcW w:w="3483" w:type="dxa"/>
            <w:tcBorders>
              <w:top w:val="nil"/>
              <w:left w:val="nil"/>
              <w:bottom w:val="single" w:sz="4" w:space="0" w:color="auto"/>
              <w:right w:val="single" w:sz="4" w:space="0" w:color="auto"/>
            </w:tcBorders>
            <w:shd w:val="clear" w:color="auto" w:fill="auto"/>
            <w:noWrap/>
            <w:hideMark/>
          </w:tcPr>
          <w:p w14:paraId="78E3C16C" w14:textId="77777777" w:rsidR="0046102E" w:rsidRPr="00EB74FF" w:rsidRDefault="0046102E"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Pr>
                <w:rFonts w:asciiTheme="minorHAnsi" w:hAnsiTheme="minorHAnsi" w:cstheme="minorHAnsi"/>
              </w:rPr>
              <w:t>SLA Due Date</w:t>
            </w:r>
          </w:p>
        </w:tc>
        <w:tc>
          <w:tcPr>
            <w:tcW w:w="2891" w:type="dxa"/>
            <w:tcBorders>
              <w:top w:val="nil"/>
              <w:left w:val="nil"/>
              <w:bottom w:val="single" w:sz="4" w:space="0" w:color="auto"/>
              <w:right w:val="single" w:sz="4" w:space="0" w:color="auto"/>
            </w:tcBorders>
          </w:tcPr>
          <w:p w14:paraId="548057C0" w14:textId="77777777" w:rsidR="0046102E" w:rsidRPr="00EB74FF" w:rsidRDefault="0046102E" w:rsidP="00AE2DA9">
            <w:pPr>
              <w:spacing w:after="0"/>
              <w:rPr>
                <w:rFonts w:asciiTheme="minorHAnsi" w:hAnsiTheme="minorHAnsi" w:cstheme="minorHAnsi"/>
                <w:color w:val="000000"/>
                <w:lang w:val="en-GB" w:eastAsia="en-GB"/>
              </w:rPr>
            </w:pPr>
            <w:r w:rsidRPr="00712138">
              <w:rPr>
                <w:rFonts w:asciiTheme="minorHAnsi" w:hAnsiTheme="minorHAnsi" w:cstheme="minorHAnsi"/>
                <w:color w:val="000000"/>
                <w:lang w:val="en-GB" w:eastAsia="en-GB"/>
              </w:rPr>
              <w:t>SLA_INSTANCE_DUEDATE</w:t>
            </w:r>
          </w:p>
        </w:tc>
      </w:tr>
      <w:tr w:rsidR="0046102E" w:rsidRPr="00EB74FF" w14:paraId="4AAF5C65" w14:textId="77777777" w:rsidTr="00AE2DA9">
        <w:trPr>
          <w:trHeight w:val="255"/>
        </w:trPr>
        <w:tc>
          <w:tcPr>
            <w:tcW w:w="222" w:type="dxa"/>
            <w:tcBorders>
              <w:top w:val="nil"/>
              <w:left w:val="single" w:sz="4" w:space="0" w:color="auto"/>
              <w:bottom w:val="single" w:sz="4" w:space="0" w:color="auto"/>
              <w:right w:val="single" w:sz="4" w:space="0" w:color="auto"/>
            </w:tcBorders>
          </w:tcPr>
          <w:p w14:paraId="2A1D760B" w14:textId="22EF24D3" w:rsidR="0046102E" w:rsidRPr="00EB74FF" w:rsidRDefault="00194F8D" w:rsidP="00AE2DA9">
            <w:pPr>
              <w:spacing w:after="0"/>
              <w:rPr>
                <w:rFonts w:asciiTheme="minorHAnsi" w:hAnsiTheme="minorHAnsi" w:cstheme="minorHAnsi"/>
                <w:color w:val="000000"/>
                <w:lang w:val="en-GB" w:eastAsia="en-GB"/>
              </w:rPr>
            </w:pPr>
            <w:ins w:id="327" w:author="Mohamed Ramadan" w:date="2019-01-14T10:29:00Z">
              <w:r>
                <w:rPr>
                  <w:rFonts w:asciiTheme="minorHAnsi" w:hAnsiTheme="minorHAnsi" w:cstheme="minorHAnsi"/>
                  <w:color w:val="000000"/>
                  <w:lang w:val="en-GB" w:eastAsia="en-GB"/>
                </w:rPr>
                <w:t>7</w:t>
              </w:r>
            </w:ins>
          </w:p>
        </w:tc>
        <w:tc>
          <w:tcPr>
            <w:tcW w:w="3299" w:type="dxa"/>
            <w:tcBorders>
              <w:top w:val="nil"/>
              <w:left w:val="single" w:sz="4" w:space="0" w:color="auto"/>
              <w:bottom w:val="single" w:sz="4" w:space="0" w:color="auto"/>
              <w:right w:val="single" w:sz="4" w:space="0" w:color="auto"/>
            </w:tcBorders>
            <w:shd w:val="clear" w:color="auto" w:fill="auto"/>
            <w:noWrap/>
          </w:tcPr>
          <w:p w14:paraId="47465C30" w14:textId="77777777" w:rsidR="0046102E" w:rsidRPr="00EB74FF" w:rsidRDefault="0046102E"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Max number to repeat </w:t>
            </w:r>
          </w:p>
        </w:tc>
        <w:tc>
          <w:tcPr>
            <w:tcW w:w="3483" w:type="dxa"/>
            <w:tcBorders>
              <w:top w:val="nil"/>
              <w:left w:val="nil"/>
              <w:bottom w:val="single" w:sz="4" w:space="0" w:color="auto"/>
              <w:right w:val="single" w:sz="4" w:space="0" w:color="auto"/>
            </w:tcBorders>
            <w:shd w:val="clear" w:color="auto" w:fill="auto"/>
            <w:noWrap/>
          </w:tcPr>
          <w:p w14:paraId="714B6F42" w14:textId="77777777" w:rsidR="0046102E" w:rsidRPr="00EB74FF" w:rsidRDefault="0046102E"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Max number to repeat </w:t>
            </w:r>
          </w:p>
        </w:tc>
        <w:tc>
          <w:tcPr>
            <w:tcW w:w="2891" w:type="dxa"/>
            <w:tcBorders>
              <w:top w:val="nil"/>
              <w:left w:val="nil"/>
              <w:bottom w:val="single" w:sz="4" w:space="0" w:color="auto"/>
              <w:right w:val="single" w:sz="4" w:space="0" w:color="auto"/>
            </w:tcBorders>
          </w:tcPr>
          <w:p w14:paraId="75F81E4D" w14:textId="77777777" w:rsidR="0046102E" w:rsidRPr="00712138" w:rsidRDefault="0046102E" w:rsidP="00AE2DA9">
            <w:pPr>
              <w:spacing w:after="0"/>
              <w:rPr>
                <w:rFonts w:asciiTheme="minorHAnsi" w:hAnsiTheme="minorHAnsi" w:cstheme="minorHAnsi"/>
                <w:color w:val="000000"/>
                <w:lang w:val="en-GB" w:eastAsia="en-GB"/>
              </w:rPr>
            </w:pPr>
            <w:r w:rsidRPr="00712138">
              <w:rPr>
                <w:rFonts w:asciiTheme="minorHAnsi" w:hAnsiTheme="minorHAnsi" w:cstheme="minorHAnsi"/>
                <w:color w:val="000000"/>
                <w:lang w:val="en-GB" w:eastAsia="en-GB"/>
              </w:rPr>
              <w:t>SLA_INSTANCE_MAX_REPET</w:t>
            </w:r>
          </w:p>
        </w:tc>
      </w:tr>
      <w:tr w:rsidR="0046102E" w:rsidRPr="00EB74FF" w14:paraId="60E9B2BB" w14:textId="77777777" w:rsidTr="00AE2DA9">
        <w:trPr>
          <w:trHeight w:val="255"/>
        </w:trPr>
        <w:tc>
          <w:tcPr>
            <w:tcW w:w="222" w:type="dxa"/>
            <w:tcBorders>
              <w:top w:val="nil"/>
              <w:left w:val="single" w:sz="4" w:space="0" w:color="auto"/>
              <w:bottom w:val="single" w:sz="4" w:space="0" w:color="auto"/>
              <w:right w:val="single" w:sz="4" w:space="0" w:color="auto"/>
            </w:tcBorders>
          </w:tcPr>
          <w:p w14:paraId="4478623D" w14:textId="4B6480E1" w:rsidR="0046102E" w:rsidRPr="00EB74FF" w:rsidRDefault="00194F8D" w:rsidP="00AE2DA9">
            <w:pPr>
              <w:spacing w:after="0"/>
              <w:rPr>
                <w:rFonts w:asciiTheme="minorHAnsi" w:hAnsiTheme="minorHAnsi" w:cstheme="minorHAnsi"/>
                <w:color w:val="000000"/>
                <w:lang w:val="en-GB" w:eastAsia="en-GB"/>
              </w:rPr>
            </w:pPr>
            <w:ins w:id="328" w:author="Mohamed Ramadan" w:date="2019-01-14T10:29:00Z">
              <w:r>
                <w:rPr>
                  <w:rFonts w:asciiTheme="minorHAnsi" w:hAnsiTheme="minorHAnsi" w:cstheme="minorHAnsi"/>
                  <w:color w:val="000000"/>
                  <w:lang w:val="en-GB" w:eastAsia="en-GB"/>
                </w:rPr>
                <w:t>8</w:t>
              </w:r>
            </w:ins>
          </w:p>
        </w:tc>
        <w:tc>
          <w:tcPr>
            <w:tcW w:w="3299" w:type="dxa"/>
            <w:tcBorders>
              <w:top w:val="nil"/>
              <w:left w:val="single" w:sz="4" w:space="0" w:color="auto"/>
              <w:bottom w:val="single" w:sz="4" w:space="0" w:color="auto"/>
              <w:right w:val="single" w:sz="4" w:space="0" w:color="auto"/>
            </w:tcBorders>
            <w:shd w:val="clear" w:color="auto" w:fill="auto"/>
            <w:noWrap/>
            <w:hideMark/>
          </w:tcPr>
          <w:p w14:paraId="595D85F1" w14:textId="77777777" w:rsidR="0046102E" w:rsidRPr="00EB74FF" w:rsidRDefault="0046102E" w:rsidP="00AE2DA9">
            <w:pPr>
              <w:spacing w:after="0"/>
              <w:rPr>
                <w:rFonts w:asciiTheme="minorHAnsi" w:hAnsiTheme="minorHAnsi" w:cstheme="minorHAnsi"/>
              </w:rPr>
            </w:pPr>
            <w:r>
              <w:rPr>
                <w:rFonts w:asciiTheme="minorHAnsi" w:hAnsiTheme="minorHAnsi" w:cstheme="minorHAnsi"/>
              </w:rPr>
              <w:t xml:space="preserve">Current repeat number </w:t>
            </w:r>
          </w:p>
        </w:tc>
        <w:tc>
          <w:tcPr>
            <w:tcW w:w="3483" w:type="dxa"/>
            <w:tcBorders>
              <w:top w:val="nil"/>
              <w:left w:val="nil"/>
              <w:bottom w:val="single" w:sz="4" w:space="0" w:color="auto"/>
              <w:right w:val="single" w:sz="4" w:space="0" w:color="auto"/>
            </w:tcBorders>
            <w:shd w:val="clear" w:color="auto" w:fill="auto"/>
            <w:noWrap/>
            <w:hideMark/>
          </w:tcPr>
          <w:p w14:paraId="73E848D6" w14:textId="77777777" w:rsidR="0046102E" w:rsidRPr="00EB74FF" w:rsidRDefault="0046102E" w:rsidP="00AE2DA9">
            <w:pPr>
              <w:spacing w:after="0"/>
              <w:rPr>
                <w:rFonts w:asciiTheme="minorHAnsi" w:hAnsiTheme="minorHAnsi" w:cstheme="minorHAnsi"/>
              </w:rPr>
            </w:pPr>
            <w:r>
              <w:rPr>
                <w:rFonts w:asciiTheme="minorHAnsi" w:hAnsiTheme="minorHAnsi" w:cstheme="minorHAnsi"/>
              </w:rPr>
              <w:t xml:space="preserve">Current repeat number </w:t>
            </w:r>
          </w:p>
        </w:tc>
        <w:tc>
          <w:tcPr>
            <w:tcW w:w="2891" w:type="dxa"/>
            <w:tcBorders>
              <w:top w:val="nil"/>
              <w:left w:val="nil"/>
              <w:bottom w:val="single" w:sz="4" w:space="0" w:color="auto"/>
              <w:right w:val="single" w:sz="4" w:space="0" w:color="auto"/>
            </w:tcBorders>
          </w:tcPr>
          <w:p w14:paraId="313F353A" w14:textId="77777777" w:rsidR="0046102E" w:rsidRPr="00EB74FF" w:rsidRDefault="0046102E" w:rsidP="00AE2DA9">
            <w:pPr>
              <w:spacing w:after="0"/>
              <w:rPr>
                <w:rFonts w:asciiTheme="minorHAnsi" w:hAnsiTheme="minorHAnsi" w:cstheme="minorHAnsi"/>
              </w:rPr>
            </w:pPr>
            <w:r w:rsidRPr="00712138">
              <w:rPr>
                <w:rFonts w:asciiTheme="minorHAnsi" w:hAnsiTheme="minorHAnsi" w:cstheme="minorHAnsi"/>
              </w:rPr>
              <w:t>SLA_INSTANCE_CURR_REPET</w:t>
            </w:r>
          </w:p>
        </w:tc>
      </w:tr>
    </w:tbl>
    <w:p w14:paraId="007AA6C6" w14:textId="77777777" w:rsidR="0090406C" w:rsidRDefault="0090406C" w:rsidP="0090406C">
      <w:pPr>
        <w:rPr>
          <w:lang w:eastAsia="x-none"/>
        </w:rPr>
      </w:pPr>
    </w:p>
    <w:p w14:paraId="4C764197" w14:textId="2E1EA1C2" w:rsidR="00937E7D" w:rsidRDefault="00937E7D" w:rsidP="00937E7D">
      <w:pPr>
        <w:pStyle w:val="Heading3"/>
        <w:rPr>
          <w:b/>
          <w:bCs/>
        </w:rPr>
      </w:pPr>
      <w:r>
        <w:rPr>
          <w:b/>
          <w:bCs/>
          <w:lang w:val="en-US"/>
        </w:rPr>
        <w:t>SLA_SRV_TMPL</w:t>
      </w:r>
    </w:p>
    <w:tbl>
      <w:tblPr>
        <w:tblW w:w="9895" w:type="dxa"/>
        <w:tblLook w:val="04A0" w:firstRow="1" w:lastRow="0" w:firstColumn="1" w:lastColumn="0" w:noHBand="0" w:noVBand="1"/>
      </w:tblPr>
      <w:tblGrid>
        <w:gridCol w:w="328"/>
        <w:gridCol w:w="3299"/>
        <w:gridCol w:w="3483"/>
        <w:gridCol w:w="2785"/>
      </w:tblGrid>
      <w:tr w:rsidR="00937E7D" w:rsidRPr="00EB74FF" w14:paraId="2DE67E4D" w14:textId="77777777" w:rsidTr="00937E7D">
        <w:trPr>
          <w:trHeight w:val="255"/>
        </w:trPr>
        <w:tc>
          <w:tcPr>
            <w:tcW w:w="328" w:type="dxa"/>
            <w:tcBorders>
              <w:top w:val="single" w:sz="4" w:space="0" w:color="auto"/>
              <w:left w:val="single" w:sz="4" w:space="0" w:color="auto"/>
              <w:bottom w:val="single" w:sz="4" w:space="0" w:color="auto"/>
              <w:right w:val="single" w:sz="4" w:space="0" w:color="auto"/>
            </w:tcBorders>
            <w:shd w:val="clear" w:color="000000" w:fill="EEECE1"/>
          </w:tcPr>
          <w:p w14:paraId="6FBF1A9D" w14:textId="77777777" w:rsidR="00937E7D" w:rsidRPr="00EB74FF" w:rsidRDefault="00937E7D" w:rsidP="003A55CF">
            <w:pPr>
              <w:spacing w:after="0"/>
              <w:rPr>
                <w:rFonts w:asciiTheme="minorHAnsi" w:hAnsiTheme="minorHAnsi" w:cstheme="minorHAnsi"/>
                <w:color w:val="000000"/>
                <w:lang w:val="en-GB" w:eastAsia="en-GB"/>
              </w:rPr>
            </w:pPr>
          </w:p>
        </w:tc>
        <w:tc>
          <w:tcPr>
            <w:tcW w:w="3299" w:type="dxa"/>
            <w:tcBorders>
              <w:top w:val="single" w:sz="4" w:space="0" w:color="auto"/>
              <w:left w:val="single" w:sz="4" w:space="0" w:color="auto"/>
              <w:bottom w:val="single" w:sz="4" w:space="0" w:color="auto"/>
              <w:right w:val="single" w:sz="4" w:space="0" w:color="auto"/>
            </w:tcBorders>
            <w:shd w:val="clear" w:color="000000" w:fill="EEECE1"/>
            <w:noWrap/>
            <w:hideMark/>
          </w:tcPr>
          <w:p w14:paraId="116CF44C" w14:textId="77777777" w:rsidR="00937E7D" w:rsidRPr="00EB74FF" w:rsidRDefault="00937E7D" w:rsidP="003A55C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483" w:type="dxa"/>
            <w:tcBorders>
              <w:top w:val="single" w:sz="4" w:space="0" w:color="auto"/>
              <w:left w:val="nil"/>
              <w:bottom w:val="single" w:sz="4" w:space="0" w:color="auto"/>
              <w:right w:val="single" w:sz="4" w:space="0" w:color="auto"/>
            </w:tcBorders>
            <w:shd w:val="clear" w:color="000000" w:fill="EEECE1"/>
            <w:noWrap/>
            <w:hideMark/>
          </w:tcPr>
          <w:p w14:paraId="1BE4B372" w14:textId="77777777" w:rsidR="00937E7D" w:rsidRPr="00EB74FF" w:rsidRDefault="00937E7D" w:rsidP="003A55C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785" w:type="dxa"/>
            <w:tcBorders>
              <w:top w:val="single" w:sz="4" w:space="0" w:color="auto"/>
              <w:left w:val="nil"/>
              <w:bottom w:val="single" w:sz="4" w:space="0" w:color="auto"/>
              <w:right w:val="single" w:sz="4" w:space="0" w:color="auto"/>
            </w:tcBorders>
            <w:shd w:val="clear" w:color="000000" w:fill="EEECE1"/>
          </w:tcPr>
          <w:p w14:paraId="2FC4D9DB" w14:textId="77777777" w:rsidR="00937E7D" w:rsidRPr="00EB74FF" w:rsidRDefault="00937E7D"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937E7D" w:rsidRPr="00EB74FF" w14:paraId="5076D3F2" w14:textId="77777777" w:rsidTr="00937E7D">
        <w:trPr>
          <w:trHeight w:val="255"/>
        </w:trPr>
        <w:tc>
          <w:tcPr>
            <w:tcW w:w="328" w:type="dxa"/>
            <w:tcBorders>
              <w:top w:val="nil"/>
              <w:left w:val="single" w:sz="4" w:space="0" w:color="auto"/>
              <w:bottom w:val="single" w:sz="4" w:space="0" w:color="auto"/>
              <w:right w:val="single" w:sz="4" w:space="0" w:color="auto"/>
            </w:tcBorders>
          </w:tcPr>
          <w:p w14:paraId="7E881E58" w14:textId="77777777" w:rsidR="00937E7D" w:rsidRPr="00EB74FF" w:rsidRDefault="00937E7D" w:rsidP="003A55CF">
            <w:pPr>
              <w:spacing w:after="0"/>
              <w:rPr>
                <w:rFonts w:asciiTheme="minorHAnsi" w:hAnsiTheme="minorHAnsi" w:cstheme="minorHAnsi"/>
                <w:color w:val="000000"/>
                <w:lang w:val="en-GB" w:eastAsia="en-GB"/>
              </w:rPr>
            </w:pPr>
            <w:ins w:id="329" w:author="Mohamed Ramadan" w:date="2019-01-14T10:29:00Z">
              <w:r>
                <w:rPr>
                  <w:rFonts w:asciiTheme="minorHAnsi" w:hAnsiTheme="minorHAnsi" w:cstheme="minorHAnsi"/>
                  <w:color w:val="000000"/>
                  <w:lang w:val="en-GB" w:eastAsia="en-GB"/>
                </w:rPr>
                <w:t>1</w:t>
              </w:r>
            </w:ins>
          </w:p>
        </w:tc>
        <w:tc>
          <w:tcPr>
            <w:tcW w:w="3299" w:type="dxa"/>
            <w:tcBorders>
              <w:top w:val="nil"/>
              <w:left w:val="single" w:sz="4" w:space="0" w:color="auto"/>
              <w:bottom w:val="single" w:sz="4" w:space="0" w:color="auto"/>
              <w:right w:val="single" w:sz="4" w:space="0" w:color="auto"/>
            </w:tcBorders>
            <w:shd w:val="clear" w:color="auto" w:fill="auto"/>
            <w:noWrap/>
          </w:tcPr>
          <w:p w14:paraId="47011605" w14:textId="22177330" w:rsidR="00937E7D" w:rsidRPr="00EB74FF" w:rsidRDefault="00937E7D"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Service Code</w:t>
            </w:r>
          </w:p>
        </w:tc>
        <w:tc>
          <w:tcPr>
            <w:tcW w:w="3483" w:type="dxa"/>
            <w:tcBorders>
              <w:top w:val="nil"/>
              <w:left w:val="nil"/>
              <w:bottom w:val="single" w:sz="4" w:space="0" w:color="auto"/>
              <w:right w:val="single" w:sz="4" w:space="0" w:color="auto"/>
            </w:tcBorders>
            <w:shd w:val="clear" w:color="auto" w:fill="auto"/>
            <w:noWrap/>
          </w:tcPr>
          <w:p w14:paraId="0FB6A7FE" w14:textId="021112E2" w:rsidR="00937E7D" w:rsidRPr="00EB74FF" w:rsidRDefault="00937E7D" w:rsidP="00937E7D">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Pr>
                <w:rFonts w:asciiTheme="minorHAnsi" w:hAnsiTheme="minorHAnsi" w:cstheme="minorHAnsi"/>
              </w:rPr>
              <w:t xml:space="preserve">Service code like </w:t>
            </w:r>
            <w:proofErr w:type="spellStart"/>
            <w:r>
              <w:rPr>
                <w:rFonts w:asciiTheme="minorHAnsi" w:hAnsiTheme="minorHAnsi" w:cstheme="minorHAnsi"/>
              </w:rPr>
              <w:t>accinfo</w:t>
            </w:r>
            <w:proofErr w:type="spellEnd"/>
            <w:r>
              <w:rPr>
                <w:rFonts w:asciiTheme="minorHAnsi" w:hAnsiTheme="minorHAnsi" w:cstheme="minorHAnsi"/>
              </w:rPr>
              <w:t xml:space="preserve"> , block ,ban,….</w:t>
            </w:r>
            <w:proofErr w:type="spellStart"/>
            <w:r>
              <w:rPr>
                <w:rFonts w:asciiTheme="minorHAnsi" w:hAnsiTheme="minorHAnsi" w:cstheme="minorHAnsi"/>
              </w:rPr>
              <w:t>etc</w:t>
            </w:r>
            <w:proofErr w:type="spellEnd"/>
            <w:r>
              <w:rPr>
                <w:rFonts w:asciiTheme="minorHAnsi" w:hAnsiTheme="minorHAnsi" w:cstheme="minorHAnsi"/>
              </w:rPr>
              <w:t xml:space="preserve"> [codes exists in LOV table]</w:t>
            </w:r>
          </w:p>
        </w:tc>
        <w:tc>
          <w:tcPr>
            <w:tcW w:w="2785" w:type="dxa"/>
            <w:tcBorders>
              <w:top w:val="nil"/>
              <w:left w:val="nil"/>
              <w:bottom w:val="single" w:sz="4" w:space="0" w:color="auto"/>
              <w:right w:val="single" w:sz="4" w:space="0" w:color="auto"/>
            </w:tcBorders>
          </w:tcPr>
          <w:p w14:paraId="6D577D82" w14:textId="4A45429F" w:rsidR="00937E7D" w:rsidRPr="00EB74FF" w:rsidRDefault="00937E7D"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SRV_CODE</w:t>
            </w:r>
          </w:p>
        </w:tc>
      </w:tr>
      <w:tr w:rsidR="00937E7D" w:rsidRPr="00EB74FF" w14:paraId="2AB18ECB" w14:textId="77777777" w:rsidTr="00937E7D">
        <w:trPr>
          <w:trHeight w:val="255"/>
        </w:trPr>
        <w:tc>
          <w:tcPr>
            <w:tcW w:w="328" w:type="dxa"/>
            <w:tcBorders>
              <w:top w:val="nil"/>
              <w:left w:val="single" w:sz="4" w:space="0" w:color="auto"/>
              <w:bottom w:val="single" w:sz="4" w:space="0" w:color="auto"/>
              <w:right w:val="single" w:sz="4" w:space="0" w:color="auto"/>
            </w:tcBorders>
          </w:tcPr>
          <w:p w14:paraId="79ADBE28" w14:textId="77777777" w:rsidR="00937E7D" w:rsidRPr="00EB74FF" w:rsidRDefault="00937E7D" w:rsidP="003A55CF">
            <w:pPr>
              <w:spacing w:after="0"/>
              <w:rPr>
                <w:rFonts w:asciiTheme="minorHAnsi" w:hAnsiTheme="minorHAnsi" w:cstheme="minorHAnsi"/>
                <w:color w:val="000000"/>
                <w:lang w:val="en-GB" w:eastAsia="en-GB"/>
              </w:rPr>
            </w:pPr>
            <w:ins w:id="330" w:author="Mohamed Ramadan" w:date="2019-01-14T10:29:00Z">
              <w:r>
                <w:rPr>
                  <w:rFonts w:asciiTheme="minorHAnsi" w:hAnsiTheme="minorHAnsi" w:cstheme="minorHAnsi"/>
                  <w:color w:val="000000"/>
                  <w:lang w:val="en-GB" w:eastAsia="en-GB"/>
                </w:rPr>
                <w:t>2</w:t>
              </w:r>
            </w:ins>
          </w:p>
        </w:tc>
        <w:tc>
          <w:tcPr>
            <w:tcW w:w="3299" w:type="dxa"/>
            <w:tcBorders>
              <w:top w:val="nil"/>
              <w:left w:val="single" w:sz="4" w:space="0" w:color="auto"/>
              <w:bottom w:val="single" w:sz="4" w:space="0" w:color="auto"/>
              <w:right w:val="single" w:sz="4" w:space="0" w:color="auto"/>
            </w:tcBorders>
            <w:shd w:val="clear" w:color="auto" w:fill="auto"/>
            <w:noWrap/>
          </w:tcPr>
          <w:p w14:paraId="1964FD2B" w14:textId="006508F6" w:rsidR="00937E7D" w:rsidRPr="00EB74FF" w:rsidRDefault="00937E7D"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Template Code</w:t>
            </w:r>
          </w:p>
        </w:tc>
        <w:tc>
          <w:tcPr>
            <w:tcW w:w="3483" w:type="dxa"/>
            <w:tcBorders>
              <w:top w:val="nil"/>
              <w:left w:val="nil"/>
              <w:bottom w:val="single" w:sz="4" w:space="0" w:color="auto"/>
              <w:right w:val="single" w:sz="4" w:space="0" w:color="auto"/>
            </w:tcBorders>
            <w:shd w:val="clear" w:color="auto" w:fill="auto"/>
            <w:noWrap/>
          </w:tcPr>
          <w:p w14:paraId="52511F08" w14:textId="049BCD42" w:rsidR="00937E7D" w:rsidRPr="00EB74FF" w:rsidRDefault="00937E7D"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Template Id used to configure SLA times for this service </w:t>
            </w:r>
          </w:p>
        </w:tc>
        <w:tc>
          <w:tcPr>
            <w:tcW w:w="2785" w:type="dxa"/>
            <w:tcBorders>
              <w:top w:val="nil"/>
              <w:left w:val="nil"/>
              <w:bottom w:val="single" w:sz="4" w:space="0" w:color="auto"/>
              <w:right w:val="single" w:sz="4" w:space="0" w:color="auto"/>
            </w:tcBorders>
          </w:tcPr>
          <w:p w14:paraId="0D204988" w14:textId="39413587" w:rsidR="00937E7D" w:rsidRPr="00EB74FF" w:rsidRDefault="00937E7D" w:rsidP="003A55CF">
            <w:pPr>
              <w:spacing w:after="0"/>
              <w:rPr>
                <w:rFonts w:asciiTheme="minorHAnsi" w:hAnsiTheme="minorHAnsi" w:cstheme="minorHAnsi"/>
              </w:rPr>
            </w:pPr>
            <w:r>
              <w:rPr>
                <w:rFonts w:asciiTheme="minorHAnsi" w:hAnsiTheme="minorHAnsi" w:cstheme="minorHAnsi"/>
              </w:rPr>
              <w:t>TMPL_CODE</w:t>
            </w:r>
          </w:p>
        </w:tc>
      </w:tr>
    </w:tbl>
    <w:p w14:paraId="0C7054EA" w14:textId="77777777" w:rsidR="00937E7D" w:rsidRDefault="00937E7D" w:rsidP="0090406C">
      <w:pPr>
        <w:rPr>
          <w:lang w:eastAsia="x-none"/>
        </w:rPr>
      </w:pPr>
    </w:p>
    <w:p w14:paraId="78E74D4A" w14:textId="379C333C" w:rsidR="003A55CF" w:rsidRDefault="003A55CF" w:rsidP="003A55CF">
      <w:pPr>
        <w:pStyle w:val="Heading3"/>
        <w:rPr>
          <w:b/>
          <w:bCs/>
        </w:rPr>
      </w:pPr>
      <w:r>
        <w:rPr>
          <w:b/>
          <w:bCs/>
          <w:lang w:val="en-US"/>
        </w:rPr>
        <w:t>SLA_TMPL_SETTINGS</w:t>
      </w:r>
    </w:p>
    <w:tbl>
      <w:tblPr>
        <w:tblW w:w="9895" w:type="dxa"/>
        <w:tblLook w:val="04A0" w:firstRow="1" w:lastRow="0" w:firstColumn="1" w:lastColumn="0" w:noHBand="0" w:noVBand="1"/>
      </w:tblPr>
      <w:tblGrid>
        <w:gridCol w:w="328"/>
        <w:gridCol w:w="3299"/>
        <w:gridCol w:w="3483"/>
        <w:gridCol w:w="2785"/>
      </w:tblGrid>
      <w:tr w:rsidR="003A55CF" w:rsidRPr="00EB74FF" w14:paraId="11A8E574" w14:textId="77777777" w:rsidTr="003A55CF">
        <w:trPr>
          <w:trHeight w:val="255"/>
        </w:trPr>
        <w:tc>
          <w:tcPr>
            <w:tcW w:w="328" w:type="dxa"/>
            <w:tcBorders>
              <w:top w:val="single" w:sz="4" w:space="0" w:color="auto"/>
              <w:left w:val="single" w:sz="4" w:space="0" w:color="auto"/>
              <w:bottom w:val="single" w:sz="4" w:space="0" w:color="auto"/>
              <w:right w:val="single" w:sz="4" w:space="0" w:color="auto"/>
            </w:tcBorders>
            <w:shd w:val="clear" w:color="000000" w:fill="EEECE1"/>
          </w:tcPr>
          <w:p w14:paraId="5C8D175A" w14:textId="77777777" w:rsidR="003A55CF" w:rsidRPr="00EB74FF" w:rsidRDefault="003A55CF" w:rsidP="003A55CF">
            <w:pPr>
              <w:spacing w:after="0"/>
              <w:rPr>
                <w:rFonts w:asciiTheme="minorHAnsi" w:hAnsiTheme="minorHAnsi" w:cstheme="minorHAnsi"/>
                <w:color w:val="000000"/>
                <w:lang w:val="en-GB" w:eastAsia="en-GB"/>
              </w:rPr>
            </w:pPr>
          </w:p>
        </w:tc>
        <w:tc>
          <w:tcPr>
            <w:tcW w:w="3299" w:type="dxa"/>
            <w:tcBorders>
              <w:top w:val="single" w:sz="4" w:space="0" w:color="auto"/>
              <w:left w:val="single" w:sz="4" w:space="0" w:color="auto"/>
              <w:bottom w:val="single" w:sz="4" w:space="0" w:color="auto"/>
              <w:right w:val="single" w:sz="4" w:space="0" w:color="auto"/>
            </w:tcBorders>
            <w:shd w:val="clear" w:color="000000" w:fill="EEECE1"/>
            <w:noWrap/>
            <w:hideMark/>
          </w:tcPr>
          <w:p w14:paraId="2BC5C11F" w14:textId="77777777" w:rsidR="003A55CF" w:rsidRPr="00EB74FF" w:rsidRDefault="003A55CF" w:rsidP="003A55C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483" w:type="dxa"/>
            <w:tcBorders>
              <w:top w:val="single" w:sz="4" w:space="0" w:color="auto"/>
              <w:left w:val="nil"/>
              <w:bottom w:val="single" w:sz="4" w:space="0" w:color="auto"/>
              <w:right w:val="single" w:sz="4" w:space="0" w:color="auto"/>
            </w:tcBorders>
            <w:shd w:val="clear" w:color="000000" w:fill="EEECE1"/>
            <w:noWrap/>
            <w:hideMark/>
          </w:tcPr>
          <w:p w14:paraId="5C8E8B8A" w14:textId="77777777" w:rsidR="003A55CF" w:rsidRPr="00EB74FF" w:rsidRDefault="003A55CF" w:rsidP="003A55C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785" w:type="dxa"/>
            <w:tcBorders>
              <w:top w:val="single" w:sz="4" w:space="0" w:color="auto"/>
              <w:left w:val="nil"/>
              <w:bottom w:val="single" w:sz="4" w:space="0" w:color="auto"/>
              <w:right w:val="single" w:sz="4" w:space="0" w:color="auto"/>
            </w:tcBorders>
            <w:shd w:val="clear" w:color="000000" w:fill="EEECE1"/>
          </w:tcPr>
          <w:p w14:paraId="638C1FB2" w14:textId="77777777" w:rsidR="003A55CF" w:rsidRPr="00EB74FF" w:rsidRDefault="003A55CF"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3A55CF" w:rsidRPr="00EB74FF" w14:paraId="5E46B988" w14:textId="77777777" w:rsidTr="003A55CF">
        <w:trPr>
          <w:trHeight w:val="255"/>
        </w:trPr>
        <w:tc>
          <w:tcPr>
            <w:tcW w:w="328" w:type="dxa"/>
            <w:tcBorders>
              <w:top w:val="nil"/>
              <w:left w:val="single" w:sz="4" w:space="0" w:color="auto"/>
              <w:bottom w:val="single" w:sz="4" w:space="0" w:color="auto"/>
              <w:right w:val="single" w:sz="4" w:space="0" w:color="auto"/>
            </w:tcBorders>
          </w:tcPr>
          <w:p w14:paraId="17775B4D" w14:textId="77777777" w:rsidR="003A55CF" w:rsidRPr="00EB74FF" w:rsidRDefault="003A55CF" w:rsidP="003A55CF">
            <w:pPr>
              <w:spacing w:after="0"/>
              <w:rPr>
                <w:rFonts w:asciiTheme="minorHAnsi" w:hAnsiTheme="minorHAnsi" w:cstheme="minorHAnsi"/>
                <w:color w:val="000000"/>
                <w:lang w:val="en-GB" w:eastAsia="en-GB"/>
              </w:rPr>
            </w:pPr>
            <w:ins w:id="331" w:author="Mohamed Ramadan" w:date="2019-01-14T10:29:00Z">
              <w:r>
                <w:rPr>
                  <w:rFonts w:asciiTheme="minorHAnsi" w:hAnsiTheme="minorHAnsi" w:cstheme="minorHAnsi"/>
                  <w:color w:val="000000"/>
                  <w:lang w:val="en-GB" w:eastAsia="en-GB"/>
                </w:rPr>
                <w:t>1</w:t>
              </w:r>
            </w:ins>
          </w:p>
        </w:tc>
        <w:tc>
          <w:tcPr>
            <w:tcW w:w="3299" w:type="dxa"/>
            <w:tcBorders>
              <w:top w:val="nil"/>
              <w:left w:val="single" w:sz="4" w:space="0" w:color="auto"/>
              <w:bottom w:val="single" w:sz="4" w:space="0" w:color="auto"/>
              <w:right w:val="single" w:sz="4" w:space="0" w:color="auto"/>
            </w:tcBorders>
            <w:shd w:val="clear" w:color="auto" w:fill="auto"/>
            <w:noWrap/>
          </w:tcPr>
          <w:p w14:paraId="58F64960" w14:textId="55612475" w:rsidR="003A55CF" w:rsidRPr="00EB74FF" w:rsidRDefault="003A55CF"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Template Code</w:t>
            </w:r>
          </w:p>
        </w:tc>
        <w:tc>
          <w:tcPr>
            <w:tcW w:w="3483" w:type="dxa"/>
            <w:tcBorders>
              <w:top w:val="nil"/>
              <w:left w:val="nil"/>
              <w:bottom w:val="single" w:sz="4" w:space="0" w:color="auto"/>
              <w:right w:val="single" w:sz="4" w:space="0" w:color="auto"/>
            </w:tcBorders>
            <w:shd w:val="clear" w:color="auto" w:fill="auto"/>
            <w:noWrap/>
          </w:tcPr>
          <w:p w14:paraId="7B69CEC0" w14:textId="0AC0742C" w:rsidR="003A55CF" w:rsidRPr="00EB74FF" w:rsidRDefault="003A55CF"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Template Id used to configure SLA times for this service </w:t>
            </w:r>
          </w:p>
        </w:tc>
        <w:tc>
          <w:tcPr>
            <w:tcW w:w="2785" w:type="dxa"/>
            <w:tcBorders>
              <w:top w:val="nil"/>
              <w:left w:val="nil"/>
              <w:bottom w:val="single" w:sz="4" w:space="0" w:color="auto"/>
              <w:right w:val="single" w:sz="4" w:space="0" w:color="auto"/>
            </w:tcBorders>
          </w:tcPr>
          <w:p w14:paraId="252D84A7" w14:textId="3B851136" w:rsidR="003A55CF" w:rsidRPr="00EB74FF" w:rsidRDefault="00021F42" w:rsidP="003A55CF">
            <w:pPr>
              <w:spacing w:after="0"/>
              <w:rPr>
                <w:rFonts w:asciiTheme="minorHAnsi" w:hAnsiTheme="minorHAnsi" w:cstheme="minorHAnsi"/>
                <w:color w:val="000000"/>
                <w:lang w:val="en-GB" w:eastAsia="en-GB"/>
              </w:rPr>
            </w:pPr>
            <w:r>
              <w:rPr>
                <w:rFonts w:asciiTheme="minorHAnsi" w:hAnsiTheme="minorHAnsi" w:cstheme="minorHAnsi"/>
              </w:rPr>
              <w:t>TMPL_CODE</w:t>
            </w:r>
          </w:p>
        </w:tc>
      </w:tr>
      <w:tr w:rsidR="003A55CF" w:rsidRPr="00EB74FF" w14:paraId="74EFE2F8" w14:textId="77777777" w:rsidTr="003A55CF">
        <w:trPr>
          <w:trHeight w:val="255"/>
        </w:trPr>
        <w:tc>
          <w:tcPr>
            <w:tcW w:w="328" w:type="dxa"/>
            <w:tcBorders>
              <w:top w:val="nil"/>
              <w:left w:val="single" w:sz="4" w:space="0" w:color="auto"/>
              <w:bottom w:val="single" w:sz="4" w:space="0" w:color="auto"/>
              <w:right w:val="single" w:sz="4" w:space="0" w:color="auto"/>
            </w:tcBorders>
          </w:tcPr>
          <w:p w14:paraId="65856A69" w14:textId="4DD9EED7" w:rsidR="003A55CF" w:rsidRDefault="00FD3346"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299" w:type="dxa"/>
            <w:tcBorders>
              <w:top w:val="nil"/>
              <w:left w:val="single" w:sz="4" w:space="0" w:color="auto"/>
              <w:bottom w:val="single" w:sz="4" w:space="0" w:color="auto"/>
              <w:right w:val="single" w:sz="4" w:space="0" w:color="auto"/>
            </w:tcBorders>
            <w:shd w:val="clear" w:color="auto" w:fill="auto"/>
            <w:noWrap/>
          </w:tcPr>
          <w:p w14:paraId="4A502984" w14:textId="02C9E6EB" w:rsidR="003A55CF" w:rsidRDefault="00021F42"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Cycle</w:t>
            </w:r>
          </w:p>
        </w:tc>
        <w:tc>
          <w:tcPr>
            <w:tcW w:w="3483" w:type="dxa"/>
            <w:tcBorders>
              <w:top w:val="nil"/>
              <w:left w:val="nil"/>
              <w:bottom w:val="single" w:sz="4" w:space="0" w:color="auto"/>
              <w:right w:val="single" w:sz="4" w:space="0" w:color="auto"/>
            </w:tcBorders>
            <w:shd w:val="clear" w:color="auto" w:fill="auto"/>
            <w:noWrap/>
          </w:tcPr>
          <w:p w14:paraId="13DDCD6E" w14:textId="2B360176" w:rsidR="003A55CF" w:rsidRDefault="00021F42"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Cycle of communication between TANFEETH and any external Party</w:t>
            </w:r>
          </w:p>
          <w:p w14:paraId="005591F6" w14:textId="342F7257" w:rsidR="00021F42" w:rsidRDefault="00021F42" w:rsidP="00021F4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It could be with [Requesting Party – Financial Institution [B2B] - </w:t>
            </w:r>
            <w:r>
              <w:rPr>
                <w:rFonts w:asciiTheme="minorHAnsi" w:hAnsiTheme="minorHAnsi" w:cstheme="minorHAnsi"/>
                <w:color w:val="000000"/>
                <w:lang w:val="en-GB" w:eastAsia="en-GB"/>
              </w:rPr>
              <w:t>Financial Institution [</w:t>
            </w:r>
            <w:r>
              <w:rPr>
                <w:rFonts w:asciiTheme="minorHAnsi" w:hAnsiTheme="minorHAnsi" w:cstheme="minorHAnsi"/>
                <w:color w:val="000000"/>
                <w:lang w:val="en-GB" w:eastAsia="en-GB"/>
              </w:rPr>
              <w:t>Portal</w:t>
            </w:r>
            <w:r>
              <w:rPr>
                <w:rFonts w:asciiTheme="minorHAnsi" w:hAnsiTheme="minorHAnsi" w:cstheme="minorHAnsi"/>
                <w:color w:val="000000"/>
                <w:lang w:val="en-GB" w:eastAsia="en-GB"/>
              </w:rPr>
              <w:t>]</w:t>
            </w:r>
            <w:r>
              <w:rPr>
                <w:rFonts w:asciiTheme="minorHAnsi" w:hAnsiTheme="minorHAnsi" w:cstheme="minorHAnsi"/>
                <w:color w:val="000000"/>
                <w:lang w:val="en-GB" w:eastAsia="en-GB"/>
              </w:rPr>
              <w:t>] side.</w:t>
            </w:r>
          </w:p>
        </w:tc>
        <w:tc>
          <w:tcPr>
            <w:tcW w:w="2785" w:type="dxa"/>
            <w:tcBorders>
              <w:top w:val="nil"/>
              <w:left w:val="nil"/>
              <w:bottom w:val="single" w:sz="4" w:space="0" w:color="auto"/>
              <w:right w:val="single" w:sz="4" w:space="0" w:color="auto"/>
            </w:tcBorders>
          </w:tcPr>
          <w:p w14:paraId="6DCD3825" w14:textId="730F1E35" w:rsidR="003A55CF" w:rsidRDefault="00021F42" w:rsidP="003A55CF">
            <w:pPr>
              <w:spacing w:after="0"/>
              <w:rPr>
                <w:rFonts w:asciiTheme="minorHAnsi" w:hAnsiTheme="minorHAnsi" w:cstheme="minorHAnsi"/>
              </w:rPr>
            </w:pPr>
            <w:r>
              <w:rPr>
                <w:rFonts w:asciiTheme="minorHAnsi" w:hAnsiTheme="minorHAnsi" w:cstheme="minorHAnsi"/>
              </w:rPr>
              <w:t>CYCLE</w:t>
            </w:r>
          </w:p>
        </w:tc>
      </w:tr>
      <w:tr w:rsidR="003A55CF" w:rsidRPr="00EB74FF" w14:paraId="542D4446" w14:textId="77777777" w:rsidTr="003A55CF">
        <w:trPr>
          <w:trHeight w:val="255"/>
        </w:trPr>
        <w:tc>
          <w:tcPr>
            <w:tcW w:w="328" w:type="dxa"/>
            <w:tcBorders>
              <w:top w:val="nil"/>
              <w:left w:val="single" w:sz="4" w:space="0" w:color="auto"/>
              <w:bottom w:val="single" w:sz="4" w:space="0" w:color="auto"/>
              <w:right w:val="single" w:sz="4" w:space="0" w:color="auto"/>
            </w:tcBorders>
          </w:tcPr>
          <w:p w14:paraId="2ABA0E4D" w14:textId="7AF210AB" w:rsidR="003A55CF" w:rsidRDefault="00021F42"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299" w:type="dxa"/>
            <w:tcBorders>
              <w:top w:val="nil"/>
              <w:left w:val="single" w:sz="4" w:space="0" w:color="auto"/>
              <w:bottom w:val="single" w:sz="4" w:space="0" w:color="auto"/>
              <w:right w:val="single" w:sz="4" w:space="0" w:color="auto"/>
            </w:tcBorders>
            <w:shd w:val="clear" w:color="auto" w:fill="auto"/>
            <w:noWrap/>
          </w:tcPr>
          <w:p w14:paraId="3EC35F10" w14:textId="78CF0DA6" w:rsidR="003A55CF" w:rsidRDefault="00B71EEC"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Channel </w:t>
            </w:r>
          </w:p>
        </w:tc>
        <w:tc>
          <w:tcPr>
            <w:tcW w:w="3483" w:type="dxa"/>
            <w:tcBorders>
              <w:top w:val="nil"/>
              <w:left w:val="nil"/>
              <w:bottom w:val="single" w:sz="4" w:space="0" w:color="auto"/>
              <w:right w:val="single" w:sz="4" w:space="0" w:color="auto"/>
            </w:tcBorders>
            <w:shd w:val="clear" w:color="auto" w:fill="auto"/>
            <w:noWrap/>
          </w:tcPr>
          <w:p w14:paraId="6822C067" w14:textId="06E48FFD" w:rsidR="003A55CF" w:rsidRDefault="00B71EEC"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Channel of communication between TANFEETH and any external party it could be [B2B-Portal]</w:t>
            </w:r>
          </w:p>
        </w:tc>
        <w:tc>
          <w:tcPr>
            <w:tcW w:w="2785" w:type="dxa"/>
            <w:tcBorders>
              <w:top w:val="nil"/>
              <w:left w:val="nil"/>
              <w:bottom w:val="single" w:sz="4" w:space="0" w:color="auto"/>
              <w:right w:val="single" w:sz="4" w:space="0" w:color="auto"/>
            </w:tcBorders>
          </w:tcPr>
          <w:p w14:paraId="183C1639" w14:textId="30AAE6B6" w:rsidR="003A55CF" w:rsidRDefault="00B71EEC" w:rsidP="003A55CF">
            <w:pPr>
              <w:spacing w:after="0"/>
              <w:rPr>
                <w:rFonts w:asciiTheme="minorHAnsi" w:hAnsiTheme="minorHAnsi" w:cstheme="minorHAnsi"/>
              </w:rPr>
            </w:pPr>
            <w:r>
              <w:rPr>
                <w:rFonts w:asciiTheme="minorHAnsi" w:hAnsiTheme="minorHAnsi" w:cstheme="minorHAnsi"/>
              </w:rPr>
              <w:t>CH_ID</w:t>
            </w:r>
          </w:p>
        </w:tc>
      </w:tr>
      <w:tr w:rsidR="003A55CF" w:rsidRPr="00EB74FF" w14:paraId="4BE42170" w14:textId="77777777" w:rsidTr="003A55CF">
        <w:trPr>
          <w:trHeight w:val="255"/>
        </w:trPr>
        <w:tc>
          <w:tcPr>
            <w:tcW w:w="328" w:type="dxa"/>
            <w:tcBorders>
              <w:top w:val="nil"/>
              <w:left w:val="single" w:sz="4" w:space="0" w:color="auto"/>
              <w:bottom w:val="single" w:sz="4" w:space="0" w:color="auto"/>
              <w:right w:val="single" w:sz="4" w:space="0" w:color="auto"/>
            </w:tcBorders>
          </w:tcPr>
          <w:p w14:paraId="5A1A5DB9" w14:textId="493066A7" w:rsidR="003A55CF" w:rsidRDefault="00C932C4"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299" w:type="dxa"/>
            <w:tcBorders>
              <w:top w:val="nil"/>
              <w:left w:val="single" w:sz="4" w:space="0" w:color="auto"/>
              <w:bottom w:val="single" w:sz="4" w:space="0" w:color="auto"/>
              <w:right w:val="single" w:sz="4" w:space="0" w:color="auto"/>
            </w:tcBorders>
            <w:shd w:val="clear" w:color="auto" w:fill="auto"/>
            <w:noWrap/>
          </w:tcPr>
          <w:p w14:paraId="408A773F" w14:textId="60DEE91C" w:rsidR="003A55CF" w:rsidRDefault="00C932C4"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Level</w:t>
            </w:r>
          </w:p>
        </w:tc>
        <w:tc>
          <w:tcPr>
            <w:tcW w:w="3483" w:type="dxa"/>
            <w:tcBorders>
              <w:top w:val="nil"/>
              <w:left w:val="nil"/>
              <w:bottom w:val="single" w:sz="4" w:space="0" w:color="auto"/>
              <w:right w:val="single" w:sz="4" w:space="0" w:color="auto"/>
            </w:tcBorders>
            <w:shd w:val="clear" w:color="auto" w:fill="auto"/>
            <w:noWrap/>
          </w:tcPr>
          <w:p w14:paraId="1B0D7B17" w14:textId="5E18EAA2" w:rsidR="003A55CF" w:rsidRDefault="00C932C4"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Level of SLA, values from 0 to 3</w:t>
            </w:r>
          </w:p>
        </w:tc>
        <w:tc>
          <w:tcPr>
            <w:tcW w:w="2785" w:type="dxa"/>
            <w:tcBorders>
              <w:top w:val="nil"/>
              <w:left w:val="nil"/>
              <w:bottom w:val="single" w:sz="4" w:space="0" w:color="auto"/>
              <w:right w:val="single" w:sz="4" w:space="0" w:color="auto"/>
            </w:tcBorders>
          </w:tcPr>
          <w:p w14:paraId="6F37D49B" w14:textId="4C4EC243" w:rsidR="003A55CF" w:rsidRDefault="00C932C4" w:rsidP="003A55CF">
            <w:pPr>
              <w:spacing w:after="0"/>
              <w:rPr>
                <w:rFonts w:asciiTheme="minorHAnsi" w:hAnsiTheme="minorHAnsi" w:cstheme="minorHAnsi"/>
              </w:rPr>
            </w:pPr>
            <w:r>
              <w:rPr>
                <w:rFonts w:asciiTheme="minorHAnsi" w:hAnsiTheme="minorHAnsi" w:cstheme="minorHAnsi"/>
              </w:rPr>
              <w:t>LVL</w:t>
            </w:r>
          </w:p>
        </w:tc>
      </w:tr>
      <w:tr w:rsidR="003A55CF" w:rsidRPr="00EB74FF" w14:paraId="4B8C130A" w14:textId="77777777" w:rsidTr="003A55CF">
        <w:trPr>
          <w:trHeight w:val="255"/>
        </w:trPr>
        <w:tc>
          <w:tcPr>
            <w:tcW w:w="328" w:type="dxa"/>
            <w:tcBorders>
              <w:top w:val="nil"/>
              <w:left w:val="single" w:sz="4" w:space="0" w:color="auto"/>
              <w:bottom w:val="single" w:sz="4" w:space="0" w:color="auto"/>
              <w:right w:val="single" w:sz="4" w:space="0" w:color="auto"/>
            </w:tcBorders>
          </w:tcPr>
          <w:p w14:paraId="5A487F74" w14:textId="7CEE41EF" w:rsidR="003A55CF" w:rsidRPr="00EB74FF" w:rsidRDefault="00C932C4"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299" w:type="dxa"/>
            <w:tcBorders>
              <w:top w:val="nil"/>
              <w:left w:val="single" w:sz="4" w:space="0" w:color="auto"/>
              <w:bottom w:val="single" w:sz="4" w:space="0" w:color="auto"/>
              <w:right w:val="single" w:sz="4" w:space="0" w:color="auto"/>
            </w:tcBorders>
            <w:shd w:val="clear" w:color="auto" w:fill="auto"/>
            <w:noWrap/>
          </w:tcPr>
          <w:p w14:paraId="2A4E784F" w14:textId="78F3B9D1" w:rsidR="003A55CF" w:rsidRPr="00EB74FF" w:rsidRDefault="00C932C4"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SLA Period</w:t>
            </w:r>
          </w:p>
        </w:tc>
        <w:tc>
          <w:tcPr>
            <w:tcW w:w="3483" w:type="dxa"/>
            <w:tcBorders>
              <w:top w:val="nil"/>
              <w:left w:val="nil"/>
              <w:bottom w:val="single" w:sz="4" w:space="0" w:color="auto"/>
              <w:right w:val="single" w:sz="4" w:space="0" w:color="auto"/>
            </w:tcBorders>
            <w:shd w:val="clear" w:color="auto" w:fill="auto"/>
            <w:noWrap/>
          </w:tcPr>
          <w:p w14:paraId="1F6A2925" w14:textId="44A1EC39" w:rsidR="003A55CF" w:rsidRPr="00EB74FF" w:rsidRDefault="00C932C4" w:rsidP="003A55C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SLA Period in Minutes</w:t>
            </w:r>
          </w:p>
        </w:tc>
        <w:tc>
          <w:tcPr>
            <w:tcW w:w="2785" w:type="dxa"/>
            <w:tcBorders>
              <w:top w:val="nil"/>
              <w:left w:val="nil"/>
              <w:bottom w:val="single" w:sz="4" w:space="0" w:color="auto"/>
              <w:right w:val="single" w:sz="4" w:space="0" w:color="auto"/>
            </w:tcBorders>
          </w:tcPr>
          <w:p w14:paraId="46B93DFE" w14:textId="392C6EED" w:rsidR="003A55CF" w:rsidRPr="00EB74FF" w:rsidRDefault="00C932C4" w:rsidP="003A55CF">
            <w:pPr>
              <w:spacing w:after="0"/>
              <w:rPr>
                <w:rFonts w:asciiTheme="minorHAnsi" w:hAnsiTheme="minorHAnsi" w:cstheme="minorHAnsi"/>
              </w:rPr>
            </w:pPr>
            <w:r>
              <w:rPr>
                <w:rFonts w:asciiTheme="minorHAnsi" w:hAnsiTheme="minorHAnsi" w:cstheme="minorHAnsi"/>
              </w:rPr>
              <w:t>PERIOD</w:t>
            </w:r>
            <w:bookmarkStart w:id="332" w:name="_GoBack"/>
            <w:bookmarkEnd w:id="332"/>
          </w:p>
        </w:tc>
      </w:tr>
    </w:tbl>
    <w:p w14:paraId="486F8252" w14:textId="77777777" w:rsidR="003A55CF" w:rsidRPr="0090406C" w:rsidRDefault="003A55CF" w:rsidP="0090406C">
      <w:pPr>
        <w:rPr>
          <w:lang w:eastAsia="x-none"/>
        </w:rPr>
      </w:pPr>
    </w:p>
    <w:p w14:paraId="7C5CB08D" w14:textId="77777777" w:rsidR="0090406C" w:rsidRPr="0090406C" w:rsidRDefault="0090406C" w:rsidP="0090406C">
      <w:pPr>
        <w:rPr>
          <w:lang w:eastAsia="x-none"/>
        </w:rPr>
      </w:pPr>
    </w:p>
    <w:p w14:paraId="0AEDFB07" w14:textId="77777777" w:rsidR="0090406C" w:rsidRPr="001849C6" w:rsidRDefault="0090406C" w:rsidP="0090406C">
      <w:pPr>
        <w:pStyle w:val="Heading2"/>
        <w:spacing w:before="120" w:after="120"/>
        <w:rPr>
          <w:lang w:val="en-US"/>
        </w:rPr>
      </w:pPr>
      <w:bookmarkStart w:id="333" w:name="_Toc535244542"/>
      <w:r>
        <w:rPr>
          <w:lang w:val="en-US"/>
        </w:rPr>
        <w:t>Physical Data Model (PDM)</w:t>
      </w:r>
      <w:bookmarkEnd w:id="333"/>
    </w:p>
    <w:p w14:paraId="66C3E67A" w14:textId="77777777" w:rsidR="0090406C" w:rsidRDefault="0090406C" w:rsidP="0090406C">
      <w:pPr>
        <w:ind w:left="360"/>
        <w:jc w:val="both"/>
        <w:rPr>
          <w:rFonts w:asciiTheme="minorHAnsi" w:hAnsiTheme="minorHAnsi"/>
          <w:sz w:val="24"/>
          <w:szCs w:val="24"/>
        </w:rPr>
      </w:pPr>
      <w:r w:rsidRPr="00E56EF1">
        <w:rPr>
          <w:rFonts w:asciiTheme="minorHAnsi" w:hAnsiTheme="minorHAnsi"/>
          <w:sz w:val="24"/>
          <w:szCs w:val="24"/>
        </w:rPr>
        <w:t xml:space="preserve">Physical data model of subject area </w:t>
      </w:r>
      <w:r>
        <w:rPr>
          <w:rFonts w:asciiTheme="minorHAnsi" w:hAnsiTheme="minorHAnsi"/>
          <w:sz w:val="24"/>
          <w:szCs w:val="24"/>
        </w:rPr>
        <w:t xml:space="preserve">General </w:t>
      </w:r>
      <w:r w:rsidRPr="00E56EF1">
        <w:rPr>
          <w:rFonts w:asciiTheme="minorHAnsi" w:hAnsiTheme="minorHAnsi"/>
          <w:sz w:val="24"/>
          <w:szCs w:val="24"/>
        </w:rPr>
        <w:t xml:space="preserve">Inquiry </w:t>
      </w:r>
      <w:r>
        <w:rPr>
          <w:rFonts w:asciiTheme="minorHAnsi" w:hAnsiTheme="minorHAnsi"/>
          <w:sz w:val="24"/>
          <w:szCs w:val="24"/>
        </w:rPr>
        <w:t xml:space="preserve">process/ services </w:t>
      </w:r>
      <w:r w:rsidRPr="00E56EF1">
        <w:rPr>
          <w:rFonts w:asciiTheme="minorHAnsi" w:hAnsiTheme="minorHAnsi"/>
          <w:sz w:val="24"/>
          <w:szCs w:val="24"/>
        </w:rPr>
        <w:t>is included below, an embedded object for easy of viewing is inc</w:t>
      </w:r>
      <w:r>
        <w:rPr>
          <w:rFonts w:asciiTheme="minorHAnsi" w:hAnsiTheme="minorHAnsi"/>
          <w:sz w:val="24"/>
          <w:szCs w:val="24"/>
        </w:rPr>
        <w:t>luded in the subsequent section</w:t>
      </w:r>
    </w:p>
    <w:p w14:paraId="046DB33C" w14:textId="77777777" w:rsidR="0090406C" w:rsidRDefault="0090406C" w:rsidP="0090406C">
      <w:pPr>
        <w:ind w:left="360"/>
        <w:jc w:val="both"/>
        <w:rPr>
          <w:rFonts w:asciiTheme="minorHAnsi" w:hAnsiTheme="minorHAnsi"/>
          <w:sz w:val="24"/>
          <w:szCs w:val="24"/>
        </w:rPr>
      </w:pPr>
    </w:p>
    <w:p w14:paraId="7F81C143" w14:textId="77777777" w:rsidR="0090406C" w:rsidRPr="00012444" w:rsidRDefault="0090406C" w:rsidP="0090406C">
      <w:pPr>
        <w:pStyle w:val="Default"/>
        <w:rPr>
          <w:rFonts w:asciiTheme="minorHAnsi" w:hAnsiTheme="minorHAnsi"/>
          <w:sz w:val="28"/>
          <w:szCs w:val="28"/>
          <w:u w:val="single"/>
        </w:rPr>
      </w:pPr>
      <w:bookmarkStart w:id="334" w:name="_Toc502148080"/>
      <w:r w:rsidRPr="00012444">
        <w:rPr>
          <w:rFonts w:asciiTheme="minorHAnsi" w:hAnsiTheme="minorHAnsi"/>
          <w:sz w:val="28"/>
          <w:szCs w:val="28"/>
          <w:u w:val="single"/>
        </w:rPr>
        <w:t>Inquiry Subject Area – Embedded Object (Physical Data Model)</w:t>
      </w:r>
      <w:bookmarkEnd w:id="334"/>
    </w:p>
    <w:p w14:paraId="2FE01795" w14:textId="77777777" w:rsidR="0090406C" w:rsidRPr="00012444" w:rsidDel="00194F8D" w:rsidRDefault="0090406C" w:rsidP="0090406C">
      <w:pPr>
        <w:ind w:left="360"/>
        <w:jc w:val="both"/>
        <w:rPr>
          <w:del w:id="335" w:author="Mohamed Ramadan" w:date="2019-01-14T10:30:00Z"/>
          <w:rFonts w:asciiTheme="minorHAnsi" w:hAnsiTheme="minorHAnsi"/>
          <w:sz w:val="24"/>
          <w:szCs w:val="24"/>
        </w:rPr>
      </w:pPr>
      <w:r w:rsidRPr="00012444">
        <w:rPr>
          <w:rFonts w:asciiTheme="minorHAnsi" w:hAnsiTheme="minorHAnsi"/>
          <w:sz w:val="24"/>
          <w:szCs w:val="24"/>
        </w:rPr>
        <w:lastRenderedPageBreak/>
        <w:t>Physical data model of Inquiry subject area shown in figure 2 is included below as an embedded object for easy of viewing:</w:t>
      </w:r>
    </w:p>
    <w:p w14:paraId="42F58CDD" w14:textId="77777777" w:rsidR="0090406C" w:rsidDel="00194F8D" w:rsidRDefault="0090406C" w:rsidP="0090406C">
      <w:pPr>
        <w:ind w:left="360"/>
        <w:jc w:val="both"/>
        <w:rPr>
          <w:del w:id="336" w:author="Mohamed Ramadan" w:date="2019-01-14T10:30:00Z"/>
          <w:rFonts w:asciiTheme="minorHAnsi" w:hAnsiTheme="minorHAnsi"/>
          <w:sz w:val="24"/>
          <w:szCs w:val="24"/>
        </w:rPr>
      </w:pPr>
    </w:p>
    <w:p w14:paraId="6129DD0A" w14:textId="146F19D1" w:rsidR="0090406C" w:rsidRDefault="0090406C">
      <w:pPr>
        <w:ind w:left="360"/>
        <w:jc w:val="both"/>
        <w:rPr>
          <w:rFonts w:asciiTheme="minorHAnsi" w:hAnsiTheme="minorHAnsi"/>
          <w:sz w:val="24"/>
          <w:szCs w:val="24"/>
        </w:rPr>
      </w:pPr>
      <w:del w:id="337" w:author="Mohamed Ramadan" w:date="2019-01-14T10:30:00Z">
        <w:r w:rsidRPr="0099540A" w:rsidDel="00194F8D">
          <w:rPr>
            <w:rFonts w:asciiTheme="minorHAnsi" w:hAnsiTheme="minorHAnsi"/>
            <w:sz w:val="24"/>
            <w:szCs w:val="24"/>
          </w:rPr>
          <w:object w:dxaOrig="2710" w:dyaOrig="831" w14:anchorId="060A1B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5pt;height:41.5pt" o:ole="">
              <v:imagedata r:id="rId18" o:title=""/>
            </v:shape>
            <o:OLEObject Type="Embed" ProgID="Package" ShapeID="_x0000_i1025" DrawAspect="Content" ObjectID="_1637308905" r:id="rId19"/>
          </w:object>
        </w:r>
      </w:del>
    </w:p>
    <w:p w14:paraId="1E11B1E9" w14:textId="04AFFF6C" w:rsidR="0090406C" w:rsidRDefault="00B85964" w:rsidP="0090406C">
      <w:pPr>
        <w:ind w:left="360"/>
        <w:jc w:val="both"/>
        <w:rPr>
          <w:rFonts w:asciiTheme="minorHAnsi" w:hAnsiTheme="minorHAnsi"/>
          <w:sz w:val="24"/>
          <w:szCs w:val="24"/>
        </w:rPr>
      </w:pPr>
      <w:ins w:id="338" w:author="Mohamed Ramadan" w:date="2019-01-14T14:17:00Z">
        <w:r>
          <w:rPr>
            <w:rFonts w:asciiTheme="minorHAnsi" w:hAnsiTheme="minorHAnsi"/>
            <w:sz w:val="24"/>
            <w:szCs w:val="24"/>
          </w:rPr>
          <w:object w:dxaOrig="1508" w:dyaOrig="984" w14:anchorId="6EE68901">
            <v:shape id="_x0000_i1026" type="#_x0000_t75" style="width:75.5pt;height:49pt" o:ole="">
              <v:imagedata r:id="rId20" o:title=""/>
            </v:shape>
            <o:OLEObject Type="Embed" ProgID="Package" ShapeID="_x0000_i1026" DrawAspect="Icon" ObjectID="_1637308906" r:id="rId21"/>
          </w:object>
        </w:r>
      </w:ins>
      <w:del w:id="339" w:author="Mohamed Ramadan" w:date="2019-01-14T14:17:00Z">
        <w:r w:rsidR="00194F8D" w:rsidDel="00B85964">
          <w:rPr>
            <w:rFonts w:asciiTheme="minorHAnsi" w:hAnsiTheme="minorHAnsi"/>
            <w:sz w:val="24"/>
            <w:szCs w:val="24"/>
          </w:rPr>
          <w:fldChar w:fldCharType="begin"/>
        </w:r>
        <w:r w:rsidR="00194F8D" w:rsidDel="00B85964">
          <w:rPr>
            <w:rFonts w:asciiTheme="minorHAnsi" w:hAnsiTheme="minorHAnsi"/>
            <w:sz w:val="24"/>
            <w:szCs w:val="24"/>
          </w:rPr>
          <w:fldChar w:fldCharType="end"/>
        </w:r>
      </w:del>
    </w:p>
    <w:p w14:paraId="27E2F2FD" w14:textId="77777777" w:rsidR="0090406C" w:rsidRDefault="0090406C" w:rsidP="0090406C">
      <w:pPr>
        <w:spacing w:after="0" w:line="240" w:lineRule="auto"/>
        <w:rPr>
          <w:smallCaps/>
          <w:sz w:val="28"/>
          <w:szCs w:val="28"/>
          <w:lang w:eastAsia="x-none"/>
        </w:rPr>
      </w:pPr>
      <w:bookmarkStart w:id="340" w:name="_Toc502148081"/>
      <w:r>
        <w:br w:type="page"/>
      </w:r>
    </w:p>
    <w:p w14:paraId="4890A85B" w14:textId="77777777" w:rsidR="0090406C" w:rsidRPr="00D04A38" w:rsidRDefault="0090406C" w:rsidP="0090406C">
      <w:pPr>
        <w:pStyle w:val="Heading2"/>
        <w:tabs>
          <w:tab w:val="clear" w:pos="576"/>
        </w:tabs>
        <w:spacing w:before="120" w:after="120"/>
        <w:rPr>
          <w:lang w:val="en-US"/>
        </w:rPr>
      </w:pPr>
      <w:bookmarkStart w:id="341" w:name="_Toc535244543"/>
      <w:r w:rsidRPr="00D04A38">
        <w:rPr>
          <w:lang w:val="en-US"/>
        </w:rPr>
        <w:lastRenderedPageBreak/>
        <w:t>Lookup Table</w:t>
      </w:r>
      <w:bookmarkEnd w:id="340"/>
      <w:bookmarkEnd w:id="341"/>
    </w:p>
    <w:p w14:paraId="709779BB" w14:textId="77777777" w:rsidR="0090406C" w:rsidRPr="00D04A38" w:rsidRDefault="0090406C" w:rsidP="0090406C">
      <w:pPr>
        <w:ind w:left="360"/>
        <w:jc w:val="both"/>
        <w:rPr>
          <w:rFonts w:asciiTheme="minorHAnsi" w:hAnsiTheme="minorHAnsi"/>
          <w:sz w:val="24"/>
          <w:szCs w:val="24"/>
        </w:rPr>
      </w:pPr>
      <w:r w:rsidRPr="00D04A38">
        <w:rPr>
          <w:rFonts w:asciiTheme="minorHAnsi" w:hAnsiTheme="minorHAnsi"/>
          <w:sz w:val="24"/>
          <w:szCs w:val="24"/>
        </w:rPr>
        <w:t>A generic lookup table is included in the Data Model for defining the lookup values, the physical structure is included in Appendix, and the logical structure is as below:</w:t>
      </w:r>
    </w:p>
    <w:tbl>
      <w:tblPr>
        <w:tblW w:w="9735" w:type="dxa"/>
        <w:tblInd w:w="93" w:type="dxa"/>
        <w:tblLook w:val="04A0" w:firstRow="1" w:lastRow="0" w:firstColumn="1" w:lastColumn="0" w:noHBand="0" w:noVBand="1"/>
      </w:tblPr>
      <w:tblGrid>
        <w:gridCol w:w="465"/>
        <w:gridCol w:w="4975"/>
        <w:gridCol w:w="4295"/>
      </w:tblGrid>
      <w:tr w:rsidR="0090406C" w:rsidRPr="00F1745B" w14:paraId="34EC4841" w14:textId="77777777" w:rsidTr="00AE2DA9">
        <w:trPr>
          <w:trHeight w:val="255"/>
        </w:trPr>
        <w:tc>
          <w:tcPr>
            <w:tcW w:w="465" w:type="dxa"/>
            <w:tcBorders>
              <w:top w:val="single" w:sz="4" w:space="0" w:color="auto"/>
              <w:left w:val="single" w:sz="4" w:space="0" w:color="auto"/>
              <w:bottom w:val="single" w:sz="4" w:space="0" w:color="auto"/>
              <w:right w:val="single" w:sz="4" w:space="0" w:color="auto"/>
            </w:tcBorders>
            <w:shd w:val="clear" w:color="auto" w:fill="E7E6E6" w:themeFill="background2"/>
          </w:tcPr>
          <w:p w14:paraId="7E25F07E"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single" w:sz="4" w:space="0" w:color="auto"/>
              <w:left w:val="single" w:sz="4" w:space="0" w:color="auto"/>
              <w:bottom w:val="single" w:sz="4" w:space="0" w:color="auto"/>
              <w:right w:val="single" w:sz="4" w:space="0" w:color="auto"/>
            </w:tcBorders>
            <w:shd w:val="clear" w:color="auto" w:fill="E7E6E6" w:themeFill="background2"/>
            <w:noWrap/>
            <w:hideMark/>
          </w:tcPr>
          <w:p w14:paraId="108811D4" w14:textId="77777777" w:rsidR="0090406C" w:rsidRPr="0060671F" w:rsidRDefault="0090406C" w:rsidP="00AE2DA9">
            <w:pPr>
              <w:spacing w:after="0"/>
              <w:rPr>
                <w:rFonts w:asciiTheme="minorHAnsi" w:hAnsiTheme="minorHAnsi" w:cs="Arial"/>
                <w:b/>
                <w:bCs/>
                <w:color w:val="000000"/>
                <w:lang w:val="en-GB" w:eastAsia="en-GB"/>
              </w:rPr>
            </w:pPr>
            <w:r w:rsidRPr="0060671F">
              <w:rPr>
                <w:rFonts w:asciiTheme="minorHAnsi" w:hAnsiTheme="minorHAnsi" w:cs="Arial"/>
                <w:b/>
                <w:bCs/>
                <w:color w:val="000000"/>
                <w:lang w:val="en-GB" w:eastAsia="en-GB"/>
              </w:rPr>
              <w:t>Model : Sama</w:t>
            </w:r>
          </w:p>
        </w:tc>
        <w:tc>
          <w:tcPr>
            <w:tcW w:w="4295" w:type="dxa"/>
            <w:tcBorders>
              <w:top w:val="single" w:sz="4" w:space="0" w:color="auto"/>
              <w:left w:val="nil"/>
              <w:bottom w:val="single" w:sz="4" w:space="0" w:color="auto"/>
              <w:right w:val="single" w:sz="4" w:space="0" w:color="auto"/>
            </w:tcBorders>
            <w:shd w:val="clear" w:color="auto" w:fill="E7E6E6" w:themeFill="background2"/>
            <w:noWrap/>
            <w:hideMark/>
          </w:tcPr>
          <w:p w14:paraId="4F20B5D3"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38D6AC42" w14:textId="77777777" w:rsidTr="00AE2DA9">
        <w:trPr>
          <w:trHeight w:val="255"/>
        </w:trPr>
        <w:tc>
          <w:tcPr>
            <w:tcW w:w="465" w:type="dxa"/>
            <w:tcBorders>
              <w:top w:val="single" w:sz="4" w:space="0" w:color="auto"/>
              <w:left w:val="single" w:sz="4" w:space="0" w:color="auto"/>
              <w:bottom w:val="single" w:sz="4" w:space="0" w:color="auto"/>
              <w:right w:val="single" w:sz="4" w:space="0" w:color="auto"/>
            </w:tcBorders>
            <w:shd w:val="clear" w:color="auto" w:fill="E7E6E6" w:themeFill="background2"/>
          </w:tcPr>
          <w:p w14:paraId="679CAEF7"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single" w:sz="4" w:space="0" w:color="auto"/>
              <w:left w:val="single" w:sz="4" w:space="0" w:color="auto"/>
              <w:bottom w:val="single" w:sz="4" w:space="0" w:color="auto"/>
              <w:right w:val="single" w:sz="4" w:space="0" w:color="auto"/>
            </w:tcBorders>
            <w:shd w:val="clear" w:color="auto" w:fill="E7E6E6" w:themeFill="background2"/>
            <w:noWrap/>
            <w:hideMark/>
          </w:tcPr>
          <w:p w14:paraId="00F13345" w14:textId="77777777" w:rsidR="0090406C" w:rsidRPr="0060671F" w:rsidRDefault="0090406C" w:rsidP="00AE2DA9">
            <w:pPr>
              <w:spacing w:after="0"/>
              <w:rPr>
                <w:rFonts w:asciiTheme="minorHAnsi" w:hAnsiTheme="minorHAnsi" w:cs="Arial"/>
                <w:b/>
                <w:bCs/>
                <w:color w:val="000000"/>
                <w:lang w:val="en-GB" w:eastAsia="en-GB"/>
              </w:rPr>
            </w:pPr>
            <w:r w:rsidRPr="0060671F">
              <w:rPr>
                <w:rFonts w:asciiTheme="minorHAnsi" w:hAnsiTheme="minorHAnsi" w:cs="Arial"/>
                <w:b/>
                <w:bCs/>
                <w:color w:val="000000"/>
                <w:lang w:val="en-GB" w:eastAsia="en-GB"/>
              </w:rPr>
              <w:t>Subject Area :  common</w:t>
            </w:r>
          </w:p>
        </w:tc>
        <w:tc>
          <w:tcPr>
            <w:tcW w:w="4295" w:type="dxa"/>
            <w:tcBorders>
              <w:top w:val="single" w:sz="4" w:space="0" w:color="auto"/>
              <w:left w:val="nil"/>
              <w:bottom w:val="single" w:sz="4" w:space="0" w:color="auto"/>
              <w:right w:val="single" w:sz="4" w:space="0" w:color="auto"/>
            </w:tcBorders>
            <w:shd w:val="clear" w:color="auto" w:fill="E7E6E6" w:themeFill="background2"/>
            <w:noWrap/>
            <w:hideMark/>
          </w:tcPr>
          <w:p w14:paraId="40488302"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7E0401DC" w14:textId="77777777" w:rsidTr="00AE2DA9">
        <w:trPr>
          <w:trHeight w:val="255"/>
        </w:trPr>
        <w:tc>
          <w:tcPr>
            <w:tcW w:w="465" w:type="dxa"/>
            <w:tcBorders>
              <w:top w:val="single" w:sz="4" w:space="0" w:color="auto"/>
              <w:left w:val="single" w:sz="4" w:space="0" w:color="auto"/>
              <w:bottom w:val="single" w:sz="4" w:space="0" w:color="auto"/>
              <w:right w:val="single" w:sz="4" w:space="0" w:color="auto"/>
            </w:tcBorders>
            <w:shd w:val="clear" w:color="auto" w:fill="E7E6E6" w:themeFill="background2"/>
          </w:tcPr>
          <w:p w14:paraId="1E9B3EB0"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single" w:sz="4" w:space="0" w:color="auto"/>
              <w:left w:val="single" w:sz="4" w:space="0" w:color="auto"/>
              <w:bottom w:val="single" w:sz="4" w:space="0" w:color="auto"/>
              <w:right w:val="single" w:sz="4" w:space="0" w:color="auto"/>
            </w:tcBorders>
            <w:shd w:val="clear" w:color="auto" w:fill="E7E6E6" w:themeFill="background2"/>
            <w:noWrap/>
            <w:hideMark/>
          </w:tcPr>
          <w:p w14:paraId="44C0B031" w14:textId="77777777" w:rsidR="0090406C" w:rsidRPr="0060671F" w:rsidRDefault="0090406C" w:rsidP="00AE2DA9">
            <w:pPr>
              <w:spacing w:after="0"/>
              <w:rPr>
                <w:rFonts w:asciiTheme="minorHAnsi" w:hAnsiTheme="minorHAnsi" w:cs="Arial"/>
                <w:b/>
                <w:bCs/>
                <w:color w:val="000000"/>
                <w:lang w:val="en-GB" w:eastAsia="en-GB"/>
              </w:rPr>
            </w:pPr>
            <w:r w:rsidRPr="0060671F">
              <w:rPr>
                <w:rFonts w:asciiTheme="minorHAnsi" w:hAnsiTheme="minorHAnsi" w:cs="Arial"/>
                <w:b/>
                <w:bCs/>
                <w:color w:val="000000"/>
                <w:lang w:val="en-GB" w:eastAsia="en-GB"/>
              </w:rPr>
              <w:t>Entity Name : LOV</w:t>
            </w:r>
          </w:p>
        </w:tc>
        <w:tc>
          <w:tcPr>
            <w:tcW w:w="4295" w:type="dxa"/>
            <w:tcBorders>
              <w:top w:val="single" w:sz="4" w:space="0" w:color="auto"/>
              <w:left w:val="nil"/>
              <w:bottom w:val="single" w:sz="4" w:space="0" w:color="auto"/>
              <w:right w:val="single" w:sz="4" w:space="0" w:color="auto"/>
            </w:tcBorders>
            <w:shd w:val="clear" w:color="auto" w:fill="E7E6E6" w:themeFill="background2"/>
            <w:noWrap/>
            <w:hideMark/>
          </w:tcPr>
          <w:p w14:paraId="2F3421DE"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34013280" w14:textId="77777777" w:rsidTr="00AE2DA9">
        <w:trPr>
          <w:trHeight w:val="255"/>
        </w:trPr>
        <w:tc>
          <w:tcPr>
            <w:tcW w:w="465" w:type="dxa"/>
            <w:tcBorders>
              <w:top w:val="single" w:sz="4" w:space="0" w:color="auto"/>
              <w:left w:val="single" w:sz="4" w:space="0" w:color="auto"/>
              <w:bottom w:val="single" w:sz="4" w:space="0" w:color="auto"/>
              <w:right w:val="single" w:sz="4" w:space="0" w:color="auto"/>
            </w:tcBorders>
            <w:shd w:val="clear" w:color="auto" w:fill="E7E6E6" w:themeFill="background2"/>
          </w:tcPr>
          <w:p w14:paraId="7AC8484F"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single" w:sz="4" w:space="0" w:color="auto"/>
              <w:left w:val="single" w:sz="4" w:space="0" w:color="auto"/>
              <w:bottom w:val="single" w:sz="4" w:space="0" w:color="auto"/>
              <w:right w:val="single" w:sz="4" w:space="0" w:color="auto"/>
            </w:tcBorders>
            <w:shd w:val="clear" w:color="auto" w:fill="E7E6E6" w:themeFill="background2"/>
            <w:noWrap/>
            <w:hideMark/>
          </w:tcPr>
          <w:p w14:paraId="708AF469"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Attribute Name</w:t>
            </w:r>
          </w:p>
        </w:tc>
        <w:tc>
          <w:tcPr>
            <w:tcW w:w="4295" w:type="dxa"/>
            <w:tcBorders>
              <w:top w:val="single" w:sz="4" w:space="0" w:color="auto"/>
              <w:left w:val="nil"/>
              <w:bottom w:val="single" w:sz="4" w:space="0" w:color="auto"/>
              <w:right w:val="single" w:sz="4" w:space="0" w:color="auto"/>
            </w:tcBorders>
            <w:shd w:val="clear" w:color="auto" w:fill="E7E6E6" w:themeFill="background2"/>
            <w:noWrap/>
            <w:hideMark/>
          </w:tcPr>
          <w:p w14:paraId="1DCF47C6"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Attribute Definition</w:t>
            </w:r>
          </w:p>
        </w:tc>
      </w:tr>
      <w:tr w:rsidR="0090406C" w:rsidRPr="00F1745B" w14:paraId="1A32A175" w14:textId="77777777" w:rsidTr="00AE2DA9">
        <w:trPr>
          <w:trHeight w:val="255"/>
        </w:trPr>
        <w:tc>
          <w:tcPr>
            <w:tcW w:w="465" w:type="dxa"/>
            <w:tcBorders>
              <w:top w:val="nil"/>
              <w:left w:val="single" w:sz="4" w:space="0" w:color="auto"/>
              <w:bottom w:val="single" w:sz="4" w:space="0" w:color="auto"/>
              <w:right w:val="single" w:sz="4" w:space="0" w:color="auto"/>
            </w:tcBorders>
          </w:tcPr>
          <w:p w14:paraId="2CFB1B7D"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385A4CB9"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Identifier</w:t>
            </w:r>
          </w:p>
        </w:tc>
        <w:tc>
          <w:tcPr>
            <w:tcW w:w="4295" w:type="dxa"/>
            <w:tcBorders>
              <w:top w:val="nil"/>
              <w:left w:val="nil"/>
              <w:bottom w:val="single" w:sz="4" w:space="0" w:color="auto"/>
              <w:right w:val="single" w:sz="4" w:space="0" w:color="auto"/>
            </w:tcBorders>
            <w:shd w:val="clear" w:color="auto" w:fill="auto"/>
            <w:noWrap/>
            <w:hideMark/>
          </w:tcPr>
          <w:p w14:paraId="7B3E2587"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r w:rsidRPr="0060671F">
              <w:rPr>
                <w:rFonts w:asciiTheme="minorHAnsi" w:hAnsiTheme="minorHAnsi"/>
              </w:rPr>
              <w:t>Primary Key (PK )</w:t>
            </w:r>
          </w:p>
        </w:tc>
      </w:tr>
      <w:tr w:rsidR="0090406C" w:rsidRPr="00F1745B" w14:paraId="3F337233" w14:textId="77777777" w:rsidTr="00AE2DA9">
        <w:trPr>
          <w:trHeight w:val="255"/>
        </w:trPr>
        <w:tc>
          <w:tcPr>
            <w:tcW w:w="465" w:type="dxa"/>
            <w:tcBorders>
              <w:top w:val="nil"/>
              <w:left w:val="single" w:sz="4" w:space="0" w:color="auto"/>
              <w:bottom w:val="single" w:sz="4" w:space="0" w:color="auto"/>
              <w:right w:val="single" w:sz="4" w:space="0" w:color="auto"/>
            </w:tcBorders>
          </w:tcPr>
          <w:p w14:paraId="2368D142"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07309CF5" w14:textId="77777777" w:rsidR="0090406C" w:rsidRPr="0060671F" w:rsidRDefault="0090406C" w:rsidP="00AE2DA9">
            <w:pPr>
              <w:spacing w:after="0"/>
              <w:rPr>
                <w:rFonts w:asciiTheme="minorHAnsi" w:hAnsiTheme="minorHAnsi" w:cs="Arial"/>
                <w:color w:val="000000"/>
                <w:lang w:val="en-GB" w:eastAsia="en-GB"/>
              </w:rPr>
            </w:pPr>
            <w:proofErr w:type="spellStart"/>
            <w:r w:rsidRPr="0060671F">
              <w:rPr>
                <w:rFonts w:asciiTheme="minorHAnsi" w:hAnsiTheme="minorHAnsi" w:cs="Arial"/>
                <w:color w:val="000000"/>
                <w:lang w:val="en-GB" w:eastAsia="en-GB"/>
              </w:rPr>
              <w:t>ListOfValue</w:t>
            </w:r>
            <w:proofErr w:type="spellEnd"/>
            <w:r w:rsidRPr="0060671F">
              <w:rPr>
                <w:rFonts w:asciiTheme="minorHAnsi" w:hAnsiTheme="minorHAnsi" w:cs="Arial"/>
                <w:color w:val="000000"/>
                <w:lang w:val="en-GB" w:eastAsia="en-GB"/>
              </w:rPr>
              <w:t xml:space="preserve"> Parent</w:t>
            </w:r>
          </w:p>
        </w:tc>
        <w:tc>
          <w:tcPr>
            <w:tcW w:w="4295" w:type="dxa"/>
            <w:tcBorders>
              <w:top w:val="nil"/>
              <w:left w:val="nil"/>
              <w:bottom w:val="single" w:sz="4" w:space="0" w:color="auto"/>
              <w:right w:val="single" w:sz="4" w:space="0" w:color="auto"/>
            </w:tcBorders>
            <w:shd w:val="clear" w:color="auto" w:fill="auto"/>
            <w:noWrap/>
            <w:hideMark/>
          </w:tcPr>
          <w:p w14:paraId="6F021D85"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42F3AA15" w14:textId="77777777" w:rsidTr="00AE2DA9">
        <w:trPr>
          <w:trHeight w:val="255"/>
        </w:trPr>
        <w:tc>
          <w:tcPr>
            <w:tcW w:w="465" w:type="dxa"/>
            <w:tcBorders>
              <w:top w:val="nil"/>
              <w:left w:val="single" w:sz="4" w:space="0" w:color="auto"/>
              <w:bottom w:val="single" w:sz="4" w:space="0" w:color="auto"/>
              <w:right w:val="single" w:sz="4" w:space="0" w:color="auto"/>
            </w:tcBorders>
          </w:tcPr>
          <w:p w14:paraId="33B0E42C"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242E3711"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Type Code</w:t>
            </w:r>
          </w:p>
        </w:tc>
        <w:tc>
          <w:tcPr>
            <w:tcW w:w="4295" w:type="dxa"/>
            <w:tcBorders>
              <w:top w:val="nil"/>
              <w:left w:val="nil"/>
              <w:bottom w:val="single" w:sz="4" w:space="0" w:color="auto"/>
              <w:right w:val="single" w:sz="4" w:space="0" w:color="auto"/>
            </w:tcBorders>
            <w:shd w:val="clear" w:color="auto" w:fill="auto"/>
            <w:noWrap/>
            <w:hideMark/>
          </w:tcPr>
          <w:p w14:paraId="1C033ACE"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00BA6B6D" w14:textId="77777777" w:rsidTr="00AE2DA9">
        <w:trPr>
          <w:trHeight w:val="255"/>
        </w:trPr>
        <w:tc>
          <w:tcPr>
            <w:tcW w:w="465" w:type="dxa"/>
            <w:tcBorders>
              <w:top w:val="nil"/>
              <w:left w:val="single" w:sz="4" w:space="0" w:color="auto"/>
              <w:bottom w:val="single" w:sz="4" w:space="0" w:color="auto"/>
              <w:right w:val="single" w:sz="4" w:space="0" w:color="auto"/>
            </w:tcBorders>
          </w:tcPr>
          <w:p w14:paraId="18D0B8C7"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1A4D7945"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Description</w:t>
            </w:r>
          </w:p>
        </w:tc>
        <w:tc>
          <w:tcPr>
            <w:tcW w:w="4295" w:type="dxa"/>
            <w:tcBorders>
              <w:top w:val="nil"/>
              <w:left w:val="nil"/>
              <w:bottom w:val="single" w:sz="4" w:space="0" w:color="auto"/>
              <w:right w:val="single" w:sz="4" w:space="0" w:color="auto"/>
            </w:tcBorders>
            <w:shd w:val="clear" w:color="auto" w:fill="auto"/>
            <w:noWrap/>
            <w:hideMark/>
          </w:tcPr>
          <w:p w14:paraId="293210C7"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4162F55B" w14:textId="77777777" w:rsidTr="00AE2DA9">
        <w:trPr>
          <w:trHeight w:val="255"/>
        </w:trPr>
        <w:tc>
          <w:tcPr>
            <w:tcW w:w="465" w:type="dxa"/>
            <w:tcBorders>
              <w:top w:val="nil"/>
              <w:left w:val="single" w:sz="4" w:space="0" w:color="auto"/>
              <w:bottom w:val="single" w:sz="4" w:space="0" w:color="auto"/>
              <w:right w:val="single" w:sz="4" w:space="0" w:color="auto"/>
            </w:tcBorders>
          </w:tcPr>
          <w:p w14:paraId="0AB7F2DE"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4DECDFF4"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Short Description</w:t>
            </w:r>
          </w:p>
        </w:tc>
        <w:tc>
          <w:tcPr>
            <w:tcW w:w="4295" w:type="dxa"/>
            <w:tcBorders>
              <w:top w:val="nil"/>
              <w:left w:val="nil"/>
              <w:bottom w:val="single" w:sz="4" w:space="0" w:color="auto"/>
              <w:right w:val="single" w:sz="4" w:space="0" w:color="auto"/>
            </w:tcBorders>
            <w:shd w:val="clear" w:color="auto" w:fill="auto"/>
            <w:noWrap/>
            <w:hideMark/>
          </w:tcPr>
          <w:p w14:paraId="1358668D"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3596E2B7" w14:textId="77777777" w:rsidTr="00AE2DA9">
        <w:trPr>
          <w:trHeight w:val="255"/>
        </w:trPr>
        <w:tc>
          <w:tcPr>
            <w:tcW w:w="465" w:type="dxa"/>
            <w:tcBorders>
              <w:top w:val="nil"/>
              <w:left w:val="single" w:sz="4" w:space="0" w:color="auto"/>
              <w:bottom w:val="single" w:sz="4" w:space="0" w:color="auto"/>
              <w:right w:val="single" w:sz="4" w:space="0" w:color="auto"/>
            </w:tcBorders>
          </w:tcPr>
          <w:p w14:paraId="0C6B7E80"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12E0B132"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Attribute 1</w:t>
            </w:r>
          </w:p>
        </w:tc>
        <w:tc>
          <w:tcPr>
            <w:tcW w:w="4295" w:type="dxa"/>
            <w:tcBorders>
              <w:top w:val="nil"/>
              <w:left w:val="nil"/>
              <w:bottom w:val="single" w:sz="4" w:space="0" w:color="auto"/>
              <w:right w:val="single" w:sz="4" w:space="0" w:color="auto"/>
            </w:tcBorders>
            <w:shd w:val="clear" w:color="auto" w:fill="auto"/>
            <w:noWrap/>
            <w:hideMark/>
          </w:tcPr>
          <w:p w14:paraId="50FA8396"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2C1EA267" w14:textId="77777777" w:rsidTr="00AE2DA9">
        <w:trPr>
          <w:trHeight w:val="255"/>
        </w:trPr>
        <w:tc>
          <w:tcPr>
            <w:tcW w:w="465" w:type="dxa"/>
            <w:tcBorders>
              <w:top w:val="nil"/>
              <w:left w:val="single" w:sz="4" w:space="0" w:color="auto"/>
              <w:bottom w:val="single" w:sz="4" w:space="0" w:color="auto"/>
              <w:right w:val="single" w:sz="4" w:space="0" w:color="auto"/>
            </w:tcBorders>
          </w:tcPr>
          <w:p w14:paraId="78845C6C"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08DA8231"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Attribute 2</w:t>
            </w:r>
          </w:p>
        </w:tc>
        <w:tc>
          <w:tcPr>
            <w:tcW w:w="4295" w:type="dxa"/>
            <w:tcBorders>
              <w:top w:val="nil"/>
              <w:left w:val="nil"/>
              <w:bottom w:val="single" w:sz="4" w:space="0" w:color="auto"/>
              <w:right w:val="single" w:sz="4" w:space="0" w:color="auto"/>
            </w:tcBorders>
            <w:shd w:val="clear" w:color="auto" w:fill="auto"/>
            <w:noWrap/>
            <w:hideMark/>
          </w:tcPr>
          <w:p w14:paraId="41C13518"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3322C7F2" w14:textId="77777777" w:rsidTr="00AE2DA9">
        <w:trPr>
          <w:trHeight w:val="255"/>
        </w:trPr>
        <w:tc>
          <w:tcPr>
            <w:tcW w:w="465" w:type="dxa"/>
            <w:tcBorders>
              <w:top w:val="nil"/>
              <w:left w:val="single" w:sz="4" w:space="0" w:color="auto"/>
              <w:bottom w:val="single" w:sz="4" w:space="0" w:color="auto"/>
              <w:right w:val="single" w:sz="4" w:space="0" w:color="auto"/>
            </w:tcBorders>
          </w:tcPr>
          <w:p w14:paraId="2E49043D"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42346231"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Attribute 3</w:t>
            </w:r>
          </w:p>
        </w:tc>
        <w:tc>
          <w:tcPr>
            <w:tcW w:w="4295" w:type="dxa"/>
            <w:tcBorders>
              <w:top w:val="nil"/>
              <w:left w:val="nil"/>
              <w:bottom w:val="single" w:sz="4" w:space="0" w:color="auto"/>
              <w:right w:val="single" w:sz="4" w:space="0" w:color="auto"/>
            </w:tcBorders>
            <w:shd w:val="clear" w:color="auto" w:fill="auto"/>
            <w:noWrap/>
            <w:hideMark/>
          </w:tcPr>
          <w:p w14:paraId="6EA7B6F5"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0E106A10" w14:textId="77777777" w:rsidTr="00AE2DA9">
        <w:trPr>
          <w:trHeight w:val="255"/>
        </w:trPr>
        <w:tc>
          <w:tcPr>
            <w:tcW w:w="465" w:type="dxa"/>
            <w:tcBorders>
              <w:top w:val="nil"/>
              <w:left w:val="single" w:sz="4" w:space="0" w:color="auto"/>
              <w:bottom w:val="single" w:sz="4" w:space="0" w:color="auto"/>
              <w:right w:val="single" w:sz="4" w:space="0" w:color="auto"/>
            </w:tcBorders>
          </w:tcPr>
          <w:p w14:paraId="585D5AF7"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10779D96"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Attribute 4</w:t>
            </w:r>
          </w:p>
        </w:tc>
        <w:tc>
          <w:tcPr>
            <w:tcW w:w="4295" w:type="dxa"/>
            <w:tcBorders>
              <w:top w:val="nil"/>
              <w:left w:val="nil"/>
              <w:bottom w:val="single" w:sz="4" w:space="0" w:color="auto"/>
              <w:right w:val="single" w:sz="4" w:space="0" w:color="auto"/>
            </w:tcBorders>
            <w:shd w:val="clear" w:color="auto" w:fill="auto"/>
            <w:noWrap/>
            <w:hideMark/>
          </w:tcPr>
          <w:p w14:paraId="57E52D87"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43290A76" w14:textId="77777777" w:rsidTr="00AE2DA9">
        <w:trPr>
          <w:trHeight w:val="255"/>
        </w:trPr>
        <w:tc>
          <w:tcPr>
            <w:tcW w:w="465" w:type="dxa"/>
            <w:tcBorders>
              <w:top w:val="nil"/>
              <w:left w:val="single" w:sz="4" w:space="0" w:color="auto"/>
              <w:bottom w:val="single" w:sz="4" w:space="0" w:color="auto"/>
              <w:right w:val="single" w:sz="4" w:space="0" w:color="auto"/>
            </w:tcBorders>
          </w:tcPr>
          <w:p w14:paraId="26C1AF5F"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6F7194E5"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Attribute 5</w:t>
            </w:r>
          </w:p>
        </w:tc>
        <w:tc>
          <w:tcPr>
            <w:tcW w:w="4295" w:type="dxa"/>
            <w:tcBorders>
              <w:top w:val="nil"/>
              <w:left w:val="nil"/>
              <w:bottom w:val="single" w:sz="4" w:space="0" w:color="auto"/>
              <w:right w:val="single" w:sz="4" w:space="0" w:color="auto"/>
            </w:tcBorders>
            <w:shd w:val="clear" w:color="auto" w:fill="auto"/>
            <w:noWrap/>
            <w:hideMark/>
          </w:tcPr>
          <w:p w14:paraId="7369F6AC"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6413EF83" w14:textId="77777777" w:rsidTr="00AE2DA9">
        <w:trPr>
          <w:trHeight w:val="255"/>
        </w:trPr>
        <w:tc>
          <w:tcPr>
            <w:tcW w:w="465" w:type="dxa"/>
            <w:tcBorders>
              <w:top w:val="nil"/>
              <w:left w:val="single" w:sz="4" w:space="0" w:color="auto"/>
              <w:bottom w:val="single" w:sz="4" w:space="0" w:color="auto"/>
              <w:right w:val="single" w:sz="4" w:space="0" w:color="auto"/>
            </w:tcBorders>
          </w:tcPr>
          <w:p w14:paraId="188332F3"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7C466532"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Attribute 6</w:t>
            </w:r>
          </w:p>
        </w:tc>
        <w:tc>
          <w:tcPr>
            <w:tcW w:w="4295" w:type="dxa"/>
            <w:tcBorders>
              <w:top w:val="nil"/>
              <w:left w:val="nil"/>
              <w:bottom w:val="single" w:sz="4" w:space="0" w:color="auto"/>
              <w:right w:val="single" w:sz="4" w:space="0" w:color="auto"/>
            </w:tcBorders>
            <w:shd w:val="clear" w:color="auto" w:fill="auto"/>
            <w:noWrap/>
            <w:hideMark/>
          </w:tcPr>
          <w:p w14:paraId="33A535F6"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75C08E08" w14:textId="77777777" w:rsidTr="00AE2DA9">
        <w:trPr>
          <w:trHeight w:val="255"/>
        </w:trPr>
        <w:tc>
          <w:tcPr>
            <w:tcW w:w="465" w:type="dxa"/>
            <w:tcBorders>
              <w:top w:val="nil"/>
              <w:left w:val="single" w:sz="4" w:space="0" w:color="auto"/>
              <w:bottom w:val="single" w:sz="4" w:space="0" w:color="auto"/>
              <w:right w:val="single" w:sz="4" w:space="0" w:color="auto"/>
            </w:tcBorders>
          </w:tcPr>
          <w:p w14:paraId="6BD869ED"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6864942B"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Attribute 7</w:t>
            </w:r>
          </w:p>
        </w:tc>
        <w:tc>
          <w:tcPr>
            <w:tcW w:w="4295" w:type="dxa"/>
            <w:tcBorders>
              <w:top w:val="nil"/>
              <w:left w:val="nil"/>
              <w:bottom w:val="single" w:sz="4" w:space="0" w:color="auto"/>
              <w:right w:val="single" w:sz="4" w:space="0" w:color="auto"/>
            </w:tcBorders>
            <w:shd w:val="clear" w:color="auto" w:fill="auto"/>
            <w:noWrap/>
            <w:hideMark/>
          </w:tcPr>
          <w:p w14:paraId="75952530"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1A0B01E1" w14:textId="77777777" w:rsidTr="00AE2DA9">
        <w:trPr>
          <w:trHeight w:val="255"/>
        </w:trPr>
        <w:tc>
          <w:tcPr>
            <w:tcW w:w="465" w:type="dxa"/>
            <w:tcBorders>
              <w:top w:val="nil"/>
              <w:left w:val="single" w:sz="4" w:space="0" w:color="auto"/>
              <w:bottom w:val="single" w:sz="4" w:space="0" w:color="auto"/>
              <w:right w:val="single" w:sz="4" w:space="0" w:color="auto"/>
            </w:tcBorders>
          </w:tcPr>
          <w:p w14:paraId="7715C2D0"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18DF93C9"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Attribute 8</w:t>
            </w:r>
          </w:p>
        </w:tc>
        <w:tc>
          <w:tcPr>
            <w:tcW w:w="4295" w:type="dxa"/>
            <w:tcBorders>
              <w:top w:val="nil"/>
              <w:left w:val="nil"/>
              <w:bottom w:val="single" w:sz="4" w:space="0" w:color="auto"/>
              <w:right w:val="single" w:sz="4" w:space="0" w:color="auto"/>
            </w:tcBorders>
            <w:shd w:val="clear" w:color="auto" w:fill="auto"/>
            <w:noWrap/>
            <w:hideMark/>
          </w:tcPr>
          <w:p w14:paraId="543540FD"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041F963A" w14:textId="77777777" w:rsidTr="00AE2DA9">
        <w:trPr>
          <w:trHeight w:val="255"/>
        </w:trPr>
        <w:tc>
          <w:tcPr>
            <w:tcW w:w="465" w:type="dxa"/>
            <w:tcBorders>
              <w:top w:val="nil"/>
              <w:left w:val="single" w:sz="4" w:space="0" w:color="auto"/>
              <w:bottom w:val="single" w:sz="4" w:space="0" w:color="auto"/>
              <w:right w:val="single" w:sz="4" w:space="0" w:color="auto"/>
            </w:tcBorders>
          </w:tcPr>
          <w:p w14:paraId="3353D1A8"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319EE75C"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Attribute 9</w:t>
            </w:r>
          </w:p>
        </w:tc>
        <w:tc>
          <w:tcPr>
            <w:tcW w:w="4295" w:type="dxa"/>
            <w:tcBorders>
              <w:top w:val="nil"/>
              <w:left w:val="nil"/>
              <w:bottom w:val="single" w:sz="4" w:space="0" w:color="auto"/>
              <w:right w:val="single" w:sz="4" w:space="0" w:color="auto"/>
            </w:tcBorders>
            <w:shd w:val="clear" w:color="auto" w:fill="auto"/>
            <w:noWrap/>
            <w:hideMark/>
          </w:tcPr>
          <w:p w14:paraId="381E7948"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46CFAF3A" w14:textId="77777777" w:rsidTr="00AE2DA9">
        <w:trPr>
          <w:trHeight w:val="255"/>
        </w:trPr>
        <w:tc>
          <w:tcPr>
            <w:tcW w:w="465" w:type="dxa"/>
            <w:tcBorders>
              <w:top w:val="nil"/>
              <w:left w:val="single" w:sz="4" w:space="0" w:color="auto"/>
              <w:bottom w:val="single" w:sz="4" w:space="0" w:color="auto"/>
              <w:right w:val="single" w:sz="4" w:space="0" w:color="auto"/>
            </w:tcBorders>
          </w:tcPr>
          <w:p w14:paraId="4AD2E518"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17ABA223"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Active</w:t>
            </w:r>
          </w:p>
        </w:tc>
        <w:tc>
          <w:tcPr>
            <w:tcW w:w="4295" w:type="dxa"/>
            <w:tcBorders>
              <w:top w:val="nil"/>
              <w:left w:val="nil"/>
              <w:bottom w:val="single" w:sz="4" w:space="0" w:color="auto"/>
              <w:right w:val="single" w:sz="4" w:space="0" w:color="auto"/>
            </w:tcBorders>
            <w:shd w:val="clear" w:color="auto" w:fill="auto"/>
            <w:noWrap/>
            <w:hideMark/>
          </w:tcPr>
          <w:p w14:paraId="2E77D914"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3B3AEE47" w14:textId="77777777" w:rsidTr="00AE2DA9">
        <w:trPr>
          <w:trHeight w:val="255"/>
        </w:trPr>
        <w:tc>
          <w:tcPr>
            <w:tcW w:w="465" w:type="dxa"/>
            <w:tcBorders>
              <w:top w:val="nil"/>
              <w:left w:val="single" w:sz="4" w:space="0" w:color="auto"/>
              <w:bottom w:val="single" w:sz="4" w:space="0" w:color="auto"/>
              <w:right w:val="single" w:sz="4" w:space="0" w:color="auto"/>
            </w:tcBorders>
          </w:tcPr>
          <w:p w14:paraId="2882318B"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25B3636F" w14:textId="77777777" w:rsidR="0090406C" w:rsidRPr="0060671F" w:rsidRDefault="0090406C" w:rsidP="00AE2DA9">
            <w:pPr>
              <w:spacing w:after="0"/>
              <w:rPr>
                <w:rFonts w:asciiTheme="minorHAnsi" w:hAnsiTheme="minorHAnsi" w:cs="Arial"/>
                <w:color w:val="000000"/>
                <w:lang w:val="en-GB" w:eastAsia="en-GB"/>
              </w:rPr>
            </w:pPr>
            <w:proofErr w:type="spellStart"/>
            <w:r w:rsidRPr="0060671F">
              <w:rPr>
                <w:rFonts w:asciiTheme="minorHAnsi" w:hAnsiTheme="minorHAnsi" w:cs="Arial"/>
                <w:color w:val="000000"/>
                <w:lang w:val="en-GB" w:eastAsia="en-GB"/>
              </w:rPr>
              <w:t>ListOfValue</w:t>
            </w:r>
            <w:proofErr w:type="spellEnd"/>
            <w:r w:rsidRPr="0060671F">
              <w:rPr>
                <w:rFonts w:asciiTheme="minorHAnsi" w:hAnsiTheme="minorHAnsi" w:cs="Arial"/>
                <w:color w:val="000000"/>
                <w:lang w:val="en-GB" w:eastAsia="en-GB"/>
              </w:rPr>
              <w:t xml:space="preserve"> Code 1</w:t>
            </w:r>
          </w:p>
        </w:tc>
        <w:tc>
          <w:tcPr>
            <w:tcW w:w="4295" w:type="dxa"/>
            <w:tcBorders>
              <w:top w:val="nil"/>
              <w:left w:val="nil"/>
              <w:bottom w:val="single" w:sz="4" w:space="0" w:color="auto"/>
              <w:right w:val="single" w:sz="4" w:space="0" w:color="auto"/>
            </w:tcBorders>
            <w:shd w:val="clear" w:color="auto" w:fill="auto"/>
            <w:noWrap/>
            <w:hideMark/>
          </w:tcPr>
          <w:p w14:paraId="6DFA6D2B"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71FB22C7" w14:textId="77777777" w:rsidTr="00AE2DA9">
        <w:trPr>
          <w:trHeight w:val="255"/>
        </w:trPr>
        <w:tc>
          <w:tcPr>
            <w:tcW w:w="465" w:type="dxa"/>
            <w:tcBorders>
              <w:top w:val="nil"/>
              <w:left w:val="single" w:sz="4" w:space="0" w:color="auto"/>
              <w:bottom w:val="single" w:sz="4" w:space="0" w:color="auto"/>
              <w:right w:val="single" w:sz="4" w:space="0" w:color="auto"/>
            </w:tcBorders>
          </w:tcPr>
          <w:p w14:paraId="5ED3E3BF"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01D4FAF2" w14:textId="77777777" w:rsidR="0090406C" w:rsidRPr="0060671F" w:rsidRDefault="0090406C" w:rsidP="00AE2DA9">
            <w:pPr>
              <w:spacing w:after="0"/>
              <w:rPr>
                <w:rFonts w:asciiTheme="minorHAnsi" w:hAnsiTheme="minorHAnsi" w:cs="Arial"/>
                <w:color w:val="000000"/>
                <w:lang w:val="en-GB" w:eastAsia="en-GB"/>
              </w:rPr>
            </w:pPr>
            <w:proofErr w:type="spellStart"/>
            <w:r w:rsidRPr="0060671F">
              <w:rPr>
                <w:rFonts w:asciiTheme="minorHAnsi" w:hAnsiTheme="minorHAnsi" w:cs="Arial"/>
                <w:color w:val="000000"/>
                <w:lang w:val="en-GB" w:eastAsia="en-GB"/>
              </w:rPr>
              <w:t>ListOfValue</w:t>
            </w:r>
            <w:proofErr w:type="spellEnd"/>
            <w:r w:rsidRPr="0060671F">
              <w:rPr>
                <w:rFonts w:asciiTheme="minorHAnsi" w:hAnsiTheme="minorHAnsi" w:cs="Arial"/>
                <w:color w:val="000000"/>
                <w:lang w:val="en-GB" w:eastAsia="en-GB"/>
              </w:rPr>
              <w:t xml:space="preserve"> Code 2</w:t>
            </w:r>
          </w:p>
        </w:tc>
        <w:tc>
          <w:tcPr>
            <w:tcW w:w="4295" w:type="dxa"/>
            <w:tcBorders>
              <w:top w:val="nil"/>
              <w:left w:val="nil"/>
              <w:bottom w:val="single" w:sz="4" w:space="0" w:color="auto"/>
              <w:right w:val="single" w:sz="4" w:space="0" w:color="auto"/>
            </w:tcBorders>
            <w:shd w:val="clear" w:color="auto" w:fill="auto"/>
            <w:noWrap/>
            <w:hideMark/>
          </w:tcPr>
          <w:p w14:paraId="62ABC03F"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r w:rsidR="0090406C" w:rsidRPr="00F1745B" w14:paraId="7497F606" w14:textId="77777777" w:rsidTr="00AE2DA9">
        <w:trPr>
          <w:trHeight w:val="255"/>
        </w:trPr>
        <w:tc>
          <w:tcPr>
            <w:tcW w:w="465" w:type="dxa"/>
            <w:tcBorders>
              <w:top w:val="nil"/>
              <w:left w:val="single" w:sz="4" w:space="0" w:color="auto"/>
              <w:bottom w:val="single" w:sz="4" w:space="0" w:color="auto"/>
              <w:right w:val="single" w:sz="4" w:space="0" w:color="auto"/>
            </w:tcBorders>
          </w:tcPr>
          <w:p w14:paraId="4A7220BB" w14:textId="77777777" w:rsidR="0090406C" w:rsidRPr="00F1745B" w:rsidRDefault="0090406C" w:rsidP="00AE2DA9">
            <w:pPr>
              <w:spacing w:after="0"/>
              <w:rPr>
                <w:rFonts w:ascii="Arial" w:hAnsi="Arial" w:cs="Arial"/>
                <w:color w:val="000000"/>
                <w:sz w:val="20"/>
                <w:szCs w:val="20"/>
                <w:lang w:val="en-GB" w:eastAsia="en-GB"/>
              </w:rPr>
            </w:pPr>
          </w:p>
        </w:tc>
        <w:tc>
          <w:tcPr>
            <w:tcW w:w="4975" w:type="dxa"/>
            <w:tcBorders>
              <w:top w:val="nil"/>
              <w:left w:val="single" w:sz="4" w:space="0" w:color="auto"/>
              <w:bottom w:val="single" w:sz="4" w:space="0" w:color="auto"/>
              <w:right w:val="single" w:sz="4" w:space="0" w:color="auto"/>
            </w:tcBorders>
            <w:shd w:val="clear" w:color="auto" w:fill="auto"/>
            <w:noWrap/>
            <w:hideMark/>
          </w:tcPr>
          <w:p w14:paraId="175E8A44" w14:textId="77777777" w:rsidR="0090406C" w:rsidRPr="0060671F" w:rsidRDefault="0090406C" w:rsidP="00AE2DA9">
            <w:pPr>
              <w:spacing w:after="0"/>
              <w:rPr>
                <w:rFonts w:asciiTheme="minorHAnsi" w:hAnsiTheme="minorHAnsi" w:cs="Arial"/>
                <w:color w:val="000000"/>
                <w:lang w:val="en-GB" w:eastAsia="en-GB"/>
              </w:rPr>
            </w:pPr>
            <w:proofErr w:type="spellStart"/>
            <w:r w:rsidRPr="0060671F">
              <w:rPr>
                <w:rFonts w:asciiTheme="minorHAnsi" w:hAnsiTheme="minorHAnsi" w:cs="Arial"/>
                <w:color w:val="000000"/>
                <w:lang w:val="en-GB" w:eastAsia="en-GB"/>
              </w:rPr>
              <w:t>ListOfValue</w:t>
            </w:r>
            <w:proofErr w:type="spellEnd"/>
            <w:r w:rsidRPr="0060671F">
              <w:rPr>
                <w:rFonts w:asciiTheme="minorHAnsi" w:hAnsiTheme="minorHAnsi" w:cs="Arial"/>
                <w:color w:val="000000"/>
                <w:lang w:val="en-GB" w:eastAsia="en-GB"/>
              </w:rPr>
              <w:t xml:space="preserve"> Code 3</w:t>
            </w:r>
          </w:p>
        </w:tc>
        <w:tc>
          <w:tcPr>
            <w:tcW w:w="4295" w:type="dxa"/>
            <w:tcBorders>
              <w:top w:val="nil"/>
              <w:left w:val="nil"/>
              <w:bottom w:val="single" w:sz="4" w:space="0" w:color="auto"/>
              <w:right w:val="single" w:sz="4" w:space="0" w:color="auto"/>
            </w:tcBorders>
            <w:shd w:val="clear" w:color="auto" w:fill="auto"/>
            <w:noWrap/>
            <w:hideMark/>
          </w:tcPr>
          <w:p w14:paraId="20EB0E80" w14:textId="77777777" w:rsidR="0090406C" w:rsidRPr="0060671F" w:rsidRDefault="0090406C" w:rsidP="00AE2DA9">
            <w:pPr>
              <w:spacing w:after="0"/>
              <w:rPr>
                <w:rFonts w:asciiTheme="minorHAnsi" w:hAnsiTheme="minorHAnsi" w:cs="Arial"/>
                <w:color w:val="000000"/>
                <w:lang w:val="en-GB" w:eastAsia="en-GB"/>
              </w:rPr>
            </w:pPr>
            <w:r w:rsidRPr="0060671F">
              <w:rPr>
                <w:rFonts w:asciiTheme="minorHAnsi" w:hAnsiTheme="minorHAnsi" w:cs="Arial"/>
                <w:color w:val="000000"/>
                <w:lang w:val="en-GB" w:eastAsia="en-GB"/>
              </w:rPr>
              <w:t> </w:t>
            </w:r>
          </w:p>
        </w:tc>
      </w:tr>
    </w:tbl>
    <w:p w14:paraId="04C646DC" w14:textId="77777777" w:rsidR="0090406C" w:rsidRDefault="0090406C" w:rsidP="0090406C">
      <w:pPr>
        <w:ind w:left="360"/>
        <w:jc w:val="both"/>
        <w:rPr>
          <w:rFonts w:asciiTheme="minorHAnsi" w:hAnsiTheme="minorHAnsi"/>
          <w:sz w:val="24"/>
          <w:szCs w:val="24"/>
        </w:rPr>
      </w:pPr>
    </w:p>
    <w:p w14:paraId="45991101" w14:textId="77777777" w:rsidR="0090406C" w:rsidRPr="00493F8A" w:rsidRDefault="0090406C" w:rsidP="00493F8A">
      <w:pPr>
        <w:rPr>
          <w:lang w:eastAsia="x-none"/>
        </w:rPr>
      </w:pPr>
    </w:p>
    <w:p w14:paraId="1C2E3E37" w14:textId="77777777" w:rsidR="007B0141" w:rsidRDefault="007B0141" w:rsidP="007B0141">
      <w:pPr>
        <w:pStyle w:val="Heading1"/>
        <w:tabs>
          <w:tab w:val="clear" w:pos="432"/>
        </w:tabs>
        <w:spacing w:before="0"/>
      </w:pPr>
      <w:bookmarkStart w:id="342" w:name="_Toc535244544"/>
      <w:r>
        <w:t xml:space="preserve">Subject Area: </w:t>
      </w:r>
      <w:r>
        <w:rPr>
          <w:lang w:val="en-US"/>
        </w:rPr>
        <w:t xml:space="preserve">Wave 1 - General </w:t>
      </w:r>
      <w:r>
        <w:t>Inquiry</w:t>
      </w:r>
      <w:bookmarkEnd w:id="18"/>
      <w:r>
        <w:rPr>
          <w:lang w:val="en-US"/>
        </w:rPr>
        <w:t xml:space="preserve"> Process</w:t>
      </w:r>
      <w:bookmarkEnd w:id="342"/>
      <w:r>
        <w:rPr>
          <w:lang w:val="en-US"/>
        </w:rPr>
        <w:t xml:space="preserve"> </w:t>
      </w:r>
    </w:p>
    <w:p w14:paraId="35157835" w14:textId="77777777" w:rsidR="0036721C" w:rsidRDefault="0036721C" w:rsidP="0036721C">
      <w:pPr>
        <w:ind w:left="360"/>
        <w:jc w:val="both"/>
        <w:rPr>
          <w:rFonts w:asciiTheme="minorHAnsi" w:hAnsiTheme="minorHAnsi"/>
          <w:sz w:val="24"/>
          <w:szCs w:val="24"/>
        </w:rPr>
      </w:pPr>
      <w:r>
        <w:rPr>
          <w:rFonts w:asciiTheme="minorHAnsi" w:hAnsiTheme="minorHAnsi"/>
          <w:sz w:val="24"/>
          <w:szCs w:val="24"/>
        </w:rPr>
        <w:t xml:space="preserve">General </w:t>
      </w:r>
      <w:r w:rsidRPr="0036721C">
        <w:rPr>
          <w:rFonts w:asciiTheme="minorHAnsi" w:hAnsiTheme="minorHAnsi"/>
          <w:sz w:val="24"/>
          <w:szCs w:val="24"/>
        </w:rPr>
        <w:t xml:space="preserve">Inquiry subject area covers entities defined for storing information related to Inquiries </w:t>
      </w:r>
      <w:r>
        <w:rPr>
          <w:rFonts w:asciiTheme="minorHAnsi" w:hAnsiTheme="minorHAnsi"/>
          <w:sz w:val="24"/>
          <w:szCs w:val="24"/>
        </w:rPr>
        <w:t xml:space="preserve">services </w:t>
      </w:r>
      <w:r w:rsidRPr="0036721C">
        <w:rPr>
          <w:rFonts w:asciiTheme="minorHAnsi" w:hAnsiTheme="minorHAnsi"/>
          <w:sz w:val="24"/>
          <w:szCs w:val="24"/>
        </w:rPr>
        <w:t xml:space="preserve">received </w:t>
      </w:r>
      <w:r>
        <w:rPr>
          <w:rFonts w:asciiTheme="minorHAnsi" w:hAnsiTheme="minorHAnsi"/>
          <w:sz w:val="24"/>
          <w:szCs w:val="24"/>
        </w:rPr>
        <w:t xml:space="preserve">from Government agencies </w:t>
      </w:r>
      <w:r w:rsidRPr="0036721C">
        <w:rPr>
          <w:rFonts w:asciiTheme="minorHAnsi" w:hAnsiTheme="minorHAnsi"/>
          <w:sz w:val="24"/>
          <w:szCs w:val="24"/>
        </w:rPr>
        <w:t>against individuals, companies, and government organizations related to accounts, deposits, safe, and liabilities maintained by financial institutions.</w:t>
      </w:r>
    </w:p>
    <w:p w14:paraId="13B153E3" w14:textId="77777777" w:rsidR="00E56EF1" w:rsidRPr="001849C6" w:rsidRDefault="00E56EF1" w:rsidP="00E56EF1">
      <w:pPr>
        <w:pStyle w:val="Heading2"/>
        <w:spacing w:before="120" w:after="120"/>
        <w:rPr>
          <w:lang w:val="en-US"/>
        </w:rPr>
      </w:pPr>
      <w:bookmarkStart w:id="343" w:name="_Toc535244545"/>
      <w:r>
        <w:rPr>
          <w:lang w:val="en-US"/>
        </w:rPr>
        <w:t>Logical Data Model (LDM)</w:t>
      </w:r>
      <w:bookmarkEnd w:id="343"/>
    </w:p>
    <w:p w14:paraId="14EBDBA6" w14:textId="77777777" w:rsidR="0036721C" w:rsidRDefault="0036721C" w:rsidP="0036721C">
      <w:pPr>
        <w:ind w:left="360"/>
        <w:jc w:val="both"/>
        <w:rPr>
          <w:rFonts w:asciiTheme="minorHAnsi" w:hAnsiTheme="minorHAnsi"/>
          <w:sz w:val="16"/>
          <w:szCs w:val="16"/>
        </w:rPr>
      </w:pPr>
      <w:r w:rsidRPr="0036721C">
        <w:rPr>
          <w:rFonts w:asciiTheme="minorHAnsi" w:hAnsiTheme="minorHAnsi"/>
          <w:sz w:val="24"/>
          <w:szCs w:val="24"/>
        </w:rPr>
        <w:t xml:space="preserve">Logical Data Model for </w:t>
      </w:r>
      <w:r w:rsidR="007915D4">
        <w:rPr>
          <w:rFonts w:asciiTheme="minorHAnsi" w:hAnsiTheme="minorHAnsi"/>
          <w:sz w:val="24"/>
          <w:szCs w:val="24"/>
        </w:rPr>
        <w:t xml:space="preserve">General </w:t>
      </w:r>
      <w:r w:rsidR="007915D4" w:rsidRPr="00E56EF1">
        <w:rPr>
          <w:rFonts w:asciiTheme="minorHAnsi" w:hAnsiTheme="minorHAnsi"/>
          <w:sz w:val="24"/>
          <w:szCs w:val="24"/>
        </w:rPr>
        <w:t xml:space="preserve">Inquiry </w:t>
      </w:r>
      <w:r w:rsidR="007915D4">
        <w:rPr>
          <w:rFonts w:asciiTheme="minorHAnsi" w:hAnsiTheme="minorHAnsi"/>
          <w:sz w:val="24"/>
          <w:szCs w:val="24"/>
        </w:rPr>
        <w:t xml:space="preserve">process/ services </w:t>
      </w:r>
      <w:r w:rsidRPr="0036721C">
        <w:rPr>
          <w:rFonts w:asciiTheme="minorHAnsi" w:hAnsiTheme="minorHAnsi"/>
          <w:sz w:val="24"/>
          <w:szCs w:val="24"/>
        </w:rPr>
        <w:t>subject area is given below, an embedded object for the same is included in the next section for easy of viewing.</w:t>
      </w:r>
    </w:p>
    <w:p w14:paraId="37561AEA" w14:textId="2C8A0241" w:rsidR="00F0131C" w:rsidRPr="00F0131C" w:rsidRDefault="00D8451C" w:rsidP="0036721C">
      <w:pPr>
        <w:ind w:left="360"/>
        <w:jc w:val="both"/>
        <w:rPr>
          <w:rFonts w:asciiTheme="minorHAnsi" w:hAnsiTheme="minorHAnsi"/>
          <w:sz w:val="16"/>
          <w:szCs w:val="16"/>
        </w:rPr>
      </w:pPr>
      <w:del w:id="344" w:author="Mohamed Ramadan" w:date="2019-01-14T15:22:00Z">
        <w:r w:rsidDel="00357427">
          <w:rPr>
            <w:rFonts w:asciiTheme="minorHAnsi" w:hAnsiTheme="minorHAnsi"/>
            <w:noProof/>
            <w:sz w:val="16"/>
            <w:szCs w:val="16"/>
            <w:lang w:bidi="ar-SA"/>
            <w:rPrChange w:id="345" w:author="Unknown">
              <w:rPr>
                <w:noProof/>
                <w:lang w:bidi="ar-SA"/>
              </w:rPr>
            </w:rPrChange>
          </w:rPr>
          <w:lastRenderedPageBreak/>
          <w:drawing>
            <wp:inline distT="0" distB="0" distL="0" distR="0" wp14:anchorId="4CC3C522" wp14:editId="538CE074">
              <wp:extent cx="6115685"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V1.45 Format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5685" cy="5219700"/>
                      </a:xfrm>
                      <a:prstGeom prst="rect">
                        <a:avLst/>
                      </a:prstGeom>
                    </pic:spPr>
                  </pic:pic>
                </a:graphicData>
              </a:graphic>
            </wp:inline>
          </w:drawing>
        </w:r>
      </w:del>
      <w:ins w:id="346" w:author="Mohamed Ramadan" w:date="2019-01-14T15:22:00Z">
        <w:r w:rsidR="00357427">
          <w:rPr>
            <w:rFonts w:asciiTheme="minorHAnsi" w:hAnsiTheme="minorHAnsi"/>
            <w:noProof/>
            <w:sz w:val="16"/>
            <w:szCs w:val="16"/>
            <w:lang w:bidi="ar-SA"/>
            <w:rPrChange w:id="347" w:author="Unknown">
              <w:rPr>
                <w:noProof/>
                <w:lang w:bidi="ar-SA"/>
              </w:rPr>
            </w:rPrChange>
          </w:rPr>
          <w:drawing>
            <wp:inline distT="0" distB="0" distL="0" distR="0" wp14:anchorId="458543AA" wp14:editId="0AD6AE82">
              <wp:extent cx="6115685" cy="4601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ve1_V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5685" cy="4601210"/>
                      </a:xfrm>
                      <a:prstGeom prst="rect">
                        <a:avLst/>
                      </a:prstGeom>
                    </pic:spPr>
                  </pic:pic>
                </a:graphicData>
              </a:graphic>
            </wp:inline>
          </w:drawing>
        </w:r>
      </w:ins>
    </w:p>
    <w:p w14:paraId="7D5351E7" w14:textId="77777777" w:rsidR="00810B8C" w:rsidRPr="004E2BAE" w:rsidRDefault="00DB619B" w:rsidP="004E2BAE">
      <w:pPr>
        <w:pStyle w:val="Caption"/>
      </w:pPr>
      <w:r w:rsidRPr="00DB619B">
        <w:t xml:space="preserve">Figure </w:t>
      </w:r>
      <w:fldSimple w:instr=" SEQ Figure \* ARABIC ">
        <w:r w:rsidRPr="00DB619B">
          <w:t>1</w:t>
        </w:r>
      </w:fldSimple>
      <w:r w:rsidRPr="00DB619B">
        <w:t>: Inquiry Subject Area – Logical Data Model</w:t>
      </w:r>
      <w:r w:rsidR="00810B8C">
        <w:rPr>
          <w:sz w:val="24"/>
          <w:szCs w:val="24"/>
        </w:rPr>
        <w:br w:type="page"/>
      </w:r>
    </w:p>
    <w:p w14:paraId="007A1564" w14:textId="77777777" w:rsidR="003666B7" w:rsidRPr="00ED222E" w:rsidRDefault="003666B7" w:rsidP="003666B7">
      <w:pPr>
        <w:pStyle w:val="Default"/>
        <w:rPr>
          <w:rFonts w:asciiTheme="minorHAnsi" w:hAnsiTheme="minorHAnsi"/>
          <w:sz w:val="28"/>
          <w:szCs w:val="28"/>
          <w:u w:val="single"/>
        </w:rPr>
      </w:pPr>
      <w:bookmarkStart w:id="348" w:name="_Toc502148076"/>
      <w:r w:rsidRPr="00ED222E">
        <w:rPr>
          <w:rFonts w:asciiTheme="minorHAnsi" w:hAnsiTheme="minorHAnsi"/>
          <w:sz w:val="28"/>
          <w:szCs w:val="28"/>
          <w:u w:val="single"/>
        </w:rPr>
        <w:lastRenderedPageBreak/>
        <w:t>Inquiry Subject Area – Embedded Object (Logical Data Model)</w:t>
      </w:r>
      <w:bookmarkEnd w:id="348"/>
    </w:p>
    <w:p w14:paraId="66934437" w14:textId="77777777" w:rsidR="003666B7" w:rsidRPr="003666B7" w:rsidRDefault="003666B7" w:rsidP="003666B7">
      <w:pPr>
        <w:pStyle w:val="Default"/>
        <w:rPr>
          <w:u w:val="single"/>
        </w:rPr>
      </w:pPr>
    </w:p>
    <w:p w14:paraId="3AACD63D" w14:textId="77777777" w:rsidR="003666B7" w:rsidRPr="003666B7" w:rsidRDefault="003666B7" w:rsidP="003666B7">
      <w:pPr>
        <w:rPr>
          <w:rFonts w:asciiTheme="minorHAnsi" w:hAnsiTheme="minorHAnsi"/>
          <w:sz w:val="24"/>
          <w:szCs w:val="24"/>
        </w:rPr>
      </w:pPr>
      <w:r w:rsidRPr="003666B7">
        <w:rPr>
          <w:rFonts w:asciiTheme="minorHAnsi" w:hAnsiTheme="minorHAnsi"/>
          <w:sz w:val="24"/>
          <w:szCs w:val="24"/>
        </w:rPr>
        <w:t>Logical data model of subject area Inquiry is included below as an embedded object for easy of viewing:</w:t>
      </w:r>
    </w:p>
    <w:p w14:paraId="13A3A274" w14:textId="77777777" w:rsidR="003666B7" w:rsidRDefault="003666B7" w:rsidP="003666B7">
      <w:pPr>
        <w:ind w:left="360"/>
        <w:jc w:val="both"/>
        <w:rPr>
          <w:rFonts w:asciiTheme="minorHAnsi" w:hAnsiTheme="minorHAnsi"/>
          <w:sz w:val="24"/>
          <w:szCs w:val="24"/>
        </w:rPr>
      </w:pPr>
    </w:p>
    <w:p w14:paraId="079BE9C7" w14:textId="77777777" w:rsidR="00DB619B" w:rsidRPr="00DB619B" w:rsidRDefault="00DB619B" w:rsidP="003666B7">
      <w:pPr>
        <w:jc w:val="both"/>
        <w:rPr>
          <w:rFonts w:asciiTheme="minorHAnsi" w:hAnsiTheme="minorHAnsi"/>
          <w:sz w:val="24"/>
          <w:szCs w:val="24"/>
        </w:rPr>
      </w:pPr>
      <w:r w:rsidRPr="00DB619B">
        <w:rPr>
          <w:rFonts w:asciiTheme="minorHAnsi" w:hAnsiTheme="minorHAnsi"/>
          <w:sz w:val="24"/>
          <w:szCs w:val="24"/>
        </w:rPr>
        <w:t>The following table includes all the entities and attributes of “</w:t>
      </w:r>
      <w:r>
        <w:rPr>
          <w:rFonts w:asciiTheme="minorHAnsi" w:hAnsiTheme="minorHAnsi"/>
          <w:sz w:val="24"/>
          <w:szCs w:val="24"/>
        </w:rPr>
        <w:t xml:space="preserve">General </w:t>
      </w:r>
      <w:r w:rsidRPr="00DB619B">
        <w:rPr>
          <w:rFonts w:asciiTheme="minorHAnsi" w:hAnsiTheme="minorHAnsi"/>
          <w:sz w:val="24"/>
          <w:szCs w:val="24"/>
        </w:rPr>
        <w:t xml:space="preserve">Inquiry” subject area shown in figure 1. </w:t>
      </w:r>
    </w:p>
    <w:p w14:paraId="03641C29" w14:textId="77777777" w:rsidR="00E55AF0" w:rsidRDefault="00DB619B" w:rsidP="003666B7">
      <w:pPr>
        <w:jc w:val="both"/>
        <w:rPr>
          <w:rFonts w:asciiTheme="minorHAnsi" w:hAnsiTheme="minorHAnsi"/>
          <w:sz w:val="24"/>
          <w:szCs w:val="24"/>
        </w:rPr>
      </w:pPr>
      <w:r w:rsidRPr="00E55AF0">
        <w:rPr>
          <w:rFonts w:asciiTheme="minorHAnsi" w:hAnsiTheme="minorHAnsi"/>
          <w:b/>
          <w:bCs/>
          <w:sz w:val="24"/>
          <w:szCs w:val="24"/>
        </w:rPr>
        <w:t>Note</w:t>
      </w:r>
      <w:r w:rsidRPr="00DB619B">
        <w:rPr>
          <w:rFonts w:asciiTheme="minorHAnsi" w:hAnsiTheme="minorHAnsi"/>
          <w:sz w:val="24"/>
          <w:szCs w:val="24"/>
        </w:rPr>
        <w:t xml:space="preserve">: Names used for entity/attributes are self-explanatory/intuitive. </w:t>
      </w:r>
    </w:p>
    <w:p w14:paraId="32991275" w14:textId="77777777" w:rsidR="00DB619B" w:rsidRDefault="00DB619B" w:rsidP="003666B7">
      <w:pPr>
        <w:jc w:val="both"/>
        <w:rPr>
          <w:rFonts w:asciiTheme="minorHAnsi" w:hAnsiTheme="minorHAnsi"/>
          <w:sz w:val="24"/>
          <w:szCs w:val="24"/>
        </w:rPr>
      </w:pPr>
      <w:r w:rsidRPr="00DB619B">
        <w:rPr>
          <w:rFonts w:asciiTheme="minorHAnsi" w:hAnsiTheme="minorHAnsi"/>
          <w:sz w:val="24"/>
          <w:szCs w:val="24"/>
        </w:rPr>
        <w:t>Description is included only where further explanation is considered helpful.</w:t>
      </w:r>
    </w:p>
    <w:p w14:paraId="3565E9DF" w14:textId="77777777" w:rsidR="00E55AF0" w:rsidRPr="008873A5" w:rsidRDefault="008873A5" w:rsidP="00E55AF0">
      <w:pPr>
        <w:rPr>
          <w:b/>
          <w:bCs/>
          <w:sz w:val="32"/>
          <w:szCs w:val="32"/>
        </w:rPr>
      </w:pPr>
      <w:r w:rsidRPr="008873A5">
        <w:rPr>
          <w:b/>
          <w:bCs/>
          <w:sz w:val="32"/>
          <w:szCs w:val="32"/>
        </w:rPr>
        <w:t xml:space="preserve">List of Entitles </w:t>
      </w:r>
    </w:p>
    <w:p w14:paraId="21C9E1E9" w14:textId="77777777" w:rsidR="00166286" w:rsidRDefault="00166286">
      <w:pPr>
        <w:spacing w:after="0" w:line="240" w:lineRule="auto"/>
        <w:rPr>
          <w:b/>
          <w:bCs/>
          <w:i/>
          <w:iCs/>
          <w:smallCaps/>
          <w:spacing w:val="5"/>
          <w:sz w:val="26"/>
          <w:szCs w:val="26"/>
          <w:lang w:val="x-none" w:eastAsia="x-none"/>
        </w:rPr>
      </w:pPr>
      <w:r>
        <w:rPr>
          <w:b/>
          <w:bCs/>
        </w:rPr>
        <w:br w:type="page"/>
      </w:r>
    </w:p>
    <w:p w14:paraId="58EC6F93" w14:textId="77777777" w:rsidR="00F655B6" w:rsidRPr="00810B8C" w:rsidRDefault="00F655B6" w:rsidP="0034151F">
      <w:pPr>
        <w:pStyle w:val="Heading3"/>
        <w:spacing w:before="360" w:after="360"/>
        <w:rPr>
          <w:b/>
          <w:bCs/>
        </w:rPr>
      </w:pPr>
      <w:bookmarkStart w:id="349" w:name="_Toc535244546"/>
      <w:r w:rsidRPr="00810B8C">
        <w:rPr>
          <w:b/>
          <w:bCs/>
        </w:rPr>
        <w:lastRenderedPageBreak/>
        <w:t>Account Information Request</w:t>
      </w:r>
      <w:bookmarkEnd w:id="349"/>
    </w:p>
    <w:tbl>
      <w:tblPr>
        <w:tblW w:w="10327" w:type="dxa"/>
        <w:tblInd w:w="-342" w:type="dxa"/>
        <w:tblLook w:val="04A0" w:firstRow="1" w:lastRow="0" w:firstColumn="1" w:lastColumn="0" w:noHBand="0" w:noVBand="1"/>
      </w:tblPr>
      <w:tblGrid>
        <w:gridCol w:w="494"/>
        <w:gridCol w:w="3559"/>
        <w:gridCol w:w="3240"/>
        <w:gridCol w:w="3034"/>
      </w:tblGrid>
      <w:tr w:rsidR="006E5D80" w:rsidRPr="00EB74FF" w14:paraId="47EE3A60" w14:textId="77777777" w:rsidTr="006E5D80">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018142A2" w14:textId="77777777" w:rsidR="006E5D80" w:rsidRPr="00EB74FF" w:rsidRDefault="006E5D80" w:rsidP="006E5D80">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56E5E75D"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4CE9C290"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3ED9E335" w14:textId="77777777" w:rsidR="006E5D80" w:rsidRPr="00EB74FF" w:rsidRDefault="006E5D80" w:rsidP="006E5D80">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6E5D80" w:rsidRPr="00EB74FF" w14:paraId="50A3D9DC" w14:textId="77777777" w:rsidTr="006E5D80">
        <w:trPr>
          <w:trHeight w:val="255"/>
        </w:trPr>
        <w:tc>
          <w:tcPr>
            <w:tcW w:w="494" w:type="dxa"/>
            <w:tcBorders>
              <w:top w:val="nil"/>
              <w:left w:val="single" w:sz="4" w:space="0" w:color="auto"/>
              <w:bottom w:val="single" w:sz="4" w:space="0" w:color="auto"/>
              <w:right w:val="single" w:sz="4" w:space="0" w:color="auto"/>
            </w:tcBorders>
          </w:tcPr>
          <w:p w14:paraId="194251B7" w14:textId="1E560663" w:rsidR="006E5D80" w:rsidRPr="00EB74FF" w:rsidRDefault="00194F8D" w:rsidP="006E5D80">
            <w:pPr>
              <w:spacing w:after="0"/>
              <w:rPr>
                <w:rFonts w:asciiTheme="minorHAnsi" w:hAnsiTheme="minorHAnsi" w:cstheme="minorHAnsi"/>
                <w:color w:val="000000"/>
                <w:lang w:val="en-GB" w:eastAsia="en-GB"/>
              </w:rPr>
            </w:pPr>
            <w:ins w:id="350" w:author="Mohamed Ramadan" w:date="2019-01-14T10:32:00Z">
              <w:r>
                <w:rPr>
                  <w:rFonts w:asciiTheme="minorHAnsi" w:hAnsiTheme="minorHAnsi" w:cstheme="minorHAnsi"/>
                  <w:color w:val="000000"/>
                  <w:lang w:val="en-GB" w:eastAsia="en-GB"/>
                </w:rPr>
                <w:t>1</w:t>
              </w:r>
            </w:ins>
          </w:p>
        </w:tc>
        <w:tc>
          <w:tcPr>
            <w:tcW w:w="3559" w:type="dxa"/>
            <w:tcBorders>
              <w:top w:val="nil"/>
              <w:left w:val="single" w:sz="4" w:space="0" w:color="auto"/>
              <w:bottom w:val="single" w:sz="4" w:space="0" w:color="auto"/>
              <w:right w:val="single" w:sz="4" w:space="0" w:color="auto"/>
            </w:tcBorders>
            <w:shd w:val="clear" w:color="auto" w:fill="auto"/>
            <w:noWrap/>
            <w:hideMark/>
          </w:tcPr>
          <w:p w14:paraId="20458EFB"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Information Request Identifier</w:t>
            </w:r>
          </w:p>
        </w:tc>
        <w:tc>
          <w:tcPr>
            <w:tcW w:w="3240" w:type="dxa"/>
            <w:tcBorders>
              <w:top w:val="nil"/>
              <w:left w:val="nil"/>
              <w:bottom w:val="single" w:sz="4" w:space="0" w:color="auto"/>
              <w:right w:val="single" w:sz="4" w:space="0" w:color="auto"/>
            </w:tcBorders>
            <w:shd w:val="clear" w:color="auto" w:fill="auto"/>
            <w:noWrap/>
            <w:hideMark/>
          </w:tcPr>
          <w:p w14:paraId="278B0130"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3034" w:type="dxa"/>
            <w:tcBorders>
              <w:top w:val="nil"/>
              <w:left w:val="nil"/>
              <w:bottom w:val="single" w:sz="4" w:space="0" w:color="auto"/>
              <w:right w:val="single" w:sz="4" w:space="0" w:color="auto"/>
            </w:tcBorders>
          </w:tcPr>
          <w:p w14:paraId="1AB9454A"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ACC_INFO_REQST_ID</w:t>
            </w:r>
          </w:p>
        </w:tc>
      </w:tr>
      <w:tr w:rsidR="006E5D80" w:rsidRPr="00EB74FF" w14:paraId="26B05F0D" w14:textId="77777777" w:rsidTr="006E5D80">
        <w:trPr>
          <w:trHeight w:val="255"/>
        </w:trPr>
        <w:tc>
          <w:tcPr>
            <w:tcW w:w="494" w:type="dxa"/>
            <w:tcBorders>
              <w:top w:val="nil"/>
              <w:left w:val="single" w:sz="4" w:space="0" w:color="auto"/>
              <w:bottom w:val="single" w:sz="4" w:space="0" w:color="auto"/>
              <w:right w:val="single" w:sz="4" w:space="0" w:color="auto"/>
            </w:tcBorders>
          </w:tcPr>
          <w:p w14:paraId="38E9ACAE" w14:textId="653FCA05" w:rsidR="006E5D80" w:rsidRPr="00EB74FF" w:rsidRDefault="00194F8D" w:rsidP="006E5D80">
            <w:pPr>
              <w:spacing w:after="0"/>
              <w:rPr>
                <w:rFonts w:asciiTheme="minorHAnsi" w:hAnsiTheme="minorHAnsi" w:cstheme="minorHAnsi"/>
                <w:color w:val="000000"/>
                <w:lang w:val="en-GB" w:eastAsia="en-GB"/>
              </w:rPr>
            </w:pPr>
            <w:ins w:id="351" w:author="Mohamed Ramadan" w:date="2019-01-14T10:32:00Z">
              <w:r>
                <w:rPr>
                  <w:rFonts w:asciiTheme="minorHAnsi" w:hAnsiTheme="minorHAnsi" w:cstheme="minorHAnsi"/>
                  <w:color w:val="000000"/>
                  <w:lang w:val="en-GB" w:eastAsia="en-GB"/>
                </w:rPr>
                <w:t>2</w:t>
              </w:r>
            </w:ins>
          </w:p>
        </w:tc>
        <w:tc>
          <w:tcPr>
            <w:tcW w:w="3559" w:type="dxa"/>
            <w:tcBorders>
              <w:top w:val="nil"/>
              <w:left w:val="single" w:sz="4" w:space="0" w:color="auto"/>
              <w:bottom w:val="single" w:sz="4" w:space="0" w:color="auto"/>
              <w:right w:val="single" w:sz="4" w:space="0" w:color="auto"/>
            </w:tcBorders>
            <w:shd w:val="clear" w:color="auto" w:fill="auto"/>
            <w:noWrap/>
          </w:tcPr>
          <w:p w14:paraId="77926E4B"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Agency Service Request Identifier</w:t>
            </w:r>
          </w:p>
        </w:tc>
        <w:tc>
          <w:tcPr>
            <w:tcW w:w="3240" w:type="dxa"/>
            <w:tcBorders>
              <w:top w:val="nil"/>
              <w:left w:val="nil"/>
              <w:bottom w:val="single" w:sz="4" w:space="0" w:color="auto"/>
              <w:right w:val="single" w:sz="4" w:space="0" w:color="auto"/>
            </w:tcBorders>
            <w:shd w:val="clear" w:color="auto" w:fill="auto"/>
            <w:noWrap/>
          </w:tcPr>
          <w:p w14:paraId="479E2057"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3034" w:type="dxa"/>
            <w:tcBorders>
              <w:top w:val="nil"/>
              <w:left w:val="nil"/>
              <w:bottom w:val="single" w:sz="4" w:space="0" w:color="auto"/>
              <w:right w:val="single" w:sz="4" w:space="0" w:color="auto"/>
            </w:tcBorders>
          </w:tcPr>
          <w:p w14:paraId="184B956E"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AGCY_SRVC_REQST_ID</w:t>
            </w:r>
          </w:p>
        </w:tc>
      </w:tr>
      <w:tr w:rsidR="006E5D80" w:rsidRPr="00EB74FF" w14:paraId="6BADA372" w14:textId="77777777" w:rsidTr="006E5D80">
        <w:trPr>
          <w:trHeight w:val="255"/>
        </w:trPr>
        <w:tc>
          <w:tcPr>
            <w:tcW w:w="494" w:type="dxa"/>
            <w:tcBorders>
              <w:top w:val="nil"/>
              <w:left w:val="single" w:sz="4" w:space="0" w:color="auto"/>
              <w:bottom w:val="single" w:sz="4" w:space="0" w:color="auto"/>
              <w:right w:val="single" w:sz="4" w:space="0" w:color="auto"/>
            </w:tcBorders>
          </w:tcPr>
          <w:p w14:paraId="573B3124" w14:textId="5B361BA6" w:rsidR="006E5D80" w:rsidRPr="00EB74FF" w:rsidRDefault="00194F8D" w:rsidP="006E5D80">
            <w:pPr>
              <w:spacing w:after="0"/>
              <w:rPr>
                <w:rFonts w:asciiTheme="minorHAnsi" w:hAnsiTheme="minorHAnsi" w:cstheme="minorHAnsi"/>
                <w:color w:val="000000"/>
                <w:lang w:val="en-GB" w:eastAsia="en-GB"/>
              </w:rPr>
            </w:pPr>
            <w:ins w:id="352" w:author="Mohamed Ramadan" w:date="2019-01-14T10:32:00Z">
              <w:r>
                <w:rPr>
                  <w:rFonts w:asciiTheme="minorHAnsi" w:hAnsiTheme="minorHAnsi" w:cstheme="minorHAnsi"/>
                  <w:color w:val="000000"/>
                  <w:lang w:val="en-GB" w:eastAsia="en-GB"/>
                </w:rPr>
                <w:t>3</w:t>
              </w:r>
            </w:ins>
          </w:p>
        </w:tc>
        <w:tc>
          <w:tcPr>
            <w:tcW w:w="3559" w:type="dxa"/>
            <w:tcBorders>
              <w:top w:val="nil"/>
              <w:left w:val="single" w:sz="4" w:space="0" w:color="auto"/>
              <w:bottom w:val="single" w:sz="4" w:space="0" w:color="auto"/>
              <w:right w:val="single" w:sz="4" w:space="0" w:color="auto"/>
            </w:tcBorders>
            <w:shd w:val="clear" w:color="auto" w:fill="auto"/>
            <w:noWrap/>
            <w:hideMark/>
          </w:tcPr>
          <w:p w14:paraId="14D90D7E"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Number</w:t>
            </w:r>
          </w:p>
        </w:tc>
        <w:tc>
          <w:tcPr>
            <w:tcW w:w="3240" w:type="dxa"/>
            <w:tcBorders>
              <w:top w:val="nil"/>
              <w:left w:val="nil"/>
              <w:bottom w:val="single" w:sz="4" w:space="0" w:color="auto"/>
              <w:right w:val="single" w:sz="4" w:space="0" w:color="auto"/>
            </w:tcBorders>
            <w:shd w:val="clear" w:color="auto" w:fill="auto"/>
            <w:noWrap/>
            <w:hideMark/>
          </w:tcPr>
          <w:p w14:paraId="65E76553"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Involved party’s account number</w:t>
            </w:r>
          </w:p>
        </w:tc>
        <w:tc>
          <w:tcPr>
            <w:tcW w:w="3034" w:type="dxa"/>
            <w:tcBorders>
              <w:top w:val="nil"/>
              <w:left w:val="nil"/>
              <w:bottom w:val="single" w:sz="4" w:space="0" w:color="auto"/>
              <w:right w:val="single" w:sz="4" w:space="0" w:color="auto"/>
            </w:tcBorders>
          </w:tcPr>
          <w:p w14:paraId="79271716"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ACC_NO</w:t>
            </w:r>
          </w:p>
        </w:tc>
      </w:tr>
      <w:tr w:rsidR="006E5D80" w:rsidRPr="00EB74FF" w14:paraId="3E1EF66F" w14:textId="77777777" w:rsidTr="006E5D80">
        <w:trPr>
          <w:trHeight w:val="255"/>
        </w:trPr>
        <w:tc>
          <w:tcPr>
            <w:tcW w:w="494" w:type="dxa"/>
            <w:tcBorders>
              <w:top w:val="nil"/>
              <w:left w:val="single" w:sz="4" w:space="0" w:color="auto"/>
              <w:bottom w:val="single" w:sz="4" w:space="0" w:color="auto"/>
              <w:right w:val="single" w:sz="4" w:space="0" w:color="auto"/>
            </w:tcBorders>
          </w:tcPr>
          <w:p w14:paraId="7F644160" w14:textId="45CF967B" w:rsidR="006E5D80" w:rsidRPr="00EB74FF" w:rsidRDefault="00194F8D" w:rsidP="006E5D80">
            <w:pPr>
              <w:spacing w:after="0"/>
              <w:rPr>
                <w:rFonts w:asciiTheme="minorHAnsi" w:hAnsiTheme="minorHAnsi" w:cstheme="minorHAnsi"/>
                <w:color w:val="000000"/>
                <w:lang w:val="en-GB" w:eastAsia="en-GB"/>
              </w:rPr>
            </w:pPr>
            <w:ins w:id="353" w:author="Mohamed Ramadan" w:date="2019-01-14T10:32:00Z">
              <w:r>
                <w:rPr>
                  <w:rFonts w:asciiTheme="minorHAnsi" w:hAnsiTheme="minorHAnsi" w:cstheme="minorHAnsi"/>
                  <w:color w:val="000000"/>
                  <w:lang w:val="en-GB" w:eastAsia="en-GB"/>
                </w:rPr>
                <w:t>4</w:t>
              </w:r>
            </w:ins>
          </w:p>
        </w:tc>
        <w:tc>
          <w:tcPr>
            <w:tcW w:w="3559" w:type="dxa"/>
            <w:tcBorders>
              <w:top w:val="nil"/>
              <w:left w:val="single" w:sz="4" w:space="0" w:color="auto"/>
              <w:bottom w:val="single" w:sz="4" w:space="0" w:color="auto"/>
              <w:right w:val="single" w:sz="4" w:space="0" w:color="auto"/>
            </w:tcBorders>
            <w:shd w:val="clear" w:color="auto" w:fill="auto"/>
            <w:noWrap/>
            <w:hideMark/>
          </w:tcPr>
          <w:p w14:paraId="442CEE8B"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IBAN</w:t>
            </w:r>
          </w:p>
        </w:tc>
        <w:tc>
          <w:tcPr>
            <w:tcW w:w="3240" w:type="dxa"/>
            <w:tcBorders>
              <w:top w:val="nil"/>
              <w:left w:val="nil"/>
              <w:bottom w:val="single" w:sz="4" w:space="0" w:color="auto"/>
              <w:right w:val="single" w:sz="4" w:space="0" w:color="auto"/>
            </w:tcBorders>
            <w:shd w:val="clear" w:color="auto" w:fill="auto"/>
            <w:noWrap/>
            <w:hideMark/>
          </w:tcPr>
          <w:p w14:paraId="0AC82F47"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Is IBAN or not</w:t>
            </w:r>
          </w:p>
        </w:tc>
        <w:tc>
          <w:tcPr>
            <w:tcW w:w="3034" w:type="dxa"/>
            <w:tcBorders>
              <w:top w:val="nil"/>
              <w:left w:val="nil"/>
              <w:bottom w:val="single" w:sz="4" w:space="0" w:color="auto"/>
              <w:right w:val="single" w:sz="4" w:space="0" w:color="auto"/>
            </w:tcBorders>
          </w:tcPr>
          <w:p w14:paraId="3CCA7608"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IBAN</w:t>
            </w:r>
          </w:p>
        </w:tc>
      </w:tr>
    </w:tbl>
    <w:p w14:paraId="44E0DEE2" w14:textId="77777777" w:rsidR="00F655B6" w:rsidRPr="00810B8C" w:rsidRDefault="00F655B6" w:rsidP="0034151F">
      <w:pPr>
        <w:pStyle w:val="Heading3"/>
        <w:spacing w:before="360" w:after="360"/>
        <w:rPr>
          <w:b/>
          <w:bCs/>
        </w:rPr>
      </w:pPr>
      <w:bookmarkStart w:id="354" w:name="_Toc535244547"/>
      <w:r w:rsidRPr="00810B8C">
        <w:rPr>
          <w:b/>
          <w:bCs/>
        </w:rPr>
        <w:t>Account Information Response</w:t>
      </w:r>
      <w:bookmarkEnd w:id="354"/>
    </w:p>
    <w:tbl>
      <w:tblPr>
        <w:tblW w:w="10417" w:type="dxa"/>
        <w:tblInd w:w="-342" w:type="dxa"/>
        <w:tblLook w:val="04A0" w:firstRow="1" w:lastRow="0" w:firstColumn="1" w:lastColumn="0" w:noHBand="0" w:noVBand="1"/>
      </w:tblPr>
      <w:tblGrid>
        <w:gridCol w:w="457"/>
        <w:gridCol w:w="3019"/>
        <w:gridCol w:w="3780"/>
        <w:gridCol w:w="3161"/>
      </w:tblGrid>
      <w:tr w:rsidR="006E5D80" w:rsidRPr="00EB74FF" w14:paraId="08E5B55E" w14:textId="77777777" w:rsidTr="006E5D80">
        <w:trPr>
          <w:trHeight w:val="255"/>
        </w:trPr>
        <w:tc>
          <w:tcPr>
            <w:tcW w:w="457" w:type="dxa"/>
            <w:tcBorders>
              <w:top w:val="single" w:sz="4" w:space="0" w:color="auto"/>
              <w:left w:val="single" w:sz="4" w:space="0" w:color="auto"/>
              <w:bottom w:val="single" w:sz="4" w:space="0" w:color="auto"/>
              <w:right w:val="single" w:sz="4" w:space="0" w:color="auto"/>
            </w:tcBorders>
            <w:shd w:val="clear" w:color="000000" w:fill="EEECE1"/>
          </w:tcPr>
          <w:p w14:paraId="01D366C9" w14:textId="77777777" w:rsidR="006E5D80" w:rsidRPr="00EB74FF" w:rsidRDefault="006E5D80" w:rsidP="006E5D80">
            <w:pPr>
              <w:spacing w:after="0"/>
              <w:rPr>
                <w:rFonts w:asciiTheme="minorHAnsi" w:hAnsiTheme="minorHAnsi" w:cstheme="minorHAnsi"/>
                <w:color w:val="000000"/>
                <w:lang w:val="en-GB" w:eastAsia="en-GB"/>
              </w:rPr>
            </w:pPr>
          </w:p>
        </w:tc>
        <w:tc>
          <w:tcPr>
            <w:tcW w:w="3019" w:type="dxa"/>
            <w:tcBorders>
              <w:top w:val="single" w:sz="4" w:space="0" w:color="auto"/>
              <w:left w:val="single" w:sz="4" w:space="0" w:color="auto"/>
              <w:bottom w:val="single" w:sz="4" w:space="0" w:color="auto"/>
              <w:right w:val="single" w:sz="4" w:space="0" w:color="auto"/>
            </w:tcBorders>
            <w:shd w:val="clear" w:color="000000" w:fill="EEECE1"/>
            <w:noWrap/>
            <w:hideMark/>
          </w:tcPr>
          <w:p w14:paraId="261AE8F7"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780" w:type="dxa"/>
            <w:tcBorders>
              <w:top w:val="single" w:sz="4" w:space="0" w:color="auto"/>
              <w:left w:val="nil"/>
              <w:bottom w:val="single" w:sz="4" w:space="0" w:color="auto"/>
              <w:right w:val="single" w:sz="4" w:space="0" w:color="auto"/>
            </w:tcBorders>
            <w:shd w:val="clear" w:color="000000" w:fill="EEECE1"/>
            <w:noWrap/>
            <w:hideMark/>
          </w:tcPr>
          <w:p w14:paraId="71680B32"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161" w:type="dxa"/>
            <w:tcBorders>
              <w:top w:val="single" w:sz="4" w:space="0" w:color="auto"/>
              <w:left w:val="nil"/>
              <w:bottom w:val="single" w:sz="4" w:space="0" w:color="auto"/>
              <w:right w:val="single" w:sz="4" w:space="0" w:color="auto"/>
            </w:tcBorders>
            <w:shd w:val="clear" w:color="000000" w:fill="EEECE1"/>
          </w:tcPr>
          <w:p w14:paraId="3F82683D" w14:textId="77777777" w:rsidR="006E5D80" w:rsidRPr="00EB74FF" w:rsidRDefault="006E5D80" w:rsidP="006E5D80">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6E5D80" w:rsidRPr="00EB74FF" w14:paraId="1114A7AB" w14:textId="77777777" w:rsidTr="006E5D80">
        <w:trPr>
          <w:trHeight w:val="255"/>
        </w:trPr>
        <w:tc>
          <w:tcPr>
            <w:tcW w:w="457" w:type="dxa"/>
            <w:tcBorders>
              <w:top w:val="nil"/>
              <w:left w:val="single" w:sz="4" w:space="0" w:color="auto"/>
              <w:bottom w:val="single" w:sz="4" w:space="0" w:color="auto"/>
              <w:right w:val="single" w:sz="4" w:space="0" w:color="auto"/>
            </w:tcBorders>
          </w:tcPr>
          <w:p w14:paraId="6F6B9C61" w14:textId="04897853" w:rsidR="006E5D80" w:rsidRPr="00EB74FF" w:rsidRDefault="005C072A" w:rsidP="006E5D80">
            <w:pPr>
              <w:spacing w:after="0"/>
              <w:rPr>
                <w:rFonts w:asciiTheme="minorHAnsi" w:hAnsiTheme="minorHAnsi" w:cstheme="minorHAnsi"/>
                <w:color w:val="000000"/>
                <w:lang w:val="en-GB" w:eastAsia="en-GB"/>
              </w:rPr>
            </w:pPr>
            <w:ins w:id="355" w:author="Mohamed Ramadan" w:date="2019-01-14T12:02:00Z">
              <w:r>
                <w:rPr>
                  <w:rFonts w:ascii="Calibri" w:hAnsiTheme="minorHAnsi" w:cstheme="minorHAnsi"/>
                  <w:color w:val="000000"/>
                  <w:rtl/>
                  <w:lang w:val="en-GB" w:eastAsia="en-GB"/>
                </w:rPr>
                <w:t>1</w:t>
              </w:r>
            </w:ins>
          </w:p>
        </w:tc>
        <w:tc>
          <w:tcPr>
            <w:tcW w:w="3019" w:type="dxa"/>
            <w:tcBorders>
              <w:top w:val="nil"/>
              <w:left w:val="single" w:sz="4" w:space="0" w:color="auto"/>
              <w:bottom w:val="single" w:sz="4" w:space="0" w:color="auto"/>
              <w:right w:val="single" w:sz="4" w:space="0" w:color="auto"/>
            </w:tcBorders>
            <w:shd w:val="clear" w:color="auto" w:fill="auto"/>
            <w:noWrap/>
            <w:hideMark/>
          </w:tcPr>
          <w:p w14:paraId="0E5B2F26"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Inquiry Response Identifier</w:t>
            </w:r>
          </w:p>
        </w:tc>
        <w:tc>
          <w:tcPr>
            <w:tcW w:w="3780" w:type="dxa"/>
            <w:tcBorders>
              <w:top w:val="nil"/>
              <w:left w:val="nil"/>
              <w:bottom w:val="single" w:sz="4" w:space="0" w:color="auto"/>
              <w:right w:val="single" w:sz="4" w:space="0" w:color="auto"/>
            </w:tcBorders>
            <w:shd w:val="clear" w:color="auto" w:fill="auto"/>
            <w:noWrap/>
            <w:hideMark/>
          </w:tcPr>
          <w:p w14:paraId="5B2C8CA9"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3161" w:type="dxa"/>
            <w:tcBorders>
              <w:top w:val="nil"/>
              <w:left w:val="nil"/>
              <w:bottom w:val="single" w:sz="4" w:space="0" w:color="auto"/>
              <w:right w:val="single" w:sz="4" w:space="0" w:color="auto"/>
            </w:tcBorders>
          </w:tcPr>
          <w:p w14:paraId="571D10A6"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ACC_INQ_RESP_ID</w:t>
            </w:r>
          </w:p>
        </w:tc>
      </w:tr>
      <w:tr w:rsidR="006E5D80" w:rsidRPr="00EB74FF" w14:paraId="7A61BE22" w14:textId="77777777" w:rsidTr="006E5D80">
        <w:trPr>
          <w:trHeight w:val="255"/>
        </w:trPr>
        <w:tc>
          <w:tcPr>
            <w:tcW w:w="457" w:type="dxa"/>
            <w:tcBorders>
              <w:top w:val="nil"/>
              <w:left w:val="single" w:sz="4" w:space="0" w:color="auto"/>
              <w:bottom w:val="single" w:sz="4" w:space="0" w:color="auto"/>
              <w:right w:val="single" w:sz="4" w:space="0" w:color="auto"/>
            </w:tcBorders>
          </w:tcPr>
          <w:p w14:paraId="60710C28" w14:textId="28D9B3EA" w:rsidR="006E5D80" w:rsidRPr="00EB74FF" w:rsidRDefault="005C072A" w:rsidP="006E5D80">
            <w:pPr>
              <w:spacing w:after="0"/>
              <w:rPr>
                <w:rFonts w:asciiTheme="minorHAnsi" w:hAnsiTheme="minorHAnsi" w:cstheme="minorHAnsi"/>
                <w:color w:val="000000"/>
                <w:lang w:val="en-GB" w:eastAsia="en-GB"/>
              </w:rPr>
            </w:pPr>
            <w:ins w:id="356" w:author="Mohamed Ramadan" w:date="2019-01-14T12:02:00Z">
              <w:r>
                <w:rPr>
                  <w:rFonts w:ascii="Calibri" w:hAnsiTheme="minorHAnsi" w:cstheme="minorHAnsi"/>
                  <w:color w:val="000000"/>
                  <w:rtl/>
                  <w:lang w:val="en-GB" w:eastAsia="en-GB"/>
                </w:rPr>
                <w:t>2</w:t>
              </w:r>
            </w:ins>
          </w:p>
        </w:tc>
        <w:tc>
          <w:tcPr>
            <w:tcW w:w="3019" w:type="dxa"/>
            <w:tcBorders>
              <w:top w:val="nil"/>
              <w:left w:val="single" w:sz="4" w:space="0" w:color="auto"/>
              <w:bottom w:val="single" w:sz="4" w:space="0" w:color="auto"/>
              <w:right w:val="single" w:sz="4" w:space="0" w:color="auto"/>
            </w:tcBorders>
            <w:shd w:val="clear" w:color="auto" w:fill="auto"/>
            <w:noWrap/>
          </w:tcPr>
          <w:p w14:paraId="6BEC4DD8"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Executor Service Task Identifier</w:t>
            </w:r>
          </w:p>
        </w:tc>
        <w:tc>
          <w:tcPr>
            <w:tcW w:w="3780" w:type="dxa"/>
            <w:tcBorders>
              <w:top w:val="nil"/>
              <w:left w:val="nil"/>
              <w:bottom w:val="single" w:sz="4" w:space="0" w:color="auto"/>
              <w:right w:val="single" w:sz="4" w:space="0" w:color="auto"/>
            </w:tcBorders>
            <w:shd w:val="clear" w:color="auto" w:fill="auto"/>
            <w:noWrap/>
          </w:tcPr>
          <w:p w14:paraId="63734636"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3161" w:type="dxa"/>
            <w:tcBorders>
              <w:top w:val="nil"/>
              <w:left w:val="nil"/>
              <w:bottom w:val="single" w:sz="4" w:space="0" w:color="auto"/>
              <w:right w:val="single" w:sz="4" w:space="0" w:color="auto"/>
            </w:tcBorders>
          </w:tcPr>
          <w:p w14:paraId="58597170"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EXETR_SRVC_TASK_ID</w:t>
            </w:r>
          </w:p>
        </w:tc>
      </w:tr>
      <w:tr w:rsidR="006E5D80" w:rsidRPr="00EB74FF" w14:paraId="24A5DFF2" w14:textId="77777777" w:rsidTr="006E5D80">
        <w:trPr>
          <w:trHeight w:val="255"/>
        </w:trPr>
        <w:tc>
          <w:tcPr>
            <w:tcW w:w="457" w:type="dxa"/>
            <w:tcBorders>
              <w:top w:val="nil"/>
              <w:left w:val="single" w:sz="4" w:space="0" w:color="auto"/>
              <w:bottom w:val="single" w:sz="4" w:space="0" w:color="auto"/>
              <w:right w:val="single" w:sz="4" w:space="0" w:color="auto"/>
            </w:tcBorders>
          </w:tcPr>
          <w:p w14:paraId="12C82680" w14:textId="42D7CE7B" w:rsidR="006E5D80" w:rsidRPr="00EB74FF" w:rsidRDefault="005C072A" w:rsidP="006E5D80">
            <w:pPr>
              <w:spacing w:after="0"/>
              <w:rPr>
                <w:rFonts w:asciiTheme="minorHAnsi" w:hAnsiTheme="minorHAnsi" w:cstheme="minorHAnsi"/>
                <w:color w:val="000000"/>
                <w:lang w:val="en-GB" w:eastAsia="en-GB"/>
              </w:rPr>
            </w:pPr>
            <w:ins w:id="357" w:author="Mohamed Ramadan" w:date="2019-01-14T12:02:00Z">
              <w:r>
                <w:rPr>
                  <w:rFonts w:ascii="Calibri" w:hAnsiTheme="minorHAnsi" w:cstheme="minorHAnsi"/>
                  <w:color w:val="000000"/>
                  <w:rtl/>
                  <w:lang w:val="en-GB" w:eastAsia="en-GB"/>
                </w:rPr>
                <w:t>3</w:t>
              </w:r>
            </w:ins>
          </w:p>
        </w:tc>
        <w:tc>
          <w:tcPr>
            <w:tcW w:w="3019" w:type="dxa"/>
            <w:tcBorders>
              <w:top w:val="nil"/>
              <w:left w:val="single" w:sz="4" w:space="0" w:color="auto"/>
              <w:bottom w:val="single" w:sz="4" w:space="0" w:color="auto"/>
              <w:right w:val="single" w:sz="4" w:space="0" w:color="auto"/>
            </w:tcBorders>
            <w:shd w:val="clear" w:color="auto" w:fill="auto"/>
            <w:noWrap/>
            <w:hideMark/>
          </w:tcPr>
          <w:p w14:paraId="2379B1A0"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Number</w:t>
            </w:r>
          </w:p>
        </w:tc>
        <w:tc>
          <w:tcPr>
            <w:tcW w:w="3780" w:type="dxa"/>
            <w:tcBorders>
              <w:top w:val="nil"/>
              <w:left w:val="nil"/>
              <w:bottom w:val="single" w:sz="4" w:space="0" w:color="auto"/>
              <w:right w:val="single" w:sz="4" w:space="0" w:color="auto"/>
            </w:tcBorders>
            <w:shd w:val="clear" w:color="auto" w:fill="auto"/>
            <w:noWrap/>
            <w:hideMark/>
          </w:tcPr>
          <w:p w14:paraId="0EA018A6"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Involved party’s account number</w:t>
            </w:r>
          </w:p>
        </w:tc>
        <w:tc>
          <w:tcPr>
            <w:tcW w:w="3161" w:type="dxa"/>
            <w:tcBorders>
              <w:top w:val="nil"/>
              <w:left w:val="nil"/>
              <w:bottom w:val="single" w:sz="4" w:space="0" w:color="auto"/>
              <w:right w:val="single" w:sz="4" w:space="0" w:color="auto"/>
            </w:tcBorders>
          </w:tcPr>
          <w:p w14:paraId="2EDE63C2"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ACC_NO</w:t>
            </w:r>
          </w:p>
        </w:tc>
      </w:tr>
      <w:tr w:rsidR="006E5D80" w:rsidRPr="00EB74FF" w14:paraId="75F32033" w14:textId="77777777" w:rsidTr="006E5D80">
        <w:trPr>
          <w:trHeight w:val="255"/>
        </w:trPr>
        <w:tc>
          <w:tcPr>
            <w:tcW w:w="457" w:type="dxa"/>
            <w:tcBorders>
              <w:top w:val="nil"/>
              <w:left w:val="single" w:sz="4" w:space="0" w:color="auto"/>
              <w:bottom w:val="single" w:sz="4" w:space="0" w:color="auto"/>
              <w:right w:val="single" w:sz="4" w:space="0" w:color="auto"/>
            </w:tcBorders>
          </w:tcPr>
          <w:p w14:paraId="0A8D11EC" w14:textId="6C19208B" w:rsidR="006E5D80" w:rsidRPr="00EB74FF" w:rsidRDefault="005C072A" w:rsidP="006E5D80">
            <w:pPr>
              <w:spacing w:after="0"/>
              <w:rPr>
                <w:rFonts w:asciiTheme="minorHAnsi" w:hAnsiTheme="minorHAnsi" w:cstheme="minorHAnsi"/>
                <w:color w:val="000000"/>
                <w:lang w:val="en-GB" w:eastAsia="en-GB"/>
              </w:rPr>
            </w:pPr>
            <w:ins w:id="358" w:author="Mohamed Ramadan" w:date="2019-01-14T12:02:00Z">
              <w:r>
                <w:rPr>
                  <w:rFonts w:ascii="Calibri" w:hAnsiTheme="minorHAnsi" w:cstheme="minorHAnsi"/>
                  <w:color w:val="000000"/>
                  <w:rtl/>
                  <w:lang w:val="en-GB" w:eastAsia="en-GB"/>
                </w:rPr>
                <w:t>4</w:t>
              </w:r>
            </w:ins>
          </w:p>
        </w:tc>
        <w:tc>
          <w:tcPr>
            <w:tcW w:w="3019" w:type="dxa"/>
            <w:tcBorders>
              <w:top w:val="nil"/>
              <w:left w:val="single" w:sz="4" w:space="0" w:color="auto"/>
              <w:bottom w:val="single" w:sz="4" w:space="0" w:color="auto"/>
              <w:right w:val="single" w:sz="4" w:space="0" w:color="auto"/>
            </w:tcBorders>
            <w:shd w:val="clear" w:color="auto" w:fill="auto"/>
            <w:noWrap/>
            <w:hideMark/>
          </w:tcPr>
          <w:p w14:paraId="60F53764"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IBAN</w:t>
            </w:r>
          </w:p>
        </w:tc>
        <w:tc>
          <w:tcPr>
            <w:tcW w:w="3780" w:type="dxa"/>
            <w:tcBorders>
              <w:top w:val="nil"/>
              <w:left w:val="nil"/>
              <w:bottom w:val="single" w:sz="4" w:space="0" w:color="auto"/>
              <w:right w:val="single" w:sz="4" w:space="0" w:color="auto"/>
            </w:tcBorders>
            <w:shd w:val="clear" w:color="auto" w:fill="auto"/>
            <w:noWrap/>
            <w:hideMark/>
          </w:tcPr>
          <w:p w14:paraId="3A5ADB0F"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Account number in IBAN format</w:t>
            </w:r>
          </w:p>
        </w:tc>
        <w:tc>
          <w:tcPr>
            <w:tcW w:w="3161" w:type="dxa"/>
            <w:tcBorders>
              <w:top w:val="nil"/>
              <w:left w:val="nil"/>
              <w:bottom w:val="single" w:sz="4" w:space="0" w:color="auto"/>
              <w:right w:val="single" w:sz="4" w:space="0" w:color="auto"/>
            </w:tcBorders>
          </w:tcPr>
          <w:p w14:paraId="4A929F39"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IBAN</w:t>
            </w:r>
          </w:p>
        </w:tc>
      </w:tr>
      <w:tr w:rsidR="00A93143" w:rsidRPr="00EB74FF" w14:paraId="568A8499" w14:textId="77777777" w:rsidTr="006E5D80">
        <w:trPr>
          <w:trHeight w:val="255"/>
        </w:trPr>
        <w:tc>
          <w:tcPr>
            <w:tcW w:w="457" w:type="dxa"/>
            <w:tcBorders>
              <w:top w:val="nil"/>
              <w:left w:val="single" w:sz="4" w:space="0" w:color="auto"/>
              <w:bottom w:val="single" w:sz="4" w:space="0" w:color="auto"/>
              <w:right w:val="single" w:sz="4" w:space="0" w:color="auto"/>
            </w:tcBorders>
          </w:tcPr>
          <w:p w14:paraId="0B274435" w14:textId="1B0268DD" w:rsidR="00A93143" w:rsidRPr="00EB74FF" w:rsidRDefault="005C072A" w:rsidP="006E5D80">
            <w:pPr>
              <w:spacing w:after="0"/>
              <w:rPr>
                <w:rFonts w:asciiTheme="minorHAnsi" w:hAnsiTheme="minorHAnsi" w:cstheme="minorHAnsi"/>
                <w:color w:val="000000"/>
                <w:lang w:val="en-GB" w:eastAsia="en-GB"/>
              </w:rPr>
            </w:pPr>
            <w:ins w:id="359" w:author="Mohamed Ramadan" w:date="2019-01-14T12:02:00Z">
              <w:r>
                <w:rPr>
                  <w:rFonts w:ascii="Calibri" w:hAnsiTheme="minorHAnsi" w:cstheme="minorHAnsi"/>
                  <w:color w:val="000000"/>
                  <w:rtl/>
                  <w:lang w:val="en-GB" w:eastAsia="en-GB"/>
                </w:rPr>
                <w:t>5</w:t>
              </w:r>
            </w:ins>
          </w:p>
        </w:tc>
        <w:tc>
          <w:tcPr>
            <w:tcW w:w="3019" w:type="dxa"/>
            <w:tcBorders>
              <w:top w:val="nil"/>
              <w:left w:val="single" w:sz="4" w:space="0" w:color="auto"/>
              <w:bottom w:val="single" w:sz="4" w:space="0" w:color="auto"/>
              <w:right w:val="single" w:sz="4" w:space="0" w:color="auto"/>
            </w:tcBorders>
            <w:shd w:val="clear" w:color="auto" w:fill="auto"/>
            <w:noWrap/>
          </w:tcPr>
          <w:p w14:paraId="7C706C82" w14:textId="77777777" w:rsidR="00A93143" w:rsidRPr="00EB74FF" w:rsidRDefault="00A93143" w:rsidP="006E5D80">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Joint account</w:t>
            </w:r>
          </w:p>
        </w:tc>
        <w:tc>
          <w:tcPr>
            <w:tcW w:w="3780" w:type="dxa"/>
            <w:tcBorders>
              <w:top w:val="nil"/>
              <w:left w:val="nil"/>
              <w:bottom w:val="single" w:sz="4" w:space="0" w:color="auto"/>
              <w:right w:val="single" w:sz="4" w:space="0" w:color="auto"/>
            </w:tcBorders>
            <w:shd w:val="clear" w:color="auto" w:fill="auto"/>
            <w:noWrap/>
          </w:tcPr>
          <w:p w14:paraId="7FFFAD76" w14:textId="77777777" w:rsidR="00A93143" w:rsidRPr="00EB74FF" w:rsidRDefault="00A93143" w:rsidP="006E5D80">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Joint account </w:t>
            </w:r>
          </w:p>
        </w:tc>
        <w:tc>
          <w:tcPr>
            <w:tcW w:w="3161" w:type="dxa"/>
            <w:tcBorders>
              <w:top w:val="nil"/>
              <w:left w:val="nil"/>
              <w:bottom w:val="single" w:sz="4" w:space="0" w:color="auto"/>
              <w:right w:val="single" w:sz="4" w:space="0" w:color="auto"/>
            </w:tcBorders>
          </w:tcPr>
          <w:p w14:paraId="0EAE79FC" w14:textId="77777777" w:rsidR="00A93143" w:rsidRPr="006E5D80" w:rsidRDefault="00A93143" w:rsidP="006E5D80">
            <w:pPr>
              <w:spacing w:after="0"/>
              <w:rPr>
                <w:rFonts w:asciiTheme="minorHAnsi" w:hAnsiTheme="minorHAnsi" w:cstheme="minorHAnsi"/>
                <w:color w:val="000000"/>
                <w:lang w:val="en-GB" w:eastAsia="en-GB"/>
              </w:rPr>
            </w:pPr>
            <w:r w:rsidRPr="00A93143">
              <w:rPr>
                <w:rFonts w:asciiTheme="minorHAnsi" w:hAnsiTheme="minorHAnsi" w:cstheme="minorHAnsi"/>
                <w:color w:val="000000"/>
                <w:lang w:val="en-GB" w:eastAsia="en-GB"/>
              </w:rPr>
              <w:t>JNT_ACC</w:t>
            </w:r>
          </w:p>
        </w:tc>
      </w:tr>
      <w:tr w:rsidR="006E5D80" w:rsidRPr="00EB74FF" w14:paraId="57F017DF" w14:textId="77777777" w:rsidTr="006E5D80">
        <w:trPr>
          <w:trHeight w:val="255"/>
        </w:trPr>
        <w:tc>
          <w:tcPr>
            <w:tcW w:w="457" w:type="dxa"/>
            <w:tcBorders>
              <w:top w:val="nil"/>
              <w:left w:val="single" w:sz="4" w:space="0" w:color="auto"/>
              <w:bottom w:val="single" w:sz="4" w:space="0" w:color="auto"/>
              <w:right w:val="single" w:sz="4" w:space="0" w:color="auto"/>
            </w:tcBorders>
          </w:tcPr>
          <w:p w14:paraId="1B0DC96F" w14:textId="467D9D35" w:rsidR="006E5D80" w:rsidRPr="00EB74FF" w:rsidRDefault="005C072A" w:rsidP="006E5D80">
            <w:pPr>
              <w:spacing w:after="0"/>
              <w:rPr>
                <w:rFonts w:asciiTheme="minorHAnsi" w:hAnsiTheme="minorHAnsi" w:cstheme="minorHAnsi"/>
                <w:color w:val="000000"/>
                <w:lang w:val="en-GB" w:eastAsia="en-GB"/>
              </w:rPr>
            </w:pPr>
            <w:ins w:id="360" w:author="Mohamed Ramadan" w:date="2019-01-14T12:02:00Z">
              <w:r>
                <w:rPr>
                  <w:rFonts w:ascii="Calibri" w:hAnsiTheme="minorHAnsi" w:cstheme="minorHAnsi"/>
                  <w:color w:val="000000"/>
                  <w:rtl/>
                  <w:lang w:val="en-GB" w:eastAsia="en-GB"/>
                </w:rPr>
                <w:t>6</w:t>
              </w:r>
            </w:ins>
          </w:p>
        </w:tc>
        <w:tc>
          <w:tcPr>
            <w:tcW w:w="3019" w:type="dxa"/>
            <w:tcBorders>
              <w:top w:val="nil"/>
              <w:left w:val="single" w:sz="4" w:space="0" w:color="auto"/>
              <w:bottom w:val="single" w:sz="4" w:space="0" w:color="auto"/>
              <w:right w:val="single" w:sz="4" w:space="0" w:color="auto"/>
            </w:tcBorders>
            <w:shd w:val="clear" w:color="auto" w:fill="auto"/>
            <w:noWrap/>
            <w:hideMark/>
          </w:tcPr>
          <w:p w14:paraId="7AF577B8"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Institution</w:t>
            </w:r>
          </w:p>
        </w:tc>
        <w:tc>
          <w:tcPr>
            <w:tcW w:w="3780" w:type="dxa"/>
            <w:tcBorders>
              <w:top w:val="nil"/>
              <w:left w:val="nil"/>
              <w:bottom w:val="single" w:sz="4" w:space="0" w:color="auto"/>
              <w:right w:val="single" w:sz="4" w:space="0" w:color="auto"/>
            </w:tcBorders>
            <w:shd w:val="clear" w:color="auto" w:fill="auto"/>
            <w:noWrap/>
            <w:hideMark/>
          </w:tcPr>
          <w:p w14:paraId="35FECA3A"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The name of the small company that can have only one owner where involved party is the owner</w:t>
            </w:r>
          </w:p>
        </w:tc>
        <w:tc>
          <w:tcPr>
            <w:tcW w:w="3161" w:type="dxa"/>
            <w:tcBorders>
              <w:top w:val="nil"/>
              <w:left w:val="nil"/>
              <w:bottom w:val="single" w:sz="4" w:space="0" w:color="auto"/>
              <w:right w:val="single" w:sz="4" w:space="0" w:color="auto"/>
            </w:tcBorders>
          </w:tcPr>
          <w:p w14:paraId="0AA0DAA1"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INST</w:t>
            </w:r>
          </w:p>
        </w:tc>
      </w:tr>
      <w:tr w:rsidR="006E5D80" w:rsidRPr="00EB74FF" w14:paraId="674D554F" w14:textId="77777777" w:rsidTr="006E5D80">
        <w:trPr>
          <w:trHeight w:val="255"/>
        </w:trPr>
        <w:tc>
          <w:tcPr>
            <w:tcW w:w="457" w:type="dxa"/>
            <w:tcBorders>
              <w:top w:val="nil"/>
              <w:left w:val="single" w:sz="4" w:space="0" w:color="auto"/>
              <w:bottom w:val="single" w:sz="4" w:space="0" w:color="auto"/>
              <w:right w:val="single" w:sz="4" w:space="0" w:color="auto"/>
            </w:tcBorders>
          </w:tcPr>
          <w:p w14:paraId="30D0A77F" w14:textId="5C04D990" w:rsidR="006E5D80" w:rsidRPr="00EB74FF" w:rsidRDefault="005C072A" w:rsidP="006E5D80">
            <w:pPr>
              <w:spacing w:after="0"/>
              <w:rPr>
                <w:rFonts w:asciiTheme="minorHAnsi" w:hAnsiTheme="minorHAnsi" w:cstheme="minorHAnsi"/>
                <w:color w:val="000000"/>
                <w:lang w:val="en-GB" w:eastAsia="en-GB"/>
              </w:rPr>
            </w:pPr>
            <w:ins w:id="361" w:author="Mohamed Ramadan" w:date="2019-01-14T12:02:00Z">
              <w:r>
                <w:rPr>
                  <w:rFonts w:ascii="Calibri" w:hAnsiTheme="minorHAnsi" w:cstheme="minorHAnsi"/>
                  <w:color w:val="000000"/>
                  <w:rtl/>
                  <w:lang w:val="en-GB" w:eastAsia="en-GB"/>
                </w:rPr>
                <w:t>7</w:t>
              </w:r>
            </w:ins>
          </w:p>
        </w:tc>
        <w:tc>
          <w:tcPr>
            <w:tcW w:w="3019" w:type="dxa"/>
            <w:tcBorders>
              <w:top w:val="nil"/>
              <w:left w:val="single" w:sz="4" w:space="0" w:color="auto"/>
              <w:bottom w:val="single" w:sz="4" w:space="0" w:color="auto"/>
              <w:right w:val="single" w:sz="4" w:space="0" w:color="auto"/>
            </w:tcBorders>
            <w:shd w:val="clear" w:color="auto" w:fill="auto"/>
            <w:noWrap/>
            <w:hideMark/>
          </w:tcPr>
          <w:p w14:paraId="4FB672AD"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Type</w:t>
            </w:r>
          </w:p>
        </w:tc>
        <w:tc>
          <w:tcPr>
            <w:tcW w:w="3780" w:type="dxa"/>
            <w:tcBorders>
              <w:top w:val="nil"/>
              <w:left w:val="nil"/>
              <w:bottom w:val="single" w:sz="4" w:space="0" w:color="auto"/>
              <w:right w:val="single" w:sz="4" w:space="0" w:color="auto"/>
            </w:tcBorders>
            <w:shd w:val="clear" w:color="auto" w:fill="auto"/>
            <w:noWrap/>
            <w:hideMark/>
          </w:tcPr>
          <w:p w14:paraId="255A31E3"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Type of the account description</w:t>
            </w:r>
          </w:p>
        </w:tc>
        <w:tc>
          <w:tcPr>
            <w:tcW w:w="3161" w:type="dxa"/>
            <w:tcBorders>
              <w:top w:val="nil"/>
              <w:left w:val="nil"/>
              <w:bottom w:val="single" w:sz="4" w:space="0" w:color="auto"/>
              <w:right w:val="single" w:sz="4" w:space="0" w:color="auto"/>
            </w:tcBorders>
          </w:tcPr>
          <w:p w14:paraId="10389F8B"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ACC_TYPE</w:t>
            </w:r>
          </w:p>
        </w:tc>
      </w:tr>
      <w:tr w:rsidR="006E5D80" w:rsidRPr="00EB74FF" w14:paraId="78574AAF" w14:textId="77777777" w:rsidTr="006E5D80">
        <w:trPr>
          <w:trHeight w:val="255"/>
        </w:trPr>
        <w:tc>
          <w:tcPr>
            <w:tcW w:w="457" w:type="dxa"/>
            <w:tcBorders>
              <w:top w:val="nil"/>
              <w:left w:val="single" w:sz="4" w:space="0" w:color="auto"/>
              <w:bottom w:val="single" w:sz="4" w:space="0" w:color="auto"/>
              <w:right w:val="single" w:sz="4" w:space="0" w:color="auto"/>
            </w:tcBorders>
          </w:tcPr>
          <w:p w14:paraId="1CCEB249" w14:textId="411B44F3" w:rsidR="006E5D80" w:rsidRPr="00EB74FF" w:rsidRDefault="005C072A" w:rsidP="006E5D80">
            <w:pPr>
              <w:spacing w:after="0"/>
              <w:rPr>
                <w:rFonts w:asciiTheme="minorHAnsi" w:hAnsiTheme="minorHAnsi" w:cstheme="minorHAnsi"/>
                <w:color w:val="000000"/>
                <w:lang w:val="en-GB" w:eastAsia="en-GB"/>
              </w:rPr>
            </w:pPr>
            <w:ins w:id="362" w:author="Mohamed Ramadan" w:date="2019-01-14T12:02:00Z">
              <w:r>
                <w:rPr>
                  <w:rFonts w:ascii="Calibri" w:hAnsiTheme="minorHAnsi" w:cstheme="minorHAnsi"/>
                  <w:color w:val="000000"/>
                  <w:rtl/>
                  <w:lang w:val="en-GB" w:eastAsia="en-GB"/>
                </w:rPr>
                <w:t>8</w:t>
              </w:r>
            </w:ins>
          </w:p>
        </w:tc>
        <w:tc>
          <w:tcPr>
            <w:tcW w:w="3019" w:type="dxa"/>
            <w:tcBorders>
              <w:top w:val="nil"/>
              <w:left w:val="single" w:sz="4" w:space="0" w:color="auto"/>
              <w:bottom w:val="single" w:sz="4" w:space="0" w:color="auto"/>
              <w:right w:val="single" w:sz="4" w:space="0" w:color="auto"/>
            </w:tcBorders>
            <w:shd w:val="clear" w:color="auto" w:fill="auto"/>
            <w:noWrap/>
            <w:hideMark/>
          </w:tcPr>
          <w:p w14:paraId="409A544A"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Status</w:t>
            </w:r>
          </w:p>
        </w:tc>
        <w:tc>
          <w:tcPr>
            <w:tcW w:w="3780" w:type="dxa"/>
            <w:tcBorders>
              <w:top w:val="nil"/>
              <w:left w:val="nil"/>
              <w:bottom w:val="single" w:sz="4" w:space="0" w:color="auto"/>
              <w:right w:val="single" w:sz="4" w:space="0" w:color="auto"/>
            </w:tcBorders>
            <w:shd w:val="clear" w:color="auto" w:fill="auto"/>
            <w:noWrap/>
            <w:hideMark/>
          </w:tcPr>
          <w:p w14:paraId="7BA07671"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Account status</w:t>
            </w:r>
          </w:p>
        </w:tc>
        <w:tc>
          <w:tcPr>
            <w:tcW w:w="3161" w:type="dxa"/>
            <w:tcBorders>
              <w:top w:val="nil"/>
              <w:left w:val="nil"/>
              <w:bottom w:val="single" w:sz="4" w:space="0" w:color="auto"/>
              <w:right w:val="single" w:sz="4" w:space="0" w:color="auto"/>
            </w:tcBorders>
          </w:tcPr>
          <w:p w14:paraId="55ECCBE7"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ACC_STATUS</w:t>
            </w:r>
          </w:p>
        </w:tc>
      </w:tr>
      <w:tr w:rsidR="00BD259A" w:rsidRPr="00EB74FF" w14:paraId="0673638A" w14:textId="77777777" w:rsidTr="006E5D80">
        <w:trPr>
          <w:trHeight w:val="255"/>
        </w:trPr>
        <w:tc>
          <w:tcPr>
            <w:tcW w:w="457" w:type="dxa"/>
            <w:tcBorders>
              <w:top w:val="nil"/>
              <w:left w:val="single" w:sz="4" w:space="0" w:color="auto"/>
              <w:bottom w:val="single" w:sz="4" w:space="0" w:color="auto"/>
              <w:right w:val="single" w:sz="4" w:space="0" w:color="auto"/>
            </w:tcBorders>
          </w:tcPr>
          <w:p w14:paraId="47D91FBF" w14:textId="4E30FDBC" w:rsidR="00BD259A" w:rsidRPr="00EB74FF" w:rsidRDefault="005C072A" w:rsidP="006E5D80">
            <w:pPr>
              <w:spacing w:after="0"/>
              <w:rPr>
                <w:rFonts w:asciiTheme="minorHAnsi" w:hAnsiTheme="minorHAnsi" w:cstheme="minorHAnsi"/>
                <w:color w:val="000000"/>
                <w:lang w:val="en-GB" w:eastAsia="en-GB"/>
              </w:rPr>
            </w:pPr>
            <w:ins w:id="363" w:author="Mohamed Ramadan" w:date="2019-01-14T12:02:00Z">
              <w:r>
                <w:rPr>
                  <w:rFonts w:ascii="Calibri" w:hAnsiTheme="minorHAnsi" w:cstheme="minorHAnsi"/>
                  <w:color w:val="000000"/>
                  <w:rtl/>
                  <w:lang w:val="en-GB" w:eastAsia="en-GB"/>
                </w:rPr>
                <w:t>9</w:t>
              </w:r>
            </w:ins>
          </w:p>
        </w:tc>
        <w:tc>
          <w:tcPr>
            <w:tcW w:w="3019" w:type="dxa"/>
            <w:tcBorders>
              <w:top w:val="nil"/>
              <w:left w:val="single" w:sz="4" w:space="0" w:color="auto"/>
              <w:bottom w:val="single" w:sz="4" w:space="0" w:color="auto"/>
              <w:right w:val="single" w:sz="4" w:space="0" w:color="auto"/>
            </w:tcBorders>
            <w:shd w:val="clear" w:color="auto" w:fill="auto"/>
            <w:noWrap/>
          </w:tcPr>
          <w:p w14:paraId="6FA3CC1C" w14:textId="77777777" w:rsidR="00BD259A" w:rsidRPr="00EB74FF" w:rsidRDefault="00BD259A"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w:t>
            </w:r>
            <w:r>
              <w:rPr>
                <w:rFonts w:asciiTheme="minorHAnsi" w:hAnsiTheme="minorHAnsi" w:cstheme="minorHAnsi"/>
                <w:color w:val="000000"/>
                <w:lang w:val="en-GB" w:eastAsia="en-GB"/>
              </w:rPr>
              <w:t xml:space="preserve"> Currency</w:t>
            </w:r>
          </w:p>
        </w:tc>
        <w:tc>
          <w:tcPr>
            <w:tcW w:w="3780" w:type="dxa"/>
            <w:tcBorders>
              <w:top w:val="nil"/>
              <w:left w:val="nil"/>
              <w:bottom w:val="single" w:sz="4" w:space="0" w:color="auto"/>
              <w:right w:val="single" w:sz="4" w:space="0" w:color="auto"/>
            </w:tcBorders>
            <w:shd w:val="clear" w:color="auto" w:fill="auto"/>
            <w:noWrap/>
          </w:tcPr>
          <w:p w14:paraId="79DA3352" w14:textId="77777777" w:rsidR="00BD259A" w:rsidRPr="00EB74FF" w:rsidRDefault="00BD259A"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w:t>
            </w:r>
            <w:r>
              <w:rPr>
                <w:rFonts w:asciiTheme="minorHAnsi" w:hAnsiTheme="minorHAnsi" w:cstheme="minorHAnsi"/>
                <w:color w:val="000000"/>
                <w:lang w:val="en-GB" w:eastAsia="en-GB"/>
              </w:rPr>
              <w:t xml:space="preserve"> Currency</w:t>
            </w:r>
          </w:p>
        </w:tc>
        <w:tc>
          <w:tcPr>
            <w:tcW w:w="3161" w:type="dxa"/>
            <w:tcBorders>
              <w:top w:val="nil"/>
              <w:left w:val="nil"/>
              <w:bottom w:val="single" w:sz="4" w:space="0" w:color="auto"/>
              <w:right w:val="single" w:sz="4" w:space="0" w:color="auto"/>
            </w:tcBorders>
          </w:tcPr>
          <w:p w14:paraId="42EFD962" w14:textId="77777777" w:rsidR="00BD259A" w:rsidRPr="006E5D80" w:rsidRDefault="00BD259A" w:rsidP="006E5D80">
            <w:pPr>
              <w:spacing w:after="0"/>
              <w:rPr>
                <w:rFonts w:asciiTheme="minorHAnsi" w:hAnsiTheme="minorHAnsi" w:cstheme="minorHAnsi"/>
                <w:color w:val="000000"/>
                <w:lang w:val="en-GB" w:eastAsia="en-GB"/>
              </w:rPr>
            </w:pPr>
            <w:r w:rsidRPr="00BD259A">
              <w:rPr>
                <w:rFonts w:asciiTheme="minorHAnsi" w:hAnsiTheme="minorHAnsi" w:cstheme="minorHAnsi"/>
                <w:color w:val="000000"/>
                <w:lang w:val="en-GB" w:eastAsia="en-GB"/>
              </w:rPr>
              <w:t>CURRENCY</w:t>
            </w:r>
          </w:p>
        </w:tc>
      </w:tr>
      <w:tr w:rsidR="006E5D80" w:rsidRPr="00EB74FF" w14:paraId="2C7D2542" w14:textId="77777777" w:rsidTr="006E5D80">
        <w:trPr>
          <w:trHeight w:val="255"/>
        </w:trPr>
        <w:tc>
          <w:tcPr>
            <w:tcW w:w="457" w:type="dxa"/>
            <w:tcBorders>
              <w:top w:val="nil"/>
              <w:left w:val="single" w:sz="4" w:space="0" w:color="auto"/>
              <w:bottom w:val="single" w:sz="4" w:space="0" w:color="auto"/>
              <w:right w:val="single" w:sz="4" w:space="0" w:color="auto"/>
            </w:tcBorders>
          </w:tcPr>
          <w:p w14:paraId="13BE5DEE" w14:textId="6478883A" w:rsidR="006E5D80" w:rsidRPr="00EB74FF" w:rsidRDefault="005C072A" w:rsidP="006E5D80">
            <w:pPr>
              <w:spacing w:after="0"/>
              <w:rPr>
                <w:rFonts w:asciiTheme="minorHAnsi" w:hAnsiTheme="minorHAnsi" w:cstheme="minorHAnsi"/>
                <w:color w:val="000000"/>
                <w:lang w:val="en-GB" w:eastAsia="en-GB"/>
              </w:rPr>
            </w:pPr>
            <w:ins w:id="364" w:author="Mohamed Ramadan" w:date="2019-01-14T12:02:00Z">
              <w:r>
                <w:rPr>
                  <w:rFonts w:ascii="Calibri" w:hAnsiTheme="minorHAnsi" w:cstheme="minorHAnsi"/>
                  <w:color w:val="000000"/>
                  <w:rtl/>
                  <w:lang w:val="en-GB" w:eastAsia="en-GB"/>
                </w:rPr>
                <w:t>10</w:t>
              </w:r>
            </w:ins>
          </w:p>
        </w:tc>
        <w:tc>
          <w:tcPr>
            <w:tcW w:w="3019" w:type="dxa"/>
            <w:tcBorders>
              <w:top w:val="nil"/>
              <w:left w:val="single" w:sz="4" w:space="0" w:color="auto"/>
              <w:bottom w:val="single" w:sz="4" w:space="0" w:color="auto"/>
              <w:right w:val="single" w:sz="4" w:space="0" w:color="auto"/>
            </w:tcBorders>
            <w:shd w:val="clear" w:color="auto" w:fill="auto"/>
            <w:noWrap/>
            <w:hideMark/>
          </w:tcPr>
          <w:p w14:paraId="0926412A"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Opening Date</w:t>
            </w:r>
          </w:p>
        </w:tc>
        <w:tc>
          <w:tcPr>
            <w:tcW w:w="3780" w:type="dxa"/>
            <w:tcBorders>
              <w:top w:val="nil"/>
              <w:left w:val="nil"/>
              <w:bottom w:val="single" w:sz="4" w:space="0" w:color="auto"/>
              <w:right w:val="single" w:sz="4" w:space="0" w:color="auto"/>
            </w:tcBorders>
            <w:shd w:val="clear" w:color="auto" w:fill="auto"/>
            <w:noWrap/>
            <w:hideMark/>
          </w:tcPr>
          <w:p w14:paraId="1B9EA999"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Account opening date</w:t>
            </w:r>
          </w:p>
        </w:tc>
        <w:tc>
          <w:tcPr>
            <w:tcW w:w="3161" w:type="dxa"/>
            <w:tcBorders>
              <w:top w:val="nil"/>
              <w:left w:val="nil"/>
              <w:bottom w:val="single" w:sz="4" w:space="0" w:color="auto"/>
              <w:right w:val="single" w:sz="4" w:space="0" w:color="auto"/>
            </w:tcBorders>
          </w:tcPr>
          <w:p w14:paraId="30DD150B"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ACC_OPENING_DATE</w:t>
            </w:r>
          </w:p>
        </w:tc>
      </w:tr>
      <w:tr w:rsidR="006E5D80" w:rsidRPr="00EB74FF" w14:paraId="4855EE9A" w14:textId="77777777" w:rsidTr="006E5D80">
        <w:trPr>
          <w:trHeight w:val="255"/>
        </w:trPr>
        <w:tc>
          <w:tcPr>
            <w:tcW w:w="457" w:type="dxa"/>
            <w:tcBorders>
              <w:top w:val="nil"/>
              <w:left w:val="single" w:sz="4" w:space="0" w:color="auto"/>
              <w:bottom w:val="single" w:sz="4" w:space="0" w:color="auto"/>
              <w:right w:val="single" w:sz="4" w:space="0" w:color="auto"/>
            </w:tcBorders>
          </w:tcPr>
          <w:p w14:paraId="580B1BC8" w14:textId="7E0209DC" w:rsidR="006E5D80" w:rsidRPr="00EB74FF" w:rsidRDefault="005C072A" w:rsidP="006E5D80">
            <w:pPr>
              <w:spacing w:after="0"/>
              <w:rPr>
                <w:rFonts w:asciiTheme="minorHAnsi" w:hAnsiTheme="minorHAnsi" w:cstheme="minorHAnsi"/>
                <w:color w:val="000000"/>
                <w:lang w:val="en-GB" w:eastAsia="en-GB"/>
              </w:rPr>
            </w:pPr>
            <w:ins w:id="365" w:author="Mohamed Ramadan" w:date="2019-01-14T12:02:00Z">
              <w:r>
                <w:rPr>
                  <w:rFonts w:ascii="Calibri" w:hAnsiTheme="minorHAnsi" w:cstheme="minorHAnsi"/>
                  <w:color w:val="000000"/>
                  <w:rtl/>
                  <w:lang w:val="en-GB" w:eastAsia="en-GB"/>
                </w:rPr>
                <w:t>11</w:t>
              </w:r>
            </w:ins>
          </w:p>
        </w:tc>
        <w:tc>
          <w:tcPr>
            <w:tcW w:w="3019" w:type="dxa"/>
            <w:tcBorders>
              <w:top w:val="nil"/>
              <w:left w:val="single" w:sz="4" w:space="0" w:color="auto"/>
              <w:bottom w:val="single" w:sz="4" w:space="0" w:color="auto"/>
              <w:right w:val="single" w:sz="4" w:space="0" w:color="auto"/>
            </w:tcBorders>
            <w:shd w:val="clear" w:color="auto" w:fill="auto"/>
            <w:noWrap/>
            <w:hideMark/>
          </w:tcPr>
          <w:p w14:paraId="3D35BA72"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Closing Date</w:t>
            </w:r>
          </w:p>
        </w:tc>
        <w:tc>
          <w:tcPr>
            <w:tcW w:w="3780" w:type="dxa"/>
            <w:tcBorders>
              <w:top w:val="nil"/>
              <w:left w:val="nil"/>
              <w:bottom w:val="single" w:sz="4" w:space="0" w:color="auto"/>
              <w:right w:val="single" w:sz="4" w:space="0" w:color="auto"/>
            </w:tcBorders>
            <w:shd w:val="clear" w:color="auto" w:fill="auto"/>
            <w:noWrap/>
            <w:hideMark/>
          </w:tcPr>
          <w:p w14:paraId="513E8BBE" w14:textId="77777777" w:rsidR="006E5D80" w:rsidRPr="00EB74FF" w:rsidRDefault="006E5D80" w:rsidP="006E5D80">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Account closing date</w:t>
            </w:r>
          </w:p>
        </w:tc>
        <w:tc>
          <w:tcPr>
            <w:tcW w:w="3161" w:type="dxa"/>
            <w:tcBorders>
              <w:top w:val="nil"/>
              <w:left w:val="nil"/>
              <w:bottom w:val="single" w:sz="4" w:space="0" w:color="auto"/>
              <w:right w:val="single" w:sz="4" w:space="0" w:color="auto"/>
            </w:tcBorders>
          </w:tcPr>
          <w:p w14:paraId="6783DA2D" w14:textId="77777777" w:rsidR="006E5D80" w:rsidRPr="00EB74FF" w:rsidRDefault="006E5D80" w:rsidP="006E5D80">
            <w:pPr>
              <w:spacing w:after="0"/>
              <w:rPr>
                <w:rFonts w:asciiTheme="minorHAnsi" w:hAnsiTheme="minorHAnsi" w:cstheme="minorHAnsi"/>
                <w:color w:val="000000"/>
                <w:lang w:val="en-GB" w:eastAsia="en-GB"/>
              </w:rPr>
            </w:pPr>
            <w:r w:rsidRPr="006E5D80">
              <w:rPr>
                <w:rFonts w:asciiTheme="minorHAnsi" w:hAnsiTheme="minorHAnsi" w:cstheme="minorHAnsi"/>
                <w:color w:val="000000"/>
                <w:lang w:val="en-GB" w:eastAsia="en-GB"/>
              </w:rPr>
              <w:t>ACC_CLOSING_DATE</w:t>
            </w:r>
          </w:p>
        </w:tc>
      </w:tr>
    </w:tbl>
    <w:p w14:paraId="23AF6642" w14:textId="77777777" w:rsidR="00E55AF0" w:rsidRPr="008873A5" w:rsidRDefault="00E55AF0" w:rsidP="0034151F">
      <w:pPr>
        <w:pStyle w:val="Heading3"/>
        <w:spacing w:before="360" w:after="360"/>
        <w:rPr>
          <w:b/>
          <w:bCs/>
        </w:rPr>
      </w:pPr>
      <w:bookmarkStart w:id="366" w:name="_Toc535244548"/>
      <w:r w:rsidRPr="008873A5">
        <w:rPr>
          <w:b/>
          <w:bCs/>
        </w:rPr>
        <w:t>Account Balance Information Request</w:t>
      </w:r>
      <w:bookmarkEnd w:id="366"/>
    </w:p>
    <w:tbl>
      <w:tblPr>
        <w:tblW w:w="9963" w:type="dxa"/>
        <w:tblInd w:w="-342" w:type="dxa"/>
        <w:tblLook w:val="04A0" w:firstRow="1" w:lastRow="0" w:firstColumn="1" w:lastColumn="0" w:noHBand="0" w:noVBand="1"/>
      </w:tblPr>
      <w:tblGrid>
        <w:gridCol w:w="498"/>
        <w:gridCol w:w="3199"/>
        <w:gridCol w:w="3420"/>
        <w:gridCol w:w="2846"/>
      </w:tblGrid>
      <w:tr w:rsidR="00DE43CA" w:rsidRPr="00EB74FF" w14:paraId="64D271DE" w14:textId="77777777" w:rsidTr="00DE43CA">
        <w:trPr>
          <w:trHeight w:val="255"/>
        </w:trPr>
        <w:tc>
          <w:tcPr>
            <w:tcW w:w="498" w:type="dxa"/>
            <w:tcBorders>
              <w:top w:val="single" w:sz="4" w:space="0" w:color="auto"/>
              <w:left w:val="single" w:sz="4" w:space="0" w:color="auto"/>
              <w:bottom w:val="single" w:sz="4" w:space="0" w:color="auto"/>
              <w:right w:val="single" w:sz="4" w:space="0" w:color="auto"/>
            </w:tcBorders>
            <w:shd w:val="clear" w:color="000000" w:fill="EEECE1"/>
          </w:tcPr>
          <w:p w14:paraId="1AF2C36D" w14:textId="77777777" w:rsidR="00DE43CA" w:rsidRPr="00EB74FF" w:rsidRDefault="00DE43CA" w:rsidP="00781647">
            <w:pPr>
              <w:spacing w:after="0"/>
              <w:rPr>
                <w:rFonts w:asciiTheme="minorHAnsi" w:hAnsiTheme="minorHAnsi" w:cstheme="minorHAnsi"/>
                <w:color w:val="000000"/>
                <w:lang w:val="en-GB" w:eastAsia="en-GB"/>
              </w:rPr>
            </w:pPr>
          </w:p>
        </w:tc>
        <w:tc>
          <w:tcPr>
            <w:tcW w:w="3199" w:type="dxa"/>
            <w:tcBorders>
              <w:top w:val="single" w:sz="4" w:space="0" w:color="auto"/>
              <w:left w:val="single" w:sz="4" w:space="0" w:color="auto"/>
              <w:bottom w:val="single" w:sz="4" w:space="0" w:color="auto"/>
              <w:right w:val="single" w:sz="4" w:space="0" w:color="auto"/>
            </w:tcBorders>
            <w:shd w:val="clear" w:color="000000" w:fill="EEECE1"/>
            <w:noWrap/>
            <w:hideMark/>
          </w:tcPr>
          <w:p w14:paraId="6E3FF114" w14:textId="77777777" w:rsidR="00DE43CA" w:rsidRPr="00EB74FF" w:rsidRDefault="00DE43CA"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420" w:type="dxa"/>
            <w:tcBorders>
              <w:top w:val="single" w:sz="4" w:space="0" w:color="auto"/>
              <w:left w:val="nil"/>
              <w:bottom w:val="single" w:sz="4" w:space="0" w:color="auto"/>
              <w:right w:val="single" w:sz="4" w:space="0" w:color="auto"/>
            </w:tcBorders>
            <w:shd w:val="clear" w:color="000000" w:fill="EEECE1"/>
            <w:noWrap/>
            <w:hideMark/>
          </w:tcPr>
          <w:p w14:paraId="26108D38" w14:textId="77777777" w:rsidR="00DE43CA" w:rsidRPr="00EB74FF" w:rsidRDefault="00DE43CA"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846" w:type="dxa"/>
            <w:tcBorders>
              <w:top w:val="single" w:sz="4" w:space="0" w:color="auto"/>
              <w:left w:val="nil"/>
              <w:bottom w:val="single" w:sz="4" w:space="0" w:color="auto"/>
              <w:right w:val="single" w:sz="4" w:space="0" w:color="auto"/>
            </w:tcBorders>
            <w:shd w:val="clear" w:color="000000" w:fill="EEECE1"/>
          </w:tcPr>
          <w:p w14:paraId="6406680C" w14:textId="77777777" w:rsidR="00DE43CA" w:rsidRPr="00EB74FF" w:rsidRDefault="00DE43CA" w:rsidP="00781647">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DE43CA" w:rsidRPr="00EB74FF" w14:paraId="4EE3106A" w14:textId="77777777" w:rsidTr="00DE43CA">
        <w:trPr>
          <w:trHeight w:val="255"/>
        </w:trPr>
        <w:tc>
          <w:tcPr>
            <w:tcW w:w="498" w:type="dxa"/>
            <w:tcBorders>
              <w:top w:val="nil"/>
              <w:left w:val="single" w:sz="4" w:space="0" w:color="auto"/>
              <w:bottom w:val="single" w:sz="4" w:space="0" w:color="auto"/>
              <w:right w:val="single" w:sz="4" w:space="0" w:color="auto"/>
            </w:tcBorders>
          </w:tcPr>
          <w:p w14:paraId="786745DC" w14:textId="56D88B46" w:rsidR="00DE43CA" w:rsidRPr="00EB74FF" w:rsidRDefault="00F76B44" w:rsidP="00781647">
            <w:pPr>
              <w:spacing w:after="0"/>
              <w:rPr>
                <w:rFonts w:asciiTheme="minorHAnsi" w:hAnsiTheme="minorHAnsi" w:cstheme="minorHAnsi"/>
                <w:color w:val="000000"/>
                <w:lang w:val="en-GB" w:eastAsia="en-GB"/>
              </w:rPr>
            </w:pPr>
            <w:ins w:id="367" w:author="Mohamed Ramadan" w:date="2019-01-14T12:05:00Z">
              <w:r>
                <w:rPr>
                  <w:rFonts w:ascii="Calibri" w:hAnsiTheme="minorHAnsi" w:cstheme="minorHAnsi"/>
                  <w:color w:val="000000"/>
                  <w:rtl/>
                  <w:lang w:val="en-GB" w:eastAsia="en-GB"/>
                </w:rPr>
                <w:t>1</w:t>
              </w:r>
            </w:ins>
          </w:p>
        </w:tc>
        <w:tc>
          <w:tcPr>
            <w:tcW w:w="3199" w:type="dxa"/>
            <w:tcBorders>
              <w:top w:val="nil"/>
              <w:left w:val="single" w:sz="4" w:space="0" w:color="auto"/>
              <w:bottom w:val="single" w:sz="4" w:space="0" w:color="auto"/>
              <w:right w:val="single" w:sz="4" w:space="0" w:color="auto"/>
            </w:tcBorders>
            <w:shd w:val="clear" w:color="auto" w:fill="auto"/>
            <w:noWrap/>
            <w:hideMark/>
          </w:tcPr>
          <w:p w14:paraId="2CEFFE90" w14:textId="77777777" w:rsidR="00DE43CA" w:rsidRPr="00EB74FF" w:rsidRDefault="00DE43CA"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Balance Information Request Identifier</w:t>
            </w:r>
          </w:p>
        </w:tc>
        <w:tc>
          <w:tcPr>
            <w:tcW w:w="3420" w:type="dxa"/>
            <w:tcBorders>
              <w:top w:val="nil"/>
              <w:left w:val="nil"/>
              <w:bottom w:val="single" w:sz="4" w:space="0" w:color="auto"/>
              <w:right w:val="single" w:sz="4" w:space="0" w:color="auto"/>
            </w:tcBorders>
            <w:shd w:val="clear" w:color="auto" w:fill="auto"/>
            <w:noWrap/>
            <w:hideMark/>
          </w:tcPr>
          <w:p w14:paraId="0E0594AF" w14:textId="77777777" w:rsidR="00DE43CA" w:rsidRPr="00EB74FF" w:rsidRDefault="00DE43CA" w:rsidP="00781647">
            <w:pPr>
              <w:spacing w:after="0"/>
              <w:rPr>
                <w:rFonts w:asciiTheme="minorHAnsi" w:hAnsiTheme="minorHAnsi" w:cstheme="minorHAnsi"/>
                <w:color w:val="000000"/>
                <w:lang w:val="en-GB" w:eastAsia="en-GB"/>
              </w:rPr>
            </w:pPr>
            <w:r w:rsidRPr="00EB74FF">
              <w:rPr>
                <w:rFonts w:asciiTheme="minorHAnsi" w:hAnsiTheme="minorHAnsi" w:cstheme="minorHAnsi"/>
              </w:rPr>
              <w:t>System generated Primary Key (PK )</w:t>
            </w:r>
          </w:p>
        </w:tc>
        <w:tc>
          <w:tcPr>
            <w:tcW w:w="2846" w:type="dxa"/>
            <w:tcBorders>
              <w:top w:val="nil"/>
              <w:left w:val="nil"/>
              <w:bottom w:val="single" w:sz="4" w:space="0" w:color="auto"/>
              <w:right w:val="single" w:sz="4" w:space="0" w:color="auto"/>
            </w:tcBorders>
          </w:tcPr>
          <w:p w14:paraId="0725C429" w14:textId="77777777" w:rsidR="00DE43CA" w:rsidRPr="00EB74FF" w:rsidRDefault="00DE43CA" w:rsidP="00781647">
            <w:pPr>
              <w:spacing w:after="0"/>
              <w:rPr>
                <w:rFonts w:asciiTheme="minorHAnsi" w:hAnsiTheme="minorHAnsi" w:cstheme="minorHAnsi"/>
              </w:rPr>
            </w:pPr>
            <w:r w:rsidRPr="00DE43CA">
              <w:rPr>
                <w:rFonts w:asciiTheme="minorHAnsi" w:hAnsiTheme="minorHAnsi" w:cstheme="minorHAnsi"/>
              </w:rPr>
              <w:t>ACC_BAL_INFO_REQST_ID</w:t>
            </w:r>
          </w:p>
        </w:tc>
      </w:tr>
      <w:tr w:rsidR="00DE43CA" w:rsidRPr="00EB74FF" w14:paraId="5E0EB3CA" w14:textId="77777777" w:rsidTr="00DE43CA">
        <w:trPr>
          <w:trHeight w:val="255"/>
        </w:trPr>
        <w:tc>
          <w:tcPr>
            <w:tcW w:w="498" w:type="dxa"/>
            <w:tcBorders>
              <w:top w:val="nil"/>
              <w:left w:val="single" w:sz="4" w:space="0" w:color="auto"/>
              <w:bottom w:val="single" w:sz="4" w:space="0" w:color="auto"/>
              <w:right w:val="single" w:sz="4" w:space="0" w:color="auto"/>
            </w:tcBorders>
          </w:tcPr>
          <w:p w14:paraId="77F9A332" w14:textId="4C63F091" w:rsidR="00DE43CA" w:rsidRPr="00EB74FF" w:rsidRDefault="00F76B44" w:rsidP="00781647">
            <w:pPr>
              <w:spacing w:after="0"/>
              <w:rPr>
                <w:rFonts w:asciiTheme="minorHAnsi" w:hAnsiTheme="minorHAnsi" w:cstheme="minorHAnsi"/>
                <w:color w:val="000000"/>
                <w:lang w:val="en-GB" w:eastAsia="en-GB"/>
              </w:rPr>
            </w:pPr>
            <w:ins w:id="368" w:author="Mohamed Ramadan" w:date="2019-01-14T12:05:00Z">
              <w:r>
                <w:rPr>
                  <w:rFonts w:ascii="Calibri" w:hAnsiTheme="minorHAnsi" w:cstheme="minorHAnsi"/>
                  <w:color w:val="000000"/>
                  <w:rtl/>
                  <w:lang w:val="en-GB" w:eastAsia="en-GB"/>
                </w:rPr>
                <w:t>2</w:t>
              </w:r>
            </w:ins>
          </w:p>
        </w:tc>
        <w:tc>
          <w:tcPr>
            <w:tcW w:w="3199" w:type="dxa"/>
            <w:tcBorders>
              <w:top w:val="nil"/>
              <w:left w:val="single" w:sz="4" w:space="0" w:color="auto"/>
              <w:bottom w:val="single" w:sz="4" w:space="0" w:color="auto"/>
              <w:right w:val="single" w:sz="4" w:space="0" w:color="auto"/>
            </w:tcBorders>
            <w:shd w:val="clear" w:color="auto" w:fill="auto"/>
            <w:noWrap/>
          </w:tcPr>
          <w:p w14:paraId="3EF6BC8F" w14:textId="77777777" w:rsidR="00DE43CA" w:rsidRPr="00EB74FF" w:rsidRDefault="00DE43CA"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Agency Service Request Identifier</w:t>
            </w:r>
          </w:p>
        </w:tc>
        <w:tc>
          <w:tcPr>
            <w:tcW w:w="3420" w:type="dxa"/>
            <w:tcBorders>
              <w:top w:val="nil"/>
              <w:left w:val="nil"/>
              <w:bottom w:val="single" w:sz="4" w:space="0" w:color="auto"/>
              <w:right w:val="single" w:sz="4" w:space="0" w:color="auto"/>
            </w:tcBorders>
            <w:shd w:val="clear" w:color="auto" w:fill="auto"/>
            <w:noWrap/>
          </w:tcPr>
          <w:p w14:paraId="1AAC9C7C" w14:textId="77777777" w:rsidR="00DE43CA" w:rsidRPr="00EB74FF" w:rsidRDefault="00DE43CA"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2846" w:type="dxa"/>
            <w:tcBorders>
              <w:top w:val="nil"/>
              <w:left w:val="nil"/>
              <w:bottom w:val="single" w:sz="4" w:space="0" w:color="auto"/>
              <w:right w:val="single" w:sz="4" w:space="0" w:color="auto"/>
            </w:tcBorders>
          </w:tcPr>
          <w:p w14:paraId="6AFBEF0D" w14:textId="77777777" w:rsidR="00DE43CA" w:rsidRPr="00EB74FF" w:rsidRDefault="00DE43CA" w:rsidP="00781647">
            <w:pPr>
              <w:spacing w:after="0"/>
              <w:rPr>
                <w:rFonts w:asciiTheme="minorHAnsi" w:hAnsiTheme="minorHAnsi" w:cstheme="minorHAnsi"/>
                <w:color w:val="000000"/>
                <w:lang w:val="en-GB" w:eastAsia="en-GB"/>
              </w:rPr>
            </w:pPr>
            <w:r w:rsidRPr="00DE43CA">
              <w:rPr>
                <w:rFonts w:asciiTheme="minorHAnsi" w:hAnsiTheme="minorHAnsi" w:cstheme="minorHAnsi"/>
                <w:color w:val="000000"/>
                <w:lang w:val="en-GB" w:eastAsia="en-GB"/>
              </w:rPr>
              <w:t>AGCY_SRVC_REQST_ID</w:t>
            </w:r>
          </w:p>
        </w:tc>
      </w:tr>
      <w:tr w:rsidR="00DE43CA" w:rsidRPr="00EB74FF" w14:paraId="146ED56E" w14:textId="77777777" w:rsidTr="00DE43CA">
        <w:trPr>
          <w:trHeight w:val="255"/>
        </w:trPr>
        <w:tc>
          <w:tcPr>
            <w:tcW w:w="498" w:type="dxa"/>
            <w:tcBorders>
              <w:top w:val="nil"/>
              <w:left w:val="single" w:sz="4" w:space="0" w:color="auto"/>
              <w:bottom w:val="single" w:sz="4" w:space="0" w:color="auto"/>
              <w:right w:val="single" w:sz="4" w:space="0" w:color="auto"/>
            </w:tcBorders>
          </w:tcPr>
          <w:p w14:paraId="75144623" w14:textId="3110D959" w:rsidR="00DE43CA" w:rsidRPr="00EB74FF" w:rsidRDefault="00F76B44" w:rsidP="00781647">
            <w:pPr>
              <w:spacing w:after="0"/>
              <w:rPr>
                <w:rFonts w:asciiTheme="minorHAnsi" w:hAnsiTheme="minorHAnsi" w:cstheme="minorHAnsi"/>
                <w:color w:val="000000"/>
                <w:lang w:val="en-GB" w:eastAsia="en-GB"/>
              </w:rPr>
            </w:pPr>
            <w:ins w:id="369" w:author="Mohamed Ramadan" w:date="2019-01-14T12:05:00Z">
              <w:r>
                <w:rPr>
                  <w:rFonts w:ascii="Calibri" w:hAnsiTheme="minorHAnsi" w:cstheme="minorHAnsi"/>
                  <w:color w:val="000000"/>
                  <w:rtl/>
                  <w:lang w:val="en-GB" w:eastAsia="en-GB"/>
                </w:rPr>
                <w:t>3</w:t>
              </w:r>
            </w:ins>
          </w:p>
        </w:tc>
        <w:tc>
          <w:tcPr>
            <w:tcW w:w="3199" w:type="dxa"/>
            <w:tcBorders>
              <w:top w:val="nil"/>
              <w:left w:val="single" w:sz="4" w:space="0" w:color="auto"/>
              <w:bottom w:val="single" w:sz="4" w:space="0" w:color="auto"/>
              <w:right w:val="single" w:sz="4" w:space="0" w:color="auto"/>
            </w:tcBorders>
            <w:shd w:val="clear" w:color="auto" w:fill="auto"/>
            <w:noWrap/>
            <w:hideMark/>
          </w:tcPr>
          <w:p w14:paraId="25D3B34A" w14:textId="77777777" w:rsidR="00DE43CA" w:rsidRPr="00EB74FF" w:rsidRDefault="00DE43CA"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Number</w:t>
            </w:r>
          </w:p>
        </w:tc>
        <w:tc>
          <w:tcPr>
            <w:tcW w:w="3420" w:type="dxa"/>
            <w:tcBorders>
              <w:top w:val="nil"/>
              <w:left w:val="nil"/>
              <w:bottom w:val="single" w:sz="4" w:space="0" w:color="auto"/>
              <w:right w:val="single" w:sz="4" w:space="0" w:color="auto"/>
            </w:tcBorders>
            <w:shd w:val="clear" w:color="auto" w:fill="auto"/>
            <w:noWrap/>
            <w:hideMark/>
          </w:tcPr>
          <w:p w14:paraId="4591DA0D" w14:textId="77777777" w:rsidR="00DE43CA" w:rsidRPr="00EB74FF" w:rsidRDefault="00DE43CA"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Involved party’s account number</w:t>
            </w:r>
          </w:p>
        </w:tc>
        <w:tc>
          <w:tcPr>
            <w:tcW w:w="2846" w:type="dxa"/>
            <w:tcBorders>
              <w:top w:val="nil"/>
              <w:left w:val="nil"/>
              <w:bottom w:val="single" w:sz="4" w:space="0" w:color="auto"/>
              <w:right w:val="single" w:sz="4" w:space="0" w:color="auto"/>
            </w:tcBorders>
          </w:tcPr>
          <w:p w14:paraId="0766F918" w14:textId="77777777" w:rsidR="00DE43CA" w:rsidRPr="00EB74FF" w:rsidRDefault="00DE43CA" w:rsidP="00781647">
            <w:pPr>
              <w:spacing w:after="0"/>
              <w:rPr>
                <w:rFonts w:asciiTheme="minorHAnsi" w:hAnsiTheme="minorHAnsi" w:cstheme="minorHAnsi"/>
                <w:color w:val="000000"/>
                <w:lang w:val="en-GB" w:eastAsia="en-GB"/>
              </w:rPr>
            </w:pPr>
            <w:r w:rsidRPr="00DE43CA">
              <w:rPr>
                <w:rFonts w:asciiTheme="minorHAnsi" w:hAnsiTheme="minorHAnsi" w:cstheme="minorHAnsi"/>
                <w:color w:val="000000"/>
                <w:lang w:val="en-GB" w:eastAsia="en-GB"/>
              </w:rPr>
              <w:t>ACC_NO</w:t>
            </w:r>
          </w:p>
        </w:tc>
      </w:tr>
      <w:tr w:rsidR="00DE43CA" w:rsidRPr="00EB74FF" w14:paraId="69E282EC" w14:textId="77777777" w:rsidTr="00DE43CA">
        <w:trPr>
          <w:trHeight w:val="255"/>
        </w:trPr>
        <w:tc>
          <w:tcPr>
            <w:tcW w:w="498" w:type="dxa"/>
            <w:tcBorders>
              <w:top w:val="nil"/>
              <w:left w:val="single" w:sz="4" w:space="0" w:color="auto"/>
              <w:bottom w:val="single" w:sz="4" w:space="0" w:color="auto"/>
              <w:right w:val="single" w:sz="4" w:space="0" w:color="auto"/>
            </w:tcBorders>
          </w:tcPr>
          <w:p w14:paraId="7AFE89EA" w14:textId="6E6EE9AB" w:rsidR="00DE43CA" w:rsidRPr="00EB74FF" w:rsidRDefault="00F76B44" w:rsidP="00781647">
            <w:pPr>
              <w:spacing w:after="0"/>
              <w:rPr>
                <w:rFonts w:asciiTheme="minorHAnsi" w:hAnsiTheme="minorHAnsi" w:cstheme="minorHAnsi"/>
                <w:color w:val="000000"/>
                <w:lang w:val="en-GB" w:eastAsia="en-GB"/>
              </w:rPr>
            </w:pPr>
            <w:ins w:id="370" w:author="Mohamed Ramadan" w:date="2019-01-14T12:05:00Z">
              <w:r>
                <w:rPr>
                  <w:rFonts w:ascii="Calibri" w:hAnsiTheme="minorHAnsi" w:cstheme="minorHAnsi"/>
                  <w:color w:val="000000"/>
                  <w:rtl/>
                  <w:lang w:val="en-GB" w:eastAsia="en-GB"/>
                </w:rPr>
                <w:t>4</w:t>
              </w:r>
            </w:ins>
          </w:p>
        </w:tc>
        <w:tc>
          <w:tcPr>
            <w:tcW w:w="3199" w:type="dxa"/>
            <w:tcBorders>
              <w:top w:val="nil"/>
              <w:left w:val="single" w:sz="4" w:space="0" w:color="auto"/>
              <w:bottom w:val="single" w:sz="4" w:space="0" w:color="auto"/>
              <w:right w:val="single" w:sz="4" w:space="0" w:color="auto"/>
            </w:tcBorders>
            <w:shd w:val="clear" w:color="auto" w:fill="auto"/>
            <w:noWrap/>
            <w:hideMark/>
          </w:tcPr>
          <w:p w14:paraId="11FDD59D" w14:textId="77777777" w:rsidR="00DE43CA" w:rsidRPr="00EB74FF" w:rsidRDefault="00DE43CA"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IBAN</w:t>
            </w:r>
          </w:p>
        </w:tc>
        <w:tc>
          <w:tcPr>
            <w:tcW w:w="3420" w:type="dxa"/>
            <w:tcBorders>
              <w:top w:val="nil"/>
              <w:left w:val="nil"/>
              <w:bottom w:val="single" w:sz="4" w:space="0" w:color="auto"/>
              <w:right w:val="single" w:sz="4" w:space="0" w:color="auto"/>
            </w:tcBorders>
            <w:shd w:val="clear" w:color="auto" w:fill="auto"/>
            <w:noWrap/>
            <w:hideMark/>
          </w:tcPr>
          <w:p w14:paraId="51F8A866" w14:textId="77777777" w:rsidR="00DE43CA" w:rsidRPr="00EB74FF" w:rsidRDefault="00DE43CA"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Is IBAN or not</w:t>
            </w:r>
          </w:p>
        </w:tc>
        <w:tc>
          <w:tcPr>
            <w:tcW w:w="2846" w:type="dxa"/>
            <w:tcBorders>
              <w:top w:val="nil"/>
              <w:left w:val="nil"/>
              <w:bottom w:val="single" w:sz="4" w:space="0" w:color="auto"/>
              <w:right w:val="single" w:sz="4" w:space="0" w:color="auto"/>
            </w:tcBorders>
          </w:tcPr>
          <w:p w14:paraId="4B612C04" w14:textId="77777777" w:rsidR="00DE43CA" w:rsidRPr="00EB74FF" w:rsidRDefault="00DE43CA" w:rsidP="00781647">
            <w:pPr>
              <w:spacing w:after="0"/>
              <w:rPr>
                <w:rFonts w:asciiTheme="minorHAnsi" w:hAnsiTheme="minorHAnsi" w:cstheme="minorHAnsi"/>
                <w:color w:val="000000"/>
                <w:lang w:val="en-GB" w:eastAsia="en-GB"/>
              </w:rPr>
            </w:pPr>
            <w:r w:rsidRPr="00DE43CA">
              <w:rPr>
                <w:rFonts w:asciiTheme="minorHAnsi" w:hAnsiTheme="minorHAnsi" w:cstheme="minorHAnsi"/>
                <w:color w:val="000000"/>
                <w:lang w:val="en-GB" w:eastAsia="en-GB"/>
              </w:rPr>
              <w:t>IBAN</w:t>
            </w:r>
          </w:p>
        </w:tc>
      </w:tr>
    </w:tbl>
    <w:p w14:paraId="31C58009" w14:textId="77777777" w:rsidR="00E55AF0" w:rsidRPr="008873A5" w:rsidRDefault="00E55AF0" w:rsidP="0034151F">
      <w:pPr>
        <w:pStyle w:val="Heading3"/>
        <w:spacing w:before="360" w:after="360"/>
        <w:rPr>
          <w:b/>
          <w:bCs/>
        </w:rPr>
      </w:pPr>
      <w:bookmarkStart w:id="371" w:name="_Entity_Name:_Account"/>
      <w:bookmarkStart w:id="372" w:name="_Account_Balance_Information"/>
      <w:bookmarkStart w:id="373" w:name="_Toc535244549"/>
      <w:bookmarkEnd w:id="371"/>
      <w:bookmarkEnd w:id="372"/>
      <w:r w:rsidRPr="008873A5">
        <w:rPr>
          <w:b/>
          <w:bCs/>
        </w:rPr>
        <w:t>Account Balance Information Response</w:t>
      </w:r>
      <w:bookmarkEnd w:id="373"/>
    </w:p>
    <w:tbl>
      <w:tblPr>
        <w:tblW w:w="9963" w:type="dxa"/>
        <w:tblInd w:w="-342" w:type="dxa"/>
        <w:tblLook w:val="04A0" w:firstRow="1" w:lastRow="0" w:firstColumn="1" w:lastColumn="0" w:noHBand="0" w:noVBand="1"/>
      </w:tblPr>
      <w:tblGrid>
        <w:gridCol w:w="440"/>
        <w:gridCol w:w="3109"/>
        <w:gridCol w:w="3870"/>
        <w:gridCol w:w="2544"/>
      </w:tblGrid>
      <w:tr w:rsidR="00DE40F2" w:rsidRPr="00EB74FF" w14:paraId="0C4E0AFF" w14:textId="77777777" w:rsidTr="00DE40F2">
        <w:trPr>
          <w:trHeight w:val="255"/>
        </w:trPr>
        <w:tc>
          <w:tcPr>
            <w:tcW w:w="436" w:type="dxa"/>
            <w:tcBorders>
              <w:top w:val="single" w:sz="4" w:space="0" w:color="auto"/>
              <w:left w:val="single" w:sz="4" w:space="0" w:color="auto"/>
              <w:bottom w:val="single" w:sz="4" w:space="0" w:color="auto"/>
              <w:right w:val="single" w:sz="4" w:space="0" w:color="auto"/>
            </w:tcBorders>
            <w:shd w:val="clear" w:color="000000" w:fill="EEECE1"/>
          </w:tcPr>
          <w:p w14:paraId="00CDAD1E" w14:textId="77777777" w:rsidR="00DE40F2" w:rsidRPr="00EB74FF" w:rsidRDefault="00DE40F2" w:rsidP="00DE40F2">
            <w:pPr>
              <w:spacing w:after="0"/>
              <w:rPr>
                <w:rFonts w:asciiTheme="minorHAnsi" w:hAnsiTheme="minorHAnsi" w:cstheme="minorHAnsi"/>
                <w:color w:val="000000"/>
                <w:lang w:val="en-GB" w:eastAsia="en-GB"/>
              </w:rPr>
            </w:pPr>
          </w:p>
        </w:tc>
        <w:tc>
          <w:tcPr>
            <w:tcW w:w="3109" w:type="dxa"/>
            <w:tcBorders>
              <w:top w:val="single" w:sz="4" w:space="0" w:color="auto"/>
              <w:left w:val="single" w:sz="4" w:space="0" w:color="auto"/>
              <w:bottom w:val="single" w:sz="4" w:space="0" w:color="auto"/>
              <w:right w:val="single" w:sz="4" w:space="0" w:color="auto"/>
            </w:tcBorders>
            <w:shd w:val="clear" w:color="000000" w:fill="EEECE1"/>
            <w:noWrap/>
            <w:hideMark/>
          </w:tcPr>
          <w:p w14:paraId="6D771530" w14:textId="77777777" w:rsidR="00DE40F2" w:rsidRPr="00EB74FF" w:rsidRDefault="00DE40F2" w:rsidP="00DE40F2">
            <w:pPr>
              <w:spacing w:after="0"/>
              <w:rPr>
                <w:rFonts w:asciiTheme="minorHAnsi" w:hAnsiTheme="minorHAnsi" w:cstheme="minorHAnsi"/>
                <w:b/>
                <w:bCs/>
                <w:color w:val="000000"/>
                <w:lang w:val="en-GB" w:eastAsia="en-GB"/>
              </w:rPr>
            </w:pPr>
            <w:r w:rsidRPr="00EB74FF">
              <w:rPr>
                <w:rFonts w:asciiTheme="minorHAnsi" w:hAnsiTheme="minorHAnsi" w:cstheme="minorHAnsi"/>
                <w:b/>
                <w:bCs/>
                <w:color w:val="000000"/>
                <w:lang w:val="en-GB" w:eastAsia="en-GB"/>
              </w:rPr>
              <w:t>Attribute Name</w:t>
            </w:r>
          </w:p>
        </w:tc>
        <w:tc>
          <w:tcPr>
            <w:tcW w:w="3870" w:type="dxa"/>
            <w:tcBorders>
              <w:top w:val="single" w:sz="4" w:space="0" w:color="auto"/>
              <w:left w:val="nil"/>
              <w:bottom w:val="single" w:sz="4" w:space="0" w:color="auto"/>
              <w:right w:val="single" w:sz="4" w:space="0" w:color="auto"/>
            </w:tcBorders>
            <w:shd w:val="clear" w:color="000000" w:fill="EEECE1"/>
            <w:noWrap/>
            <w:hideMark/>
          </w:tcPr>
          <w:p w14:paraId="0C74C29C" w14:textId="77777777" w:rsidR="00DE40F2" w:rsidRPr="00EB74FF" w:rsidRDefault="00DE40F2" w:rsidP="00DE40F2">
            <w:pPr>
              <w:spacing w:after="0"/>
              <w:rPr>
                <w:rFonts w:asciiTheme="minorHAnsi" w:hAnsiTheme="minorHAnsi" w:cstheme="minorHAnsi"/>
                <w:b/>
                <w:bCs/>
                <w:color w:val="000000"/>
                <w:lang w:val="en-GB" w:eastAsia="en-GB"/>
              </w:rPr>
            </w:pPr>
            <w:r w:rsidRPr="00EB74FF">
              <w:rPr>
                <w:rFonts w:asciiTheme="minorHAnsi" w:hAnsiTheme="minorHAnsi" w:cstheme="minorHAnsi"/>
                <w:b/>
                <w:bCs/>
                <w:color w:val="000000"/>
                <w:lang w:val="en-GB" w:eastAsia="en-GB"/>
              </w:rPr>
              <w:t>Attribute Definition</w:t>
            </w:r>
          </w:p>
        </w:tc>
        <w:tc>
          <w:tcPr>
            <w:tcW w:w="2548" w:type="dxa"/>
            <w:tcBorders>
              <w:top w:val="single" w:sz="4" w:space="0" w:color="auto"/>
              <w:left w:val="nil"/>
              <w:bottom w:val="single" w:sz="4" w:space="0" w:color="auto"/>
              <w:right w:val="single" w:sz="4" w:space="0" w:color="auto"/>
            </w:tcBorders>
            <w:shd w:val="clear" w:color="000000" w:fill="EEECE1"/>
          </w:tcPr>
          <w:p w14:paraId="765A9689" w14:textId="77777777" w:rsidR="00DE40F2" w:rsidRPr="00EB74FF" w:rsidRDefault="00DE40F2" w:rsidP="00DE40F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DE40F2" w:rsidRPr="00EB74FF" w14:paraId="563D89FE" w14:textId="77777777" w:rsidTr="00DE40F2">
        <w:trPr>
          <w:trHeight w:val="255"/>
        </w:trPr>
        <w:tc>
          <w:tcPr>
            <w:tcW w:w="436" w:type="dxa"/>
            <w:tcBorders>
              <w:top w:val="nil"/>
              <w:left w:val="single" w:sz="4" w:space="0" w:color="auto"/>
              <w:bottom w:val="single" w:sz="4" w:space="0" w:color="auto"/>
              <w:right w:val="single" w:sz="4" w:space="0" w:color="auto"/>
            </w:tcBorders>
          </w:tcPr>
          <w:p w14:paraId="29088A9E" w14:textId="6F9EC333" w:rsidR="00DE40F2" w:rsidRPr="00EB74FF" w:rsidRDefault="00F76B44" w:rsidP="00DE40F2">
            <w:pPr>
              <w:spacing w:after="0"/>
              <w:rPr>
                <w:rFonts w:asciiTheme="minorHAnsi" w:hAnsiTheme="minorHAnsi" w:cstheme="minorHAnsi"/>
                <w:color w:val="000000"/>
                <w:lang w:val="en-GB" w:eastAsia="en-GB"/>
              </w:rPr>
            </w:pPr>
            <w:ins w:id="374" w:author="Mohamed Ramadan" w:date="2019-01-14T12:04:00Z">
              <w:r>
                <w:rPr>
                  <w:rFonts w:ascii="Calibri" w:hAnsiTheme="minorHAnsi" w:cstheme="minorHAnsi"/>
                  <w:color w:val="000000"/>
                  <w:rtl/>
                  <w:lang w:val="en-GB" w:eastAsia="en-GB"/>
                </w:rPr>
                <w:t>1</w:t>
              </w:r>
            </w:ins>
          </w:p>
        </w:tc>
        <w:tc>
          <w:tcPr>
            <w:tcW w:w="3109" w:type="dxa"/>
            <w:tcBorders>
              <w:top w:val="nil"/>
              <w:left w:val="single" w:sz="4" w:space="0" w:color="auto"/>
              <w:bottom w:val="single" w:sz="4" w:space="0" w:color="auto"/>
              <w:right w:val="single" w:sz="4" w:space="0" w:color="auto"/>
            </w:tcBorders>
            <w:shd w:val="clear" w:color="auto" w:fill="auto"/>
            <w:noWrap/>
            <w:hideMark/>
          </w:tcPr>
          <w:p w14:paraId="47BA88CB"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Balance Information Response Identifier</w:t>
            </w:r>
          </w:p>
        </w:tc>
        <w:tc>
          <w:tcPr>
            <w:tcW w:w="3870" w:type="dxa"/>
            <w:tcBorders>
              <w:top w:val="nil"/>
              <w:left w:val="nil"/>
              <w:bottom w:val="single" w:sz="4" w:space="0" w:color="auto"/>
              <w:right w:val="single" w:sz="4" w:space="0" w:color="auto"/>
            </w:tcBorders>
            <w:shd w:val="clear" w:color="auto" w:fill="auto"/>
            <w:noWrap/>
            <w:hideMark/>
          </w:tcPr>
          <w:p w14:paraId="5A1EB2D4"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2548" w:type="dxa"/>
            <w:tcBorders>
              <w:top w:val="nil"/>
              <w:left w:val="nil"/>
              <w:bottom w:val="single" w:sz="4" w:space="0" w:color="auto"/>
              <w:right w:val="single" w:sz="4" w:space="0" w:color="auto"/>
            </w:tcBorders>
          </w:tcPr>
          <w:p w14:paraId="66BF5C1C" w14:textId="77777777" w:rsidR="00DE40F2" w:rsidRPr="00EB74FF" w:rsidRDefault="00DE40F2" w:rsidP="00DE40F2">
            <w:pPr>
              <w:spacing w:after="0"/>
              <w:rPr>
                <w:rFonts w:asciiTheme="minorHAnsi" w:hAnsiTheme="minorHAnsi" w:cstheme="minorHAnsi"/>
                <w:color w:val="000000"/>
                <w:lang w:val="en-GB" w:eastAsia="en-GB"/>
              </w:rPr>
            </w:pPr>
            <w:r w:rsidRPr="00DE40F2">
              <w:rPr>
                <w:rFonts w:asciiTheme="minorHAnsi" w:hAnsiTheme="minorHAnsi" w:cstheme="minorHAnsi"/>
                <w:color w:val="000000"/>
                <w:lang w:val="en-GB" w:eastAsia="en-GB"/>
              </w:rPr>
              <w:t>ACC_BAL_INFO_RESP_ID</w:t>
            </w:r>
          </w:p>
        </w:tc>
      </w:tr>
      <w:tr w:rsidR="00DE40F2" w:rsidRPr="00EB74FF" w14:paraId="0D4EFD55" w14:textId="77777777" w:rsidTr="00DE40F2">
        <w:trPr>
          <w:trHeight w:val="255"/>
        </w:trPr>
        <w:tc>
          <w:tcPr>
            <w:tcW w:w="436" w:type="dxa"/>
            <w:tcBorders>
              <w:top w:val="nil"/>
              <w:left w:val="single" w:sz="4" w:space="0" w:color="auto"/>
              <w:bottom w:val="single" w:sz="4" w:space="0" w:color="auto"/>
              <w:right w:val="single" w:sz="4" w:space="0" w:color="auto"/>
            </w:tcBorders>
          </w:tcPr>
          <w:p w14:paraId="11E3BDBA" w14:textId="38B379C8" w:rsidR="00DE40F2" w:rsidRPr="00EB74FF" w:rsidRDefault="00F76B44" w:rsidP="00DE40F2">
            <w:pPr>
              <w:spacing w:after="0"/>
              <w:rPr>
                <w:rFonts w:asciiTheme="minorHAnsi" w:hAnsiTheme="minorHAnsi" w:cstheme="minorHAnsi"/>
                <w:color w:val="000000"/>
                <w:lang w:val="en-GB" w:eastAsia="en-GB"/>
              </w:rPr>
            </w:pPr>
            <w:ins w:id="375" w:author="Mohamed Ramadan" w:date="2019-01-14T12:04:00Z">
              <w:r>
                <w:rPr>
                  <w:rFonts w:ascii="Calibri" w:hAnsiTheme="minorHAnsi" w:cstheme="minorHAnsi"/>
                  <w:color w:val="000000"/>
                  <w:rtl/>
                  <w:lang w:val="en-GB" w:eastAsia="en-GB"/>
                </w:rPr>
                <w:t>2</w:t>
              </w:r>
            </w:ins>
          </w:p>
        </w:tc>
        <w:tc>
          <w:tcPr>
            <w:tcW w:w="3109" w:type="dxa"/>
            <w:tcBorders>
              <w:top w:val="nil"/>
              <w:left w:val="single" w:sz="4" w:space="0" w:color="auto"/>
              <w:bottom w:val="single" w:sz="4" w:space="0" w:color="auto"/>
              <w:right w:val="single" w:sz="4" w:space="0" w:color="auto"/>
            </w:tcBorders>
            <w:shd w:val="clear" w:color="auto" w:fill="auto"/>
            <w:noWrap/>
          </w:tcPr>
          <w:p w14:paraId="68F243FC"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Executor Service Task Identifier</w:t>
            </w:r>
          </w:p>
        </w:tc>
        <w:tc>
          <w:tcPr>
            <w:tcW w:w="3870" w:type="dxa"/>
            <w:tcBorders>
              <w:top w:val="nil"/>
              <w:left w:val="nil"/>
              <w:bottom w:val="single" w:sz="4" w:space="0" w:color="auto"/>
              <w:right w:val="single" w:sz="4" w:space="0" w:color="auto"/>
            </w:tcBorders>
            <w:shd w:val="clear" w:color="auto" w:fill="auto"/>
            <w:noWrap/>
          </w:tcPr>
          <w:p w14:paraId="31271C53"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2548" w:type="dxa"/>
            <w:tcBorders>
              <w:top w:val="nil"/>
              <w:left w:val="nil"/>
              <w:bottom w:val="single" w:sz="4" w:space="0" w:color="auto"/>
              <w:right w:val="single" w:sz="4" w:space="0" w:color="auto"/>
            </w:tcBorders>
          </w:tcPr>
          <w:p w14:paraId="447666B5" w14:textId="77777777" w:rsidR="00DE40F2" w:rsidRPr="00EB74FF" w:rsidRDefault="00DE40F2" w:rsidP="00DE40F2">
            <w:pPr>
              <w:spacing w:after="0"/>
              <w:rPr>
                <w:rFonts w:asciiTheme="minorHAnsi" w:hAnsiTheme="minorHAnsi" w:cstheme="minorHAnsi"/>
                <w:color w:val="000000"/>
                <w:lang w:val="en-GB" w:eastAsia="en-GB"/>
              </w:rPr>
            </w:pPr>
            <w:r w:rsidRPr="00DE40F2">
              <w:rPr>
                <w:rFonts w:asciiTheme="minorHAnsi" w:hAnsiTheme="minorHAnsi" w:cstheme="minorHAnsi"/>
                <w:color w:val="000000"/>
                <w:lang w:val="en-GB" w:eastAsia="en-GB"/>
              </w:rPr>
              <w:t>EXETR_SRVC_TASK_ID</w:t>
            </w:r>
          </w:p>
        </w:tc>
      </w:tr>
      <w:tr w:rsidR="00DE40F2" w:rsidRPr="00EB74FF" w14:paraId="3BAFCEB1" w14:textId="77777777" w:rsidTr="00DE40F2">
        <w:trPr>
          <w:trHeight w:val="255"/>
        </w:trPr>
        <w:tc>
          <w:tcPr>
            <w:tcW w:w="436" w:type="dxa"/>
            <w:tcBorders>
              <w:top w:val="nil"/>
              <w:left w:val="single" w:sz="4" w:space="0" w:color="auto"/>
              <w:bottom w:val="single" w:sz="4" w:space="0" w:color="auto"/>
              <w:right w:val="single" w:sz="4" w:space="0" w:color="auto"/>
            </w:tcBorders>
          </w:tcPr>
          <w:p w14:paraId="2A59559C" w14:textId="5853CA0B" w:rsidR="00DE40F2" w:rsidRPr="00EB74FF" w:rsidRDefault="00F76B44" w:rsidP="00DE40F2">
            <w:pPr>
              <w:spacing w:after="0"/>
              <w:rPr>
                <w:rFonts w:asciiTheme="minorHAnsi" w:hAnsiTheme="minorHAnsi" w:cstheme="minorHAnsi"/>
                <w:color w:val="000000"/>
                <w:lang w:val="en-GB" w:eastAsia="en-GB"/>
              </w:rPr>
            </w:pPr>
            <w:ins w:id="376" w:author="Mohamed Ramadan" w:date="2019-01-14T12:04:00Z">
              <w:r>
                <w:rPr>
                  <w:rFonts w:ascii="Calibri" w:hAnsiTheme="minorHAnsi" w:cstheme="minorHAnsi"/>
                  <w:color w:val="000000"/>
                  <w:rtl/>
                  <w:lang w:val="en-GB" w:eastAsia="en-GB"/>
                </w:rPr>
                <w:t>3</w:t>
              </w:r>
            </w:ins>
          </w:p>
        </w:tc>
        <w:tc>
          <w:tcPr>
            <w:tcW w:w="3109" w:type="dxa"/>
            <w:tcBorders>
              <w:top w:val="nil"/>
              <w:left w:val="single" w:sz="4" w:space="0" w:color="auto"/>
              <w:bottom w:val="single" w:sz="4" w:space="0" w:color="auto"/>
              <w:right w:val="single" w:sz="4" w:space="0" w:color="auto"/>
            </w:tcBorders>
            <w:shd w:val="clear" w:color="auto" w:fill="auto"/>
            <w:noWrap/>
            <w:hideMark/>
          </w:tcPr>
          <w:p w14:paraId="40361032"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Number</w:t>
            </w:r>
          </w:p>
        </w:tc>
        <w:tc>
          <w:tcPr>
            <w:tcW w:w="3870" w:type="dxa"/>
            <w:tcBorders>
              <w:top w:val="nil"/>
              <w:left w:val="nil"/>
              <w:bottom w:val="single" w:sz="4" w:space="0" w:color="auto"/>
              <w:right w:val="single" w:sz="4" w:space="0" w:color="auto"/>
            </w:tcBorders>
            <w:shd w:val="clear" w:color="auto" w:fill="auto"/>
            <w:noWrap/>
            <w:hideMark/>
          </w:tcPr>
          <w:p w14:paraId="751835C9"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Involved party’s account number</w:t>
            </w:r>
          </w:p>
        </w:tc>
        <w:tc>
          <w:tcPr>
            <w:tcW w:w="2548" w:type="dxa"/>
            <w:tcBorders>
              <w:top w:val="nil"/>
              <w:left w:val="nil"/>
              <w:bottom w:val="single" w:sz="4" w:space="0" w:color="auto"/>
              <w:right w:val="single" w:sz="4" w:space="0" w:color="auto"/>
            </w:tcBorders>
          </w:tcPr>
          <w:p w14:paraId="3CD4683D" w14:textId="77777777" w:rsidR="00DE40F2" w:rsidRPr="00EB74FF" w:rsidRDefault="00D27291" w:rsidP="00DE40F2">
            <w:pPr>
              <w:spacing w:after="0"/>
              <w:rPr>
                <w:rFonts w:asciiTheme="minorHAnsi" w:hAnsiTheme="minorHAnsi" w:cstheme="minorHAnsi"/>
                <w:color w:val="000000"/>
                <w:lang w:val="en-GB" w:eastAsia="en-GB"/>
              </w:rPr>
            </w:pPr>
            <w:r w:rsidRPr="00D27291">
              <w:rPr>
                <w:rFonts w:asciiTheme="minorHAnsi" w:hAnsiTheme="minorHAnsi" w:cstheme="minorHAnsi"/>
                <w:color w:val="000000"/>
                <w:lang w:val="en-GB" w:eastAsia="en-GB"/>
              </w:rPr>
              <w:t>ACC_NO</w:t>
            </w:r>
          </w:p>
        </w:tc>
      </w:tr>
      <w:tr w:rsidR="00DE40F2" w:rsidRPr="00EB74FF" w14:paraId="16D49428" w14:textId="77777777" w:rsidTr="00DE40F2">
        <w:trPr>
          <w:trHeight w:val="255"/>
        </w:trPr>
        <w:tc>
          <w:tcPr>
            <w:tcW w:w="436" w:type="dxa"/>
            <w:tcBorders>
              <w:top w:val="nil"/>
              <w:left w:val="single" w:sz="4" w:space="0" w:color="auto"/>
              <w:bottom w:val="single" w:sz="4" w:space="0" w:color="auto"/>
              <w:right w:val="single" w:sz="4" w:space="0" w:color="auto"/>
            </w:tcBorders>
          </w:tcPr>
          <w:p w14:paraId="629930AB" w14:textId="217AE06A" w:rsidR="00DE40F2" w:rsidRPr="00EB74FF" w:rsidRDefault="00F76B44" w:rsidP="00DE40F2">
            <w:pPr>
              <w:spacing w:after="0"/>
              <w:rPr>
                <w:rFonts w:asciiTheme="minorHAnsi" w:hAnsiTheme="minorHAnsi" w:cstheme="minorHAnsi"/>
                <w:color w:val="000000"/>
                <w:lang w:val="en-GB" w:eastAsia="en-GB"/>
              </w:rPr>
            </w:pPr>
            <w:ins w:id="377" w:author="Mohamed Ramadan" w:date="2019-01-14T12:04:00Z">
              <w:r>
                <w:rPr>
                  <w:rFonts w:ascii="Calibri" w:hAnsiTheme="minorHAnsi" w:cstheme="minorHAnsi"/>
                  <w:color w:val="000000"/>
                  <w:rtl/>
                  <w:lang w:val="en-GB" w:eastAsia="en-GB"/>
                </w:rPr>
                <w:t>4</w:t>
              </w:r>
            </w:ins>
          </w:p>
        </w:tc>
        <w:tc>
          <w:tcPr>
            <w:tcW w:w="3109" w:type="dxa"/>
            <w:tcBorders>
              <w:top w:val="nil"/>
              <w:left w:val="single" w:sz="4" w:space="0" w:color="auto"/>
              <w:bottom w:val="single" w:sz="4" w:space="0" w:color="auto"/>
              <w:right w:val="single" w:sz="4" w:space="0" w:color="auto"/>
            </w:tcBorders>
            <w:shd w:val="clear" w:color="auto" w:fill="auto"/>
            <w:noWrap/>
            <w:hideMark/>
          </w:tcPr>
          <w:p w14:paraId="29ECFE31"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IBAN</w:t>
            </w:r>
          </w:p>
        </w:tc>
        <w:tc>
          <w:tcPr>
            <w:tcW w:w="3870" w:type="dxa"/>
            <w:tcBorders>
              <w:top w:val="nil"/>
              <w:left w:val="nil"/>
              <w:bottom w:val="single" w:sz="4" w:space="0" w:color="auto"/>
              <w:right w:val="single" w:sz="4" w:space="0" w:color="auto"/>
            </w:tcBorders>
            <w:shd w:val="clear" w:color="auto" w:fill="auto"/>
            <w:noWrap/>
            <w:hideMark/>
          </w:tcPr>
          <w:p w14:paraId="03E07120"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number in IBAN format</w:t>
            </w:r>
          </w:p>
        </w:tc>
        <w:tc>
          <w:tcPr>
            <w:tcW w:w="2548" w:type="dxa"/>
            <w:tcBorders>
              <w:top w:val="nil"/>
              <w:left w:val="nil"/>
              <w:bottom w:val="single" w:sz="4" w:space="0" w:color="auto"/>
              <w:right w:val="single" w:sz="4" w:space="0" w:color="auto"/>
            </w:tcBorders>
          </w:tcPr>
          <w:p w14:paraId="54608B80" w14:textId="77777777" w:rsidR="00DE40F2" w:rsidRPr="00EB74FF" w:rsidRDefault="00D27291" w:rsidP="00DE40F2">
            <w:pPr>
              <w:spacing w:after="0"/>
              <w:rPr>
                <w:rFonts w:asciiTheme="minorHAnsi" w:hAnsiTheme="minorHAnsi" w:cstheme="minorHAnsi"/>
                <w:color w:val="000000"/>
                <w:lang w:val="en-GB" w:eastAsia="en-GB"/>
              </w:rPr>
            </w:pPr>
            <w:r w:rsidRPr="00D27291">
              <w:rPr>
                <w:rFonts w:asciiTheme="minorHAnsi" w:hAnsiTheme="minorHAnsi" w:cstheme="minorHAnsi"/>
                <w:color w:val="000000"/>
                <w:lang w:val="en-GB" w:eastAsia="en-GB"/>
              </w:rPr>
              <w:t>IBAN</w:t>
            </w:r>
          </w:p>
        </w:tc>
      </w:tr>
      <w:tr w:rsidR="00346A42" w:rsidRPr="00EB74FF" w14:paraId="03F1E10E" w14:textId="77777777" w:rsidTr="00DE40F2">
        <w:trPr>
          <w:trHeight w:val="255"/>
        </w:trPr>
        <w:tc>
          <w:tcPr>
            <w:tcW w:w="436" w:type="dxa"/>
            <w:tcBorders>
              <w:top w:val="nil"/>
              <w:left w:val="single" w:sz="4" w:space="0" w:color="auto"/>
              <w:bottom w:val="single" w:sz="4" w:space="0" w:color="auto"/>
              <w:right w:val="single" w:sz="4" w:space="0" w:color="auto"/>
            </w:tcBorders>
          </w:tcPr>
          <w:p w14:paraId="74447029" w14:textId="020002E0" w:rsidR="00346A42" w:rsidRPr="00EB74FF" w:rsidRDefault="00F76B44" w:rsidP="00DE40F2">
            <w:pPr>
              <w:spacing w:after="0"/>
              <w:rPr>
                <w:rFonts w:asciiTheme="minorHAnsi" w:hAnsiTheme="minorHAnsi" w:cstheme="minorHAnsi"/>
                <w:color w:val="000000"/>
                <w:lang w:val="en-GB" w:eastAsia="en-GB"/>
              </w:rPr>
            </w:pPr>
            <w:ins w:id="378" w:author="Mohamed Ramadan" w:date="2019-01-14T12:04:00Z">
              <w:r>
                <w:rPr>
                  <w:rFonts w:ascii="Calibri" w:hAnsiTheme="minorHAnsi" w:cstheme="minorHAnsi"/>
                  <w:color w:val="000000"/>
                  <w:rtl/>
                  <w:lang w:val="en-GB" w:eastAsia="en-GB"/>
                </w:rPr>
                <w:t>5</w:t>
              </w:r>
            </w:ins>
          </w:p>
        </w:tc>
        <w:tc>
          <w:tcPr>
            <w:tcW w:w="3109" w:type="dxa"/>
            <w:tcBorders>
              <w:top w:val="nil"/>
              <w:left w:val="single" w:sz="4" w:space="0" w:color="auto"/>
              <w:bottom w:val="single" w:sz="4" w:space="0" w:color="auto"/>
              <w:right w:val="single" w:sz="4" w:space="0" w:color="auto"/>
            </w:tcBorders>
            <w:shd w:val="clear" w:color="auto" w:fill="auto"/>
            <w:noWrap/>
          </w:tcPr>
          <w:p w14:paraId="008FC67D" w14:textId="77777777" w:rsidR="00346A42" w:rsidRPr="00EB74FF" w:rsidRDefault="00784463" w:rsidP="00346A4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J</w:t>
            </w:r>
            <w:r w:rsidR="00346A42" w:rsidRPr="00346A42">
              <w:rPr>
                <w:rFonts w:asciiTheme="minorHAnsi" w:hAnsiTheme="minorHAnsi" w:cstheme="minorHAnsi"/>
                <w:color w:val="000000"/>
                <w:lang w:val="en-GB" w:eastAsia="en-GB"/>
              </w:rPr>
              <w:t xml:space="preserve">oint </w:t>
            </w:r>
            <w:r w:rsidR="00346A42">
              <w:rPr>
                <w:rFonts w:asciiTheme="minorHAnsi" w:hAnsiTheme="minorHAnsi" w:cstheme="minorHAnsi"/>
                <w:color w:val="000000"/>
                <w:lang w:val="en-GB" w:eastAsia="en-GB"/>
              </w:rPr>
              <w:t>account</w:t>
            </w:r>
          </w:p>
        </w:tc>
        <w:tc>
          <w:tcPr>
            <w:tcW w:w="3870" w:type="dxa"/>
            <w:tcBorders>
              <w:top w:val="nil"/>
              <w:left w:val="nil"/>
              <w:bottom w:val="single" w:sz="4" w:space="0" w:color="auto"/>
              <w:right w:val="single" w:sz="4" w:space="0" w:color="auto"/>
            </w:tcBorders>
            <w:shd w:val="clear" w:color="auto" w:fill="auto"/>
            <w:noWrap/>
          </w:tcPr>
          <w:p w14:paraId="26BE6AF9" w14:textId="77777777" w:rsidR="00346A42" w:rsidRPr="00EB74FF" w:rsidRDefault="00784463" w:rsidP="00DE40F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J</w:t>
            </w:r>
            <w:r w:rsidR="00346A42" w:rsidRPr="00346A42">
              <w:rPr>
                <w:rFonts w:asciiTheme="minorHAnsi" w:hAnsiTheme="minorHAnsi" w:cstheme="minorHAnsi"/>
                <w:color w:val="000000"/>
                <w:lang w:val="en-GB" w:eastAsia="en-GB"/>
              </w:rPr>
              <w:t xml:space="preserve">oint </w:t>
            </w:r>
            <w:r w:rsidR="00346A42">
              <w:rPr>
                <w:rFonts w:asciiTheme="minorHAnsi" w:hAnsiTheme="minorHAnsi" w:cstheme="minorHAnsi"/>
                <w:color w:val="000000"/>
                <w:lang w:val="en-GB" w:eastAsia="en-GB"/>
              </w:rPr>
              <w:t>account</w:t>
            </w:r>
          </w:p>
        </w:tc>
        <w:tc>
          <w:tcPr>
            <w:tcW w:w="2548" w:type="dxa"/>
            <w:tcBorders>
              <w:top w:val="nil"/>
              <w:left w:val="nil"/>
              <w:bottom w:val="single" w:sz="4" w:space="0" w:color="auto"/>
              <w:right w:val="single" w:sz="4" w:space="0" w:color="auto"/>
            </w:tcBorders>
          </w:tcPr>
          <w:p w14:paraId="721AA9D2" w14:textId="77777777" w:rsidR="00346A42" w:rsidRPr="00D27291" w:rsidRDefault="00346A42" w:rsidP="00DE40F2">
            <w:pPr>
              <w:spacing w:after="0"/>
              <w:rPr>
                <w:rFonts w:asciiTheme="minorHAnsi" w:hAnsiTheme="minorHAnsi" w:cstheme="minorHAnsi"/>
                <w:color w:val="000000"/>
                <w:lang w:val="en-GB" w:eastAsia="en-GB"/>
              </w:rPr>
            </w:pPr>
            <w:r w:rsidRPr="00346A42">
              <w:rPr>
                <w:rFonts w:asciiTheme="minorHAnsi" w:hAnsiTheme="minorHAnsi" w:cstheme="minorHAnsi"/>
                <w:color w:val="000000"/>
                <w:lang w:val="en-GB" w:eastAsia="en-GB"/>
              </w:rPr>
              <w:t>JNT_ACC</w:t>
            </w:r>
          </w:p>
        </w:tc>
      </w:tr>
      <w:tr w:rsidR="00DE40F2" w:rsidRPr="00EB74FF" w14:paraId="257D37C4" w14:textId="77777777" w:rsidTr="00DE40F2">
        <w:trPr>
          <w:trHeight w:val="255"/>
        </w:trPr>
        <w:tc>
          <w:tcPr>
            <w:tcW w:w="436" w:type="dxa"/>
            <w:tcBorders>
              <w:top w:val="nil"/>
              <w:left w:val="single" w:sz="4" w:space="0" w:color="auto"/>
              <w:bottom w:val="single" w:sz="4" w:space="0" w:color="auto"/>
              <w:right w:val="single" w:sz="4" w:space="0" w:color="auto"/>
            </w:tcBorders>
          </w:tcPr>
          <w:p w14:paraId="71538669" w14:textId="557AFFF9" w:rsidR="00DE40F2" w:rsidRPr="00EB74FF" w:rsidRDefault="00F76B44" w:rsidP="00DE40F2">
            <w:pPr>
              <w:spacing w:after="0"/>
              <w:rPr>
                <w:rFonts w:asciiTheme="minorHAnsi" w:hAnsiTheme="minorHAnsi" w:cstheme="minorHAnsi"/>
                <w:color w:val="000000"/>
                <w:lang w:val="en-GB" w:eastAsia="en-GB"/>
              </w:rPr>
            </w:pPr>
            <w:ins w:id="379" w:author="Mohamed Ramadan" w:date="2019-01-14T12:04:00Z">
              <w:r>
                <w:rPr>
                  <w:rFonts w:ascii="Calibri" w:hAnsiTheme="minorHAnsi" w:cstheme="minorHAnsi"/>
                  <w:color w:val="000000"/>
                  <w:rtl/>
                  <w:lang w:val="en-GB" w:eastAsia="en-GB"/>
                </w:rPr>
                <w:t>6</w:t>
              </w:r>
            </w:ins>
          </w:p>
        </w:tc>
        <w:tc>
          <w:tcPr>
            <w:tcW w:w="3109" w:type="dxa"/>
            <w:tcBorders>
              <w:top w:val="nil"/>
              <w:left w:val="single" w:sz="4" w:space="0" w:color="auto"/>
              <w:bottom w:val="single" w:sz="4" w:space="0" w:color="auto"/>
              <w:right w:val="single" w:sz="4" w:space="0" w:color="auto"/>
            </w:tcBorders>
            <w:shd w:val="clear" w:color="auto" w:fill="auto"/>
            <w:noWrap/>
            <w:hideMark/>
          </w:tcPr>
          <w:p w14:paraId="2C58706B"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Available Balance</w:t>
            </w:r>
          </w:p>
        </w:tc>
        <w:tc>
          <w:tcPr>
            <w:tcW w:w="3870" w:type="dxa"/>
            <w:tcBorders>
              <w:top w:val="nil"/>
              <w:left w:val="nil"/>
              <w:bottom w:val="single" w:sz="4" w:space="0" w:color="auto"/>
              <w:right w:val="single" w:sz="4" w:space="0" w:color="auto"/>
            </w:tcBorders>
            <w:shd w:val="clear" w:color="auto" w:fill="auto"/>
            <w:noWrap/>
            <w:hideMark/>
          </w:tcPr>
          <w:p w14:paraId="57DD7F87"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The account balance can be (+,-)</w:t>
            </w:r>
          </w:p>
        </w:tc>
        <w:tc>
          <w:tcPr>
            <w:tcW w:w="2548" w:type="dxa"/>
            <w:tcBorders>
              <w:top w:val="nil"/>
              <w:left w:val="nil"/>
              <w:bottom w:val="single" w:sz="4" w:space="0" w:color="auto"/>
              <w:right w:val="single" w:sz="4" w:space="0" w:color="auto"/>
            </w:tcBorders>
          </w:tcPr>
          <w:p w14:paraId="677242E5" w14:textId="77777777" w:rsidR="00DE40F2" w:rsidRPr="00EB74FF" w:rsidRDefault="00D27291" w:rsidP="00DE40F2">
            <w:pPr>
              <w:spacing w:after="0"/>
              <w:rPr>
                <w:rFonts w:asciiTheme="minorHAnsi" w:hAnsiTheme="minorHAnsi" w:cstheme="minorHAnsi"/>
                <w:color w:val="000000"/>
                <w:lang w:val="en-GB" w:eastAsia="en-GB"/>
              </w:rPr>
            </w:pPr>
            <w:r w:rsidRPr="00D27291">
              <w:rPr>
                <w:rFonts w:asciiTheme="minorHAnsi" w:hAnsiTheme="minorHAnsi" w:cstheme="minorHAnsi"/>
                <w:color w:val="000000"/>
                <w:lang w:val="en-GB" w:eastAsia="en-GB"/>
              </w:rPr>
              <w:t>AVAILABLE_BAL</w:t>
            </w:r>
          </w:p>
        </w:tc>
      </w:tr>
      <w:tr w:rsidR="00DE40F2" w:rsidRPr="00EB74FF" w14:paraId="60B67418" w14:textId="77777777" w:rsidTr="00DE40F2">
        <w:trPr>
          <w:trHeight w:val="255"/>
        </w:trPr>
        <w:tc>
          <w:tcPr>
            <w:tcW w:w="436" w:type="dxa"/>
            <w:tcBorders>
              <w:top w:val="nil"/>
              <w:left w:val="single" w:sz="4" w:space="0" w:color="auto"/>
              <w:bottom w:val="single" w:sz="4" w:space="0" w:color="auto"/>
              <w:right w:val="single" w:sz="4" w:space="0" w:color="auto"/>
            </w:tcBorders>
          </w:tcPr>
          <w:p w14:paraId="4FD1153F" w14:textId="6ABAE0ED" w:rsidR="00DE40F2" w:rsidRPr="00EB74FF" w:rsidRDefault="00F76B44" w:rsidP="00DE40F2">
            <w:pPr>
              <w:spacing w:after="0"/>
              <w:rPr>
                <w:rFonts w:asciiTheme="minorHAnsi" w:hAnsiTheme="minorHAnsi" w:cstheme="minorHAnsi"/>
                <w:color w:val="000000"/>
                <w:lang w:val="en-GB" w:eastAsia="en-GB"/>
              </w:rPr>
            </w:pPr>
            <w:ins w:id="380" w:author="Mohamed Ramadan" w:date="2019-01-14T12:04:00Z">
              <w:r>
                <w:rPr>
                  <w:rFonts w:ascii="Calibri" w:hAnsiTheme="minorHAnsi" w:cstheme="minorHAnsi"/>
                  <w:color w:val="000000"/>
                  <w:rtl/>
                  <w:lang w:val="en-GB" w:eastAsia="en-GB"/>
                </w:rPr>
                <w:t>7</w:t>
              </w:r>
            </w:ins>
          </w:p>
        </w:tc>
        <w:tc>
          <w:tcPr>
            <w:tcW w:w="3109" w:type="dxa"/>
            <w:tcBorders>
              <w:top w:val="nil"/>
              <w:left w:val="single" w:sz="4" w:space="0" w:color="auto"/>
              <w:bottom w:val="single" w:sz="4" w:space="0" w:color="auto"/>
              <w:right w:val="single" w:sz="4" w:space="0" w:color="auto"/>
            </w:tcBorders>
            <w:shd w:val="clear" w:color="auto" w:fill="auto"/>
            <w:noWrap/>
          </w:tcPr>
          <w:p w14:paraId="2328F0D3"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Type</w:t>
            </w:r>
          </w:p>
        </w:tc>
        <w:tc>
          <w:tcPr>
            <w:tcW w:w="3870" w:type="dxa"/>
            <w:tcBorders>
              <w:top w:val="nil"/>
              <w:left w:val="nil"/>
              <w:bottom w:val="single" w:sz="4" w:space="0" w:color="auto"/>
              <w:right w:val="single" w:sz="4" w:space="0" w:color="auto"/>
            </w:tcBorders>
            <w:shd w:val="clear" w:color="auto" w:fill="auto"/>
            <w:noWrap/>
          </w:tcPr>
          <w:p w14:paraId="74AB8772"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Type of the account description</w:t>
            </w:r>
          </w:p>
        </w:tc>
        <w:tc>
          <w:tcPr>
            <w:tcW w:w="2548" w:type="dxa"/>
            <w:tcBorders>
              <w:top w:val="nil"/>
              <w:left w:val="nil"/>
              <w:bottom w:val="single" w:sz="4" w:space="0" w:color="auto"/>
              <w:right w:val="single" w:sz="4" w:space="0" w:color="auto"/>
            </w:tcBorders>
          </w:tcPr>
          <w:p w14:paraId="7378147A" w14:textId="77777777" w:rsidR="00DE40F2" w:rsidRPr="00EB74FF" w:rsidRDefault="00BD259A" w:rsidP="00DE40F2">
            <w:pPr>
              <w:spacing w:after="0"/>
              <w:rPr>
                <w:rFonts w:asciiTheme="minorHAnsi" w:hAnsiTheme="minorHAnsi" w:cstheme="minorHAnsi"/>
                <w:color w:val="000000"/>
                <w:lang w:val="en-GB" w:eastAsia="en-GB"/>
              </w:rPr>
            </w:pPr>
            <w:r w:rsidRPr="00BD259A">
              <w:rPr>
                <w:rFonts w:asciiTheme="minorHAnsi" w:hAnsiTheme="minorHAnsi" w:cstheme="minorHAnsi"/>
                <w:color w:val="000000"/>
                <w:lang w:val="en-GB" w:eastAsia="en-GB"/>
              </w:rPr>
              <w:t>ACC_TYPE</w:t>
            </w:r>
          </w:p>
        </w:tc>
      </w:tr>
      <w:tr w:rsidR="00DE40F2" w:rsidRPr="00EB74FF" w14:paraId="530A18EE" w14:textId="77777777" w:rsidTr="00DE40F2">
        <w:trPr>
          <w:trHeight w:val="255"/>
        </w:trPr>
        <w:tc>
          <w:tcPr>
            <w:tcW w:w="436" w:type="dxa"/>
            <w:tcBorders>
              <w:top w:val="nil"/>
              <w:left w:val="single" w:sz="4" w:space="0" w:color="auto"/>
              <w:bottom w:val="single" w:sz="4" w:space="0" w:color="auto"/>
              <w:right w:val="single" w:sz="4" w:space="0" w:color="auto"/>
            </w:tcBorders>
          </w:tcPr>
          <w:p w14:paraId="5290AC96" w14:textId="1E53E367" w:rsidR="00DE40F2" w:rsidRPr="00EB74FF" w:rsidRDefault="00F76B44" w:rsidP="00DE40F2">
            <w:pPr>
              <w:spacing w:after="0"/>
              <w:rPr>
                <w:rFonts w:asciiTheme="minorHAnsi" w:hAnsiTheme="minorHAnsi" w:cstheme="minorHAnsi"/>
                <w:color w:val="000000"/>
                <w:lang w:val="en-GB" w:eastAsia="en-GB"/>
              </w:rPr>
            </w:pPr>
            <w:ins w:id="381" w:author="Mohamed Ramadan" w:date="2019-01-14T12:04:00Z">
              <w:r>
                <w:rPr>
                  <w:rFonts w:ascii="Calibri" w:hAnsiTheme="minorHAnsi" w:cstheme="minorHAnsi"/>
                  <w:color w:val="000000"/>
                  <w:rtl/>
                  <w:lang w:val="en-GB" w:eastAsia="en-GB"/>
                </w:rPr>
                <w:t>8</w:t>
              </w:r>
            </w:ins>
          </w:p>
        </w:tc>
        <w:tc>
          <w:tcPr>
            <w:tcW w:w="3109" w:type="dxa"/>
            <w:tcBorders>
              <w:top w:val="nil"/>
              <w:left w:val="single" w:sz="4" w:space="0" w:color="auto"/>
              <w:bottom w:val="single" w:sz="4" w:space="0" w:color="auto"/>
              <w:right w:val="single" w:sz="4" w:space="0" w:color="auto"/>
            </w:tcBorders>
            <w:shd w:val="clear" w:color="auto" w:fill="auto"/>
            <w:noWrap/>
            <w:hideMark/>
          </w:tcPr>
          <w:p w14:paraId="1339D79A"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Total Balance</w:t>
            </w:r>
          </w:p>
        </w:tc>
        <w:tc>
          <w:tcPr>
            <w:tcW w:w="3870" w:type="dxa"/>
            <w:tcBorders>
              <w:top w:val="nil"/>
              <w:left w:val="nil"/>
              <w:bottom w:val="single" w:sz="4" w:space="0" w:color="auto"/>
              <w:right w:val="single" w:sz="4" w:space="0" w:color="auto"/>
            </w:tcBorders>
            <w:shd w:val="clear" w:color="auto" w:fill="auto"/>
            <w:noWrap/>
            <w:hideMark/>
          </w:tcPr>
          <w:p w14:paraId="2D10F202" w14:textId="77777777" w:rsidR="00DE40F2" w:rsidRPr="00EB74FF" w:rsidRDefault="00DE40F2" w:rsidP="00DE40F2">
            <w:pPr>
              <w:spacing w:after="0"/>
              <w:rPr>
                <w:rFonts w:asciiTheme="minorHAnsi" w:hAnsiTheme="minorHAnsi" w:cstheme="minorHAnsi"/>
                <w:color w:val="000000"/>
                <w:lang w:eastAsia="en-GB"/>
              </w:rPr>
            </w:pPr>
            <w:r w:rsidRPr="00EB74FF">
              <w:rPr>
                <w:rFonts w:asciiTheme="minorHAnsi" w:hAnsiTheme="minorHAnsi" w:cstheme="minorHAnsi"/>
                <w:color w:val="000000"/>
                <w:lang w:val="en-GB" w:eastAsia="en-GB"/>
              </w:rPr>
              <w:t>The Total balance is (the available amount + the total reserved amounts) can be (+,-)</w:t>
            </w:r>
          </w:p>
        </w:tc>
        <w:tc>
          <w:tcPr>
            <w:tcW w:w="2548" w:type="dxa"/>
            <w:tcBorders>
              <w:top w:val="nil"/>
              <w:left w:val="nil"/>
              <w:bottom w:val="single" w:sz="4" w:space="0" w:color="auto"/>
              <w:right w:val="single" w:sz="4" w:space="0" w:color="auto"/>
            </w:tcBorders>
          </w:tcPr>
          <w:p w14:paraId="7E210001" w14:textId="77777777" w:rsidR="00DE40F2" w:rsidRPr="00EB74FF" w:rsidRDefault="00BD259A" w:rsidP="00DE40F2">
            <w:pPr>
              <w:spacing w:after="0"/>
              <w:rPr>
                <w:rFonts w:asciiTheme="minorHAnsi" w:hAnsiTheme="minorHAnsi" w:cstheme="minorHAnsi"/>
                <w:color w:val="000000"/>
                <w:lang w:val="en-GB" w:eastAsia="en-GB"/>
              </w:rPr>
            </w:pPr>
            <w:r w:rsidRPr="00BD259A">
              <w:rPr>
                <w:rFonts w:asciiTheme="minorHAnsi" w:hAnsiTheme="minorHAnsi" w:cstheme="minorHAnsi"/>
                <w:color w:val="000000"/>
                <w:lang w:val="en-GB" w:eastAsia="en-GB"/>
              </w:rPr>
              <w:t>TOTAL_BAL</w:t>
            </w:r>
          </w:p>
        </w:tc>
      </w:tr>
      <w:tr w:rsidR="00DE40F2" w:rsidRPr="00EB74FF" w14:paraId="478F6BA4" w14:textId="77777777" w:rsidTr="00DE40F2">
        <w:trPr>
          <w:trHeight w:val="255"/>
        </w:trPr>
        <w:tc>
          <w:tcPr>
            <w:tcW w:w="436" w:type="dxa"/>
            <w:tcBorders>
              <w:top w:val="nil"/>
              <w:left w:val="single" w:sz="4" w:space="0" w:color="auto"/>
              <w:bottom w:val="single" w:sz="4" w:space="0" w:color="auto"/>
              <w:right w:val="single" w:sz="4" w:space="0" w:color="auto"/>
            </w:tcBorders>
          </w:tcPr>
          <w:p w14:paraId="456B31F6" w14:textId="1347B133" w:rsidR="00DE40F2" w:rsidRPr="00EB74FF" w:rsidRDefault="00F76B44" w:rsidP="00DE40F2">
            <w:pPr>
              <w:spacing w:after="0"/>
              <w:rPr>
                <w:rFonts w:asciiTheme="minorHAnsi" w:hAnsiTheme="minorHAnsi" w:cstheme="minorHAnsi"/>
                <w:color w:val="000000"/>
                <w:lang w:val="en-GB" w:eastAsia="en-GB"/>
              </w:rPr>
            </w:pPr>
            <w:ins w:id="382" w:author="Mohamed Ramadan" w:date="2019-01-14T12:04:00Z">
              <w:r>
                <w:rPr>
                  <w:rFonts w:ascii="Calibri" w:hAnsiTheme="minorHAnsi" w:cstheme="minorHAnsi"/>
                  <w:color w:val="000000"/>
                  <w:rtl/>
                  <w:lang w:val="en-GB" w:eastAsia="en-GB"/>
                </w:rPr>
                <w:t>9</w:t>
              </w:r>
            </w:ins>
          </w:p>
        </w:tc>
        <w:tc>
          <w:tcPr>
            <w:tcW w:w="3109" w:type="dxa"/>
            <w:tcBorders>
              <w:top w:val="nil"/>
              <w:left w:val="single" w:sz="4" w:space="0" w:color="auto"/>
              <w:bottom w:val="single" w:sz="4" w:space="0" w:color="auto"/>
              <w:right w:val="single" w:sz="4" w:space="0" w:color="auto"/>
            </w:tcBorders>
            <w:shd w:val="clear" w:color="auto" w:fill="auto"/>
            <w:noWrap/>
            <w:hideMark/>
          </w:tcPr>
          <w:p w14:paraId="3C68797E"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Currency</w:t>
            </w:r>
          </w:p>
        </w:tc>
        <w:tc>
          <w:tcPr>
            <w:tcW w:w="3870" w:type="dxa"/>
            <w:tcBorders>
              <w:top w:val="nil"/>
              <w:left w:val="nil"/>
              <w:bottom w:val="single" w:sz="4" w:space="0" w:color="auto"/>
              <w:right w:val="single" w:sz="4" w:space="0" w:color="auto"/>
            </w:tcBorders>
            <w:shd w:val="clear" w:color="auto" w:fill="auto"/>
            <w:noWrap/>
            <w:hideMark/>
          </w:tcPr>
          <w:p w14:paraId="0F09A96C"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Account Currency</w:t>
            </w:r>
          </w:p>
        </w:tc>
        <w:tc>
          <w:tcPr>
            <w:tcW w:w="2548" w:type="dxa"/>
            <w:tcBorders>
              <w:top w:val="nil"/>
              <w:left w:val="nil"/>
              <w:bottom w:val="single" w:sz="4" w:space="0" w:color="auto"/>
              <w:right w:val="single" w:sz="4" w:space="0" w:color="auto"/>
            </w:tcBorders>
          </w:tcPr>
          <w:p w14:paraId="00B55520" w14:textId="77777777" w:rsidR="00DE40F2" w:rsidRPr="00EB74FF" w:rsidRDefault="00BD259A" w:rsidP="00DE40F2">
            <w:pPr>
              <w:spacing w:after="0"/>
              <w:rPr>
                <w:rFonts w:asciiTheme="minorHAnsi" w:hAnsiTheme="minorHAnsi" w:cstheme="minorHAnsi"/>
                <w:color w:val="000000"/>
                <w:lang w:val="en-GB" w:eastAsia="en-GB"/>
              </w:rPr>
            </w:pPr>
            <w:r w:rsidRPr="00BD259A">
              <w:rPr>
                <w:rFonts w:asciiTheme="minorHAnsi" w:hAnsiTheme="minorHAnsi" w:cstheme="minorHAnsi"/>
                <w:color w:val="000000"/>
                <w:lang w:val="en-GB" w:eastAsia="en-GB"/>
              </w:rPr>
              <w:t>CURRENCY</w:t>
            </w:r>
          </w:p>
        </w:tc>
      </w:tr>
      <w:tr w:rsidR="00D060B9" w:rsidRPr="00EB74FF" w14:paraId="597A138F" w14:textId="77777777" w:rsidTr="00DE40F2">
        <w:trPr>
          <w:trHeight w:val="255"/>
        </w:trPr>
        <w:tc>
          <w:tcPr>
            <w:tcW w:w="436" w:type="dxa"/>
            <w:tcBorders>
              <w:top w:val="nil"/>
              <w:left w:val="single" w:sz="4" w:space="0" w:color="auto"/>
              <w:bottom w:val="single" w:sz="4" w:space="0" w:color="auto"/>
              <w:right w:val="single" w:sz="4" w:space="0" w:color="auto"/>
            </w:tcBorders>
          </w:tcPr>
          <w:p w14:paraId="64214333" w14:textId="181016AC" w:rsidR="00D060B9" w:rsidRPr="00EB74FF" w:rsidRDefault="00F76B44" w:rsidP="00DE40F2">
            <w:pPr>
              <w:spacing w:after="0"/>
              <w:rPr>
                <w:rFonts w:asciiTheme="minorHAnsi" w:hAnsiTheme="minorHAnsi" w:cstheme="minorHAnsi"/>
                <w:color w:val="000000"/>
                <w:lang w:val="en-GB" w:eastAsia="en-GB"/>
              </w:rPr>
            </w:pPr>
            <w:ins w:id="383" w:author="Mohamed Ramadan" w:date="2019-01-14T12:04:00Z">
              <w:r>
                <w:rPr>
                  <w:rFonts w:ascii="Calibri" w:hAnsiTheme="minorHAnsi" w:cstheme="minorHAnsi"/>
                  <w:color w:val="000000"/>
                  <w:rtl/>
                  <w:lang w:val="en-GB" w:eastAsia="en-GB"/>
                </w:rPr>
                <w:t>10</w:t>
              </w:r>
            </w:ins>
          </w:p>
        </w:tc>
        <w:tc>
          <w:tcPr>
            <w:tcW w:w="3109" w:type="dxa"/>
            <w:tcBorders>
              <w:top w:val="nil"/>
              <w:left w:val="single" w:sz="4" w:space="0" w:color="auto"/>
              <w:bottom w:val="single" w:sz="4" w:space="0" w:color="auto"/>
              <w:right w:val="single" w:sz="4" w:space="0" w:color="auto"/>
            </w:tcBorders>
            <w:shd w:val="clear" w:color="auto" w:fill="auto"/>
            <w:noWrap/>
          </w:tcPr>
          <w:p w14:paraId="6B1BF1E9" w14:textId="77777777" w:rsidR="00D060B9" w:rsidRPr="00EB74FF" w:rsidRDefault="00D060B9" w:rsidP="00DE40F2">
            <w:pPr>
              <w:spacing w:after="0"/>
              <w:rPr>
                <w:rFonts w:asciiTheme="minorHAnsi" w:hAnsiTheme="minorHAnsi" w:cstheme="minorHAnsi"/>
                <w:color w:val="000000"/>
                <w:lang w:val="en-GB" w:eastAsia="en-GB"/>
              </w:rPr>
            </w:pPr>
            <w:r w:rsidRPr="00D060B9">
              <w:rPr>
                <w:rFonts w:asciiTheme="minorHAnsi" w:hAnsiTheme="minorHAnsi" w:cstheme="minorHAnsi"/>
                <w:color w:val="000000"/>
                <w:lang w:val="en-GB" w:eastAsia="en-GB"/>
              </w:rPr>
              <w:t>institution</w:t>
            </w:r>
          </w:p>
        </w:tc>
        <w:tc>
          <w:tcPr>
            <w:tcW w:w="3870" w:type="dxa"/>
            <w:tcBorders>
              <w:top w:val="nil"/>
              <w:left w:val="nil"/>
              <w:bottom w:val="single" w:sz="4" w:space="0" w:color="auto"/>
              <w:right w:val="single" w:sz="4" w:space="0" w:color="auto"/>
            </w:tcBorders>
            <w:shd w:val="clear" w:color="auto" w:fill="auto"/>
            <w:noWrap/>
          </w:tcPr>
          <w:p w14:paraId="2A1C778C" w14:textId="77777777" w:rsidR="00D060B9" w:rsidRPr="00EB74FF" w:rsidRDefault="00D060B9" w:rsidP="00DE40F2">
            <w:pPr>
              <w:spacing w:after="0"/>
              <w:rPr>
                <w:rFonts w:asciiTheme="minorHAnsi" w:hAnsiTheme="minorHAnsi" w:cstheme="minorHAnsi"/>
                <w:color w:val="000000"/>
                <w:lang w:val="en-GB" w:eastAsia="en-GB"/>
              </w:rPr>
            </w:pPr>
            <w:r w:rsidRPr="00D060B9">
              <w:rPr>
                <w:rFonts w:asciiTheme="minorHAnsi" w:hAnsiTheme="minorHAnsi" w:cstheme="minorHAnsi"/>
                <w:color w:val="000000"/>
                <w:lang w:val="en-GB" w:eastAsia="en-GB"/>
              </w:rPr>
              <w:t>institution</w:t>
            </w:r>
          </w:p>
        </w:tc>
        <w:tc>
          <w:tcPr>
            <w:tcW w:w="2548" w:type="dxa"/>
            <w:tcBorders>
              <w:top w:val="nil"/>
              <w:left w:val="nil"/>
              <w:bottom w:val="single" w:sz="4" w:space="0" w:color="auto"/>
              <w:right w:val="single" w:sz="4" w:space="0" w:color="auto"/>
            </w:tcBorders>
          </w:tcPr>
          <w:p w14:paraId="21231219" w14:textId="77777777" w:rsidR="00D060B9" w:rsidRPr="00BD259A" w:rsidRDefault="00D060B9" w:rsidP="00DE40F2">
            <w:pPr>
              <w:spacing w:after="0"/>
              <w:rPr>
                <w:rFonts w:asciiTheme="minorHAnsi" w:hAnsiTheme="minorHAnsi" w:cstheme="minorHAnsi"/>
                <w:color w:val="000000"/>
                <w:lang w:val="en-GB" w:eastAsia="en-GB"/>
              </w:rPr>
            </w:pPr>
            <w:r w:rsidRPr="00D060B9">
              <w:rPr>
                <w:rFonts w:asciiTheme="minorHAnsi" w:hAnsiTheme="minorHAnsi" w:cstheme="minorHAnsi"/>
                <w:color w:val="000000"/>
                <w:lang w:val="en-GB" w:eastAsia="en-GB"/>
              </w:rPr>
              <w:t>INST</w:t>
            </w:r>
          </w:p>
        </w:tc>
      </w:tr>
      <w:tr w:rsidR="00DE40F2" w:rsidRPr="00EB74FF" w14:paraId="139805AC" w14:textId="77777777" w:rsidTr="00DE40F2">
        <w:trPr>
          <w:trHeight w:val="255"/>
        </w:trPr>
        <w:tc>
          <w:tcPr>
            <w:tcW w:w="436" w:type="dxa"/>
            <w:tcBorders>
              <w:top w:val="nil"/>
              <w:left w:val="single" w:sz="4" w:space="0" w:color="auto"/>
              <w:bottom w:val="single" w:sz="4" w:space="0" w:color="auto"/>
              <w:right w:val="single" w:sz="4" w:space="0" w:color="auto"/>
            </w:tcBorders>
          </w:tcPr>
          <w:p w14:paraId="3B4D43EB" w14:textId="6139B969" w:rsidR="00DE40F2" w:rsidRPr="00EB74FF" w:rsidRDefault="00F76B44" w:rsidP="00DE40F2">
            <w:pPr>
              <w:spacing w:after="0"/>
              <w:rPr>
                <w:rFonts w:asciiTheme="minorHAnsi" w:hAnsiTheme="minorHAnsi" w:cstheme="minorHAnsi"/>
                <w:color w:val="000000"/>
                <w:lang w:val="en-GB" w:eastAsia="en-GB"/>
              </w:rPr>
            </w:pPr>
            <w:ins w:id="384" w:author="Mohamed Ramadan" w:date="2019-01-14T12:04:00Z">
              <w:r>
                <w:rPr>
                  <w:rFonts w:ascii="Calibri" w:hAnsiTheme="minorHAnsi" w:cstheme="minorHAnsi"/>
                  <w:color w:val="000000"/>
                  <w:rtl/>
                  <w:lang w:val="en-GB" w:eastAsia="en-GB"/>
                </w:rPr>
                <w:t>11</w:t>
              </w:r>
            </w:ins>
          </w:p>
        </w:tc>
        <w:tc>
          <w:tcPr>
            <w:tcW w:w="3109" w:type="dxa"/>
            <w:tcBorders>
              <w:top w:val="nil"/>
              <w:left w:val="single" w:sz="4" w:space="0" w:color="auto"/>
              <w:bottom w:val="single" w:sz="4" w:space="0" w:color="auto"/>
              <w:right w:val="single" w:sz="4" w:space="0" w:color="auto"/>
            </w:tcBorders>
            <w:shd w:val="clear" w:color="auto" w:fill="auto"/>
            <w:noWrap/>
            <w:hideMark/>
          </w:tcPr>
          <w:p w14:paraId="1E336896"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Status</w:t>
            </w:r>
          </w:p>
        </w:tc>
        <w:tc>
          <w:tcPr>
            <w:tcW w:w="3870" w:type="dxa"/>
            <w:tcBorders>
              <w:top w:val="nil"/>
              <w:left w:val="nil"/>
              <w:bottom w:val="single" w:sz="4" w:space="0" w:color="auto"/>
              <w:right w:val="single" w:sz="4" w:space="0" w:color="auto"/>
            </w:tcBorders>
            <w:shd w:val="clear" w:color="auto" w:fill="auto"/>
            <w:noWrap/>
            <w:hideMark/>
          </w:tcPr>
          <w:p w14:paraId="354010A5" w14:textId="77777777" w:rsidR="00DE40F2" w:rsidRPr="00EB74FF" w:rsidRDefault="00DE40F2" w:rsidP="00DE40F2">
            <w:pPr>
              <w:spacing w:after="0"/>
              <w:rPr>
                <w:rFonts w:asciiTheme="minorHAnsi" w:hAnsiTheme="minorHAnsi" w:cstheme="minorHAnsi"/>
                <w:color w:val="000000"/>
                <w:lang w:eastAsia="en-GB"/>
              </w:rPr>
            </w:pPr>
            <w:r w:rsidRPr="00EB74FF">
              <w:rPr>
                <w:rFonts w:asciiTheme="minorHAnsi" w:hAnsiTheme="minorHAnsi" w:cstheme="minorHAnsi"/>
                <w:color w:val="000000"/>
                <w:lang w:val="en-GB" w:eastAsia="en-GB"/>
              </w:rPr>
              <w:t>Account status</w:t>
            </w:r>
          </w:p>
        </w:tc>
        <w:tc>
          <w:tcPr>
            <w:tcW w:w="2548" w:type="dxa"/>
            <w:tcBorders>
              <w:top w:val="nil"/>
              <w:left w:val="nil"/>
              <w:bottom w:val="single" w:sz="4" w:space="0" w:color="auto"/>
              <w:right w:val="single" w:sz="4" w:space="0" w:color="auto"/>
            </w:tcBorders>
          </w:tcPr>
          <w:p w14:paraId="75CB4EB9" w14:textId="77777777" w:rsidR="00DE40F2" w:rsidRPr="00EB74FF" w:rsidRDefault="00BD259A" w:rsidP="00DE40F2">
            <w:pPr>
              <w:spacing w:after="0"/>
              <w:rPr>
                <w:rFonts w:asciiTheme="minorHAnsi" w:hAnsiTheme="minorHAnsi" w:cstheme="minorHAnsi"/>
                <w:color w:val="000000"/>
                <w:lang w:val="en-GB" w:eastAsia="en-GB"/>
              </w:rPr>
            </w:pPr>
            <w:r w:rsidRPr="00BD259A">
              <w:rPr>
                <w:rFonts w:asciiTheme="minorHAnsi" w:hAnsiTheme="minorHAnsi" w:cstheme="minorHAnsi"/>
                <w:color w:val="000000"/>
                <w:lang w:val="en-GB" w:eastAsia="en-GB"/>
              </w:rPr>
              <w:t>ACC_STATUS</w:t>
            </w:r>
          </w:p>
        </w:tc>
      </w:tr>
      <w:tr w:rsidR="00DE40F2" w:rsidRPr="00EB74FF" w14:paraId="118432BF" w14:textId="77777777" w:rsidTr="00BA4883">
        <w:trPr>
          <w:trHeight w:val="255"/>
        </w:trPr>
        <w:tc>
          <w:tcPr>
            <w:tcW w:w="436" w:type="dxa"/>
            <w:tcBorders>
              <w:top w:val="nil"/>
              <w:left w:val="single" w:sz="4" w:space="0" w:color="auto"/>
              <w:bottom w:val="nil"/>
              <w:right w:val="single" w:sz="4" w:space="0" w:color="auto"/>
            </w:tcBorders>
          </w:tcPr>
          <w:p w14:paraId="4A1E51B4" w14:textId="31098FA5" w:rsidR="00DE40F2" w:rsidRPr="00EB74FF" w:rsidRDefault="00F76B44" w:rsidP="00DE40F2">
            <w:pPr>
              <w:spacing w:after="0"/>
              <w:rPr>
                <w:rFonts w:asciiTheme="minorHAnsi" w:hAnsiTheme="minorHAnsi" w:cstheme="minorHAnsi"/>
                <w:color w:val="000000"/>
                <w:lang w:val="en-GB" w:eastAsia="en-GB"/>
              </w:rPr>
            </w:pPr>
            <w:ins w:id="385" w:author="Mohamed Ramadan" w:date="2019-01-14T12:04:00Z">
              <w:r>
                <w:rPr>
                  <w:rFonts w:ascii="Calibri" w:hAnsiTheme="minorHAnsi" w:cstheme="minorHAnsi"/>
                  <w:color w:val="000000"/>
                  <w:rtl/>
                  <w:lang w:val="en-GB" w:eastAsia="en-GB"/>
                </w:rPr>
                <w:t>12</w:t>
              </w:r>
            </w:ins>
          </w:p>
        </w:tc>
        <w:tc>
          <w:tcPr>
            <w:tcW w:w="3109" w:type="dxa"/>
            <w:tcBorders>
              <w:top w:val="nil"/>
              <w:left w:val="single" w:sz="4" w:space="0" w:color="auto"/>
              <w:bottom w:val="nil"/>
              <w:right w:val="single" w:sz="4" w:space="0" w:color="auto"/>
            </w:tcBorders>
            <w:shd w:val="clear" w:color="auto" w:fill="auto"/>
            <w:noWrap/>
            <w:hideMark/>
          </w:tcPr>
          <w:p w14:paraId="08314567"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Balance Date</w:t>
            </w:r>
          </w:p>
        </w:tc>
        <w:tc>
          <w:tcPr>
            <w:tcW w:w="3870" w:type="dxa"/>
            <w:tcBorders>
              <w:top w:val="nil"/>
              <w:left w:val="nil"/>
              <w:bottom w:val="nil"/>
              <w:right w:val="single" w:sz="4" w:space="0" w:color="auto"/>
            </w:tcBorders>
            <w:shd w:val="clear" w:color="auto" w:fill="auto"/>
            <w:noWrap/>
            <w:hideMark/>
          </w:tcPr>
          <w:p w14:paraId="6540402E" w14:textId="77777777" w:rsidR="00DE40F2" w:rsidRPr="00EB74FF" w:rsidRDefault="00DE40F2" w:rsidP="00DE40F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Balance date</w:t>
            </w:r>
          </w:p>
        </w:tc>
        <w:tc>
          <w:tcPr>
            <w:tcW w:w="2548" w:type="dxa"/>
            <w:tcBorders>
              <w:top w:val="nil"/>
              <w:left w:val="nil"/>
              <w:bottom w:val="nil"/>
              <w:right w:val="single" w:sz="4" w:space="0" w:color="auto"/>
            </w:tcBorders>
          </w:tcPr>
          <w:p w14:paraId="6CEB14A7" w14:textId="77777777" w:rsidR="00DE40F2" w:rsidRPr="00EB74FF" w:rsidRDefault="00BA4883" w:rsidP="00DE40F2">
            <w:pPr>
              <w:spacing w:after="0"/>
              <w:rPr>
                <w:rFonts w:asciiTheme="minorHAnsi" w:hAnsiTheme="minorHAnsi" w:cstheme="minorHAnsi"/>
                <w:color w:val="000000"/>
                <w:lang w:val="en-GB" w:eastAsia="en-GB"/>
              </w:rPr>
            </w:pPr>
            <w:r w:rsidRPr="00BA4883">
              <w:rPr>
                <w:rFonts w:asciiTheme="minorHAnsi" w:hAnsiTheme="minorHAnsi" w:cstheme="minorHAnsi"/>
                <w:color w:val="000000"/>
                <w:lang w:val="en-GB" w:eastAsia="en-GB"/>
              </w:rPr>
              <w:t>BAL_DATE</w:t>
            </w:r>
          </w:p>
        </w:tc>
      </w:tr>
      <w:tr w:rsidR="00BA4883" w:rsidRPr="00EB74FF" w14:paraId="46C0452C" w14:textId="77777777" w:rsidTr="00DE40F2">
        <w:trPr>
          <w:trHeight w:val="255"/>
        </w:trPr>
        <w:tc>
          <w:tcPr>
            <w:tcW w:w="436" w:type="dxa"/>
            <w:tcBorders>
              <w:top w:val="nil"/>
              <w:left w:val="single" w:sz="4" w:space="0" w:color="auto"/>
              <w:bottom w:val="single" w:sz="4" w:space="0" w:color="auto"/>
              <w:right w:val="single" w:sz="4" w:space="0" w:color="auto"/>
            </w:tcBorders>
          </w:tcPr>
          <w:p w14:paraId="179B8867" w14:textId="77777777" w:rsidR="00BA4883" w:rsidRDefault="00BA4883" w:rsidP="00DE40F2">
            <w:pPr>
              <w:spacing w:after="0"/>
              <w:rPr>
                <w:rFonts w:asciiTheme="minorHAnsi" w:hAnsiTheme="minorHAnsi" w:cstheme="minorHAnsi"/>
                <w:color w:val="000000"/>
                <w:lang w:val="en-GB" w:eastAsia="en-GB"/>
              </w:rPr>
            </w:pPr>
          </w:p>
          <w:p w14:paraId="44CCA80A" w14:textId="77777777" w:rsidR="00BA4883" w:rsidRDefault="00BA4883" w:rsidP="00DE40F2">
            <w:pPr>
              <w:spacing w:after="0"/>
              <w:rPr>
                <w:rFonts w:asciiTheme="minorHAnsi" w:hAnsiTheme="minorHAnsi" w:cstheme="minorHAnsi"/>
                <w:color w:val="000000"/>
                <w:lang w:val="en-GB" w:eastAsia="en-GB"/>
              </w:rPr>
            </w:pPr>
          </w:p>
          <w:p w14:paraId="7A57728D" w14:textId="77777777" w:rsidR="00BA4883" w:rsidRDefault="00BA4883" w:rsidP="00DE40F2">
            <w:pPr>
              <w:spacing w:after="0"/>
              <w:rPr>
                <w:rFonts w:asciiTheme="minorHAnsi" w:hAnsiTheme="minorHAnsi" w:cstheme="minorHAnsi"/>
                <w:color w:val="000000"/>
                <w:lang w:val="en-GB" w:eastAsia="en-GB"/>
              </w:rPr>
            </w:pPr>
          </w:p>
          <w:p w14:paraId="07D29325" w14:textId="77777777" w:rsidR="00BA4883" w:rsidRPr="00EB74FF" w:rsidRDefault="00BA4883" w:rsidP="00DE40F2">
            <w:pPr>
              <w:spacing w:after="0"/>
              <w:rPr>
                <w:rFonts w:asciiTheme="minorHAnsi" w:hAnsiTheme="minorHAnsi" w:cstheme="minorHAnsi"/>
                <w:color w:val="000000"/>
                <w:lang w:val="en-GB" w:eastAsia="en-GB"/>
              </w:rPr>
            </w:pPr>
          </w:p>
        </w:tc>
        <w:tc>
          <w:tcPr>
            <w:tcW w:w="3109" w:type="dxa"/>
            <w:tcBorders>
              <w:top w:val="nil"/>
              <w:left w:val="single" w:sz="4" w:space="0" w:color="auto"/>
              <w:bottom w:val="single" w:sz="4" w:space="0" w:color="auto"/>
              <w:right w:val="single" w:sz="4" w:space="0" w:color="auto"/>
            </w:tcBorders>
            <w:shd w:val="clear" w:color="auto" w:fill="auto"/>
            <w:noWrap/>
          </w:tcPr>
          <w:p w14:paraId="3463B91A" w14:textId="77777777" w:rsidR="00BA4883" w:rsidRPr="00EB74FF" w:rsidRDefault="00BA4883" w:rsidP="00DE40F2">
            <w:pPr>
              <w:spacing w:after="0"/>
              <w:rPr>
                <w:rFonts w:asciiTheme="minorHAnsi" w:hAnsiTheme="minorHAnsi" w:cstheme="minorHAnsi"/>
                <w:color w:val="000000"/>
                <w:lang w:val="en-GB" w:eastAsia="en-GB"/>
              </w:rPr>
            </w:pPr>
          </w:p>
        </w:tc>
        <w:tc>
          <w:tcPr>
            <w:tcW w:w="3870" w:type="dxa"/>
            <w:tcBorders>
              <w:top w:val="nil"/>
              <w:left w:val="nil"/>
              <w:bottom w:val="single" w:sz="4" w:space="0" w:color="auto"/>
              <w:right w:val="single" w:sz="4" w:space="0" w:color="auto"/>
            </w:tcBorders>
            <w:shd w:val="clear" w:color="auto" w:fill="auto"/>
            <w:noWrap/>
          </w:tcPr>
          <w:p w14:paraId="70C0D8EF" w14:textId="77777777" w:rsidR="00BA4883" w:rsidRPr="00EB74FF" w:rsidRDefault="00BA4883" w:rsidP="00DE40F2">
            <w:pPr>
              <w:spacing w:after="0"/>
              <w:rPr>
                <w:rFonts w:asciiTheme="minorHAnsi" w:hAnsiTheme="minorHAnsi" w:cstheme="minorHAnsi"/>
                <w:color w:val="000000"/>
                <w:lang w:val="en-GB" w:eastAsia="en-GB"/>
              </w:rPr>
            </w:pPr>
          </w:p>
        </w:tc>
        <w:tc>
          <w:tcPr>
            <w:tcW w:w="2548" w:type="dxa"/>
            <w:tcBorders>
              <w:top w:val="nil"/>
              <w:left w:val="nil"/>
              <w:bottom w:val="single" w:sz="4" w:space="0" w:color="auto"/>
              <w:right w:val="single" w:sz="4" w:space="0" w:color="auto"/>
            </w:tcBorders>
          </w:tcPr>
          <w:p w14:paraId="314F3566" w14:textId="77777777" w:rsidR="00BA4883" w:rsidRPr="00BA4883" w:rsidRDefault="00BA4883" w:rsidP="00DE40F2">
            <w:pPr>
              <w:spacing w:after="0"/>
              <w:rPr>
                <w:rFonts w:asciiTheme="minorHAnsi" w:hAnsiTheme="minorHAnsi" w:cstheme="minorHAnsi"/>
                <w:color w:val="000000"/>
                <w:lang w:val="en-GB" w:eastAsia="en-GB"/>
              </w:rPr>
            </w:pPr>
          </w:p>
        </w:tc>
      </w:tr>
    </w:tbl>
    <w:p w14:paraId="592A8EE3" w14:textId="77777777" w:rsidR="00F655B6" w:rsidRPr="00810B8C" w:rsidRDefault="00F655B6" w:rsidP="0034151F">
      <w:pPr>
        <w:pStyle w:val="Heading3"/>
        <w:spacing w:before="360" w:after="360"/>
        <w:rPr>
          <w:b/>
          <w:bCs/>
        </w:rPr>
      </w:pPr>
      <w:bookmarkStart w:id="386" w:name="_Toc535244550"/>
      <w:r w:rsidRPr="00810B8C">
        <w:rPr>
          <w:b/>
          <w:bCs/>
        </w:rPr>
        <w:t>Account Balance Information Reservation</w:t>
      </w:r>
      <w:bookmarkEnd w:id="386"/>
    </w:p>
    <w:tbl>
      <w:tblPr>
        <w:tblW w:w="0" w:type="auto"/>
        <w:tblLook w:val="04A0" w:firstRow="1" w:lastRow="0" w:firstColumn="1" w:lastColumn="0" w:noHBand="0" w:noVBand="1"/>
      </w:tblPr>
      <w:tblGrid>
        <w:gridCol w:w="340"/>
        <w:gridCol w:w="3415"/>
        <w:gridCol w:w="3150"/>
        <w:gridCol w:w="2716"/>
      </w:tblGrid>
      <w:tr w:rsidR="00BA4883" w:rsidRPr="00EB74FF" w14:paraId="28841A48" w14:textId="77777777" w:rsidTr="00BA4883">
        <w:trPr>
          <w:trHeight w:val="255"/>
        </w:trPr>
        <w:tc>
          <w:tcPr>
            <w:tcW w:w="340" w:type="dxa"/>
            <w:tcBorders>
              <w:top w:val="single" w:sz="4" w:space="0" w:color="auto"/>
              <w:left w:val="single" w:sz="4" w:space="0" w:color="auto"/>
              <w:bottom w:val="single" w:sz="4" w:space="0" w:color="auto"/>
              <w:right w:val="single" w:sz="4" w:space="0" w:color="auto"/>
            </w:tcBorders>
            <w:shd w:val="clear" w:color="000000" w:fill="EEECE1"/>
          </w:tcPr>
          <w:p w14:paraId="50B87581" w14:textId="77777777" w:rsidR="00BA4883" w:rsidRPr="00EB74FF" w:rsidRDefault="00BA4883" w:rsidP="00BA4883">
            <w:pPr>
              <w:spacing w:after="0"/>
              <w:rPr>
                <w:rFonts w:asciiTheme="minorHAnsi" w:hAnsiTheme="minorHAnsi" w:cstheme="minorHAnsi"/>
                <w:color w:val="000000"/>
                <w:lang w:eastAsia="en-GB"/>
              </w:rPr>
            </w:pPr>
          </w:p>
        </w:tc>
        <w:tc>
          <w:tcPr>
            <w:tcW w:w="3415" w:type="dxa"/>
            <w:tcBorders>
              <w:top w:val="single" w:sz="4" w:space="0" w:color="auto"/>
              <w:left w:val="single" w:sz="4" w:space="0" w:color="auto"/>
              <w:bottom w:val="single" w:sz="4" w:space="0" w:color="auto"/>
              <w:right w:val="single" w:sz="4" w:space="0" w:color="auto"/>
            </w:tcBorders>
            <w:shd w:val="clear" w:color="000000" w:fill="EEECE1"/>
            <w:noWrap/>
            <w:hideMark/>
          </w:tcPr>
          <w:p w14:paraId="4F80A3F0"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150" w:type="dxa"/>
            <w:tcBorders>
              <w:top w:val="single" w:sz="4" w:space="0" w:color="auto"/>
              <w:left w:val="nil"/>
              <w:bottom w:val="single" w:sz="4" w:space="0" w:color="auto"/>
              <w:right w:val="single" w:sz="4" w:space="0" w:color="auto"/>
            </w:tcBorders>
            <w:shd w:val="clear" w:color="000000" w:fill="EEECE1"/>
            <w:noWrap/>
            <w:hideMark/>
          </w:tcPr>
          <w:p w14:paraId="151E125F"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716" w:type="dxa"/>
            <w:tcBorders>
              <w:top w:val="single" w:sz="4" w:space="0" w:color="auto"/>
              <w:left w:val="nil"/>
              <w:bottom w:val="single" w:sz="4" w:space="0" w:color="auto"/>
              <w:right w:val="single" w:sz="4" w:space="0" w:color="auto"/>
            </w:tcBorders>
            <w:shd w:val="clear" w:color="000000" w:fill="EEECE1"/>
          </w:tcPr>
          <w:p w14:paraId="3DB3745E" w14:textId="77777777" w:rsidR="00BA4883" w:rsidRPr="00EB74FF" w:rsidRDefault="00BA4883" w:rsidP="00BA488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BA4883" w:rsidRPr="00EB74FF" w14:paraId="611AA042" w14:textId="77777777" w:rsidTr="00BA4883">
        <w:trPr>
          <w:trHeight w:val="255"/>
        </w:trPr>
        <w:tc>
          <w:tcPr>
            <w:tcW w:w="340" w:type="dxa"/>
            <w:tcBorders>
              <w:top w:val="nil"/>
              <w:left w:val="single" w:sz="4" w:space="0" w:color="auto"/>
              <w:bottom w:val="single" w:sz="4" w:space="0" w:color="auto"/>
              <w:right w:val="single" w:sz="4" w:space="0" w:color="auto"/>
            </w:tcBorders>
          </w:tcPr>
          <w:p w14:paraId="6EF117B7" w14:textId="683EDE77" w:rsidR="00BA4883" w:rsidRPr="00EB74FF" w:rsidRDefault="00840FC0" w:rsidP="00BA4883">
            <w:pPr>
              <w:spacing w:after="0"/>
              <w:rPr>
                <w:rFonts w:asciiTheme="minorHAnsi" w:hAnsiTheme="minorHAnsi" w:cstheme="minorHAnsi"/>
                <w:color w:val="000000"/>
                <w:lang w:val="en-GB" w:eastAsia="en-GB"/>
              </w:rPr>
            </w:pPr>
            <w:ins w:id="387" w:author="Mohamed Ramadan" w:date="2019-01-14T12:05:00Z">
              <w:r>
                <w:rPr>
                  <w:rFonts w:ascii="Calibri" w:hAnsiTheme="minorHAnsi" w:cstheme="minorHAnsi"/>
                  <w:color w:val="000000"/>
                  <w:rtl/>
                  <w:lang w:val="en-GB" w:eastAsia="en-GB"/>
                </w:rPr>
                <w:t>1</w:t>
              </w:r>
            </w:ins>
          </w:p>
        </w:tc>
        <w:tc>
          <w:tcPr>
            <w:tcW w:w="3415" w:type="dxa"/>
            <w:tcBorders>
              <w:top w:val="nil"/>
              <w:left w:val="single" w:sz="4" w:space="0" w:color="auto"/>
              <w:bottom w:val="single" w:sz="4" w:space="0" w:color="auto"/>
              <w:right w:val="single" w:sz="4" w:space="0" w:color="auto"/>
            </w:tcBorders>
            <w:shd w:val="clear" w:color="auto" w:fill="auto"/>
            <w:noWrap/>
            <w:hideMark/>
          </w:tcPr>
          <w:p w14:paraId="3227C656"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Balance Information Reservation ID</w:t>
            </w:r>
          </w:p>
        </w:tc>
        <w:tc>
          <w:tcPr>
            <w:tcW w:w="3150" w:type="dxa"/>
            <w:tcBorders>
              <w:top w:val="nil"/>
              <w:left w:val="nil"/>
              <w:bottom w:val="single" w:sz="4" w:space="0" w:color="auto"/>
              <w:right w:val="single" w:sz="4" w:space="0" w:color="auto"/>
            </w:tcBorders>
            <w:shd w:val="clear" w:color="auto" w:fill="auto"/>
            <w:noWrap/>
            <w:hideMark/>
          </w:tcPr>
          <w:p w14:paraId="3AF098A6"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2716" w:type="dxa"/>
            <w:tcBorders>
              <w:top w:val="nil"/>
              <w:left w:val="nil"/>
              <w:bottom w:val="single" w:sz="4" w:space="0" w:color="auto"/>
              <w:right w:val="single" w:sz="4" w:space="0" w:color="auto"/>
            </w:tcBorders>
          </w:tcPr>
          <w:p w14:paraId="3B1CF61E" w14:textId="77777777" w:rsidR="00BA4883" w:rsidRPr="00EB74FF" w:rsidRDefault="00BA4883" w:rsidP="00BA4883">
            <w:pPr>
              <w:spacing w:after="0"/>
              <w:rPr>
                <w:rFonts w:asciiTheme="minorHAnsi" w:hAnsiTheme="minorHAnsi" w:cstheme="minorHAnsi"/>
                <w:color w:val="000000"/>
                <w:lang w:val="en-GB" w:eastAsia="en-GB"/>
              </w:rPr>
            </w:pPr>
            <w:r w:rsidRPr="00BA4883">
              <w:rPr>
                <w:rFonts w:asciiTheme="minorHAnsi" w:hAnsiTheme="minorHAnsi" w:cstheme="minorHAnsi"/>
                <w:color w:val="000000"/>
                <w:lang w:val="en-GB" w:eastAsia="en-GB"/>
              </w:rPr>
              <w:t>ACC_BAL_INFO_RESERV_ID</w:t>
            </w:r>
          </w:p>
        </w:tc>
      </w:tr>
      <w:tr w:rsidR="00BA4883" w:rsidRPr="00EB74FF" w14:paraId="3AE9860C" w14:textId="77777777" w:rsidTr="00BA4883">
        <w:trPr>
          <w:trHeight w:val="255"/>
        </w:trPr>
        <w:tc>
          <w:tcPr>
            <w:tcW w:w="340" w:type="dxa"/>
            <w:tcBorders>
              <w:top w:val="nil"/>
              <w:left w:val="single" w:sz="4" w:space="0" w:color="auto"/>
              <w:bottom w:val="single" w:sz="4" w:space="0" w:color="auto"/>
              <w:right w:val="single" w:sz="4" w:space="0" w:color="auto"/>
            </w:tcBorders>
          </w:tcPr>
          <w:p w14:paraId="5582E921" w14:textId="4EE97AC2" w:rsidR="00BA4883" w:rsidRPr="00EB74FF" w:rsidRDefault="00840FC0" w:rsidP="00BA4883">
            <w:pPr>
              <w:spacing w:after="0"/>
              <w:rPr>
                <w:rFonts w:asciiTheme="minorHAnsi" w:hAnsiTheme="minorHAnsi" w:cstheme="minorHAnsi"/>
                <w:color w:val="000000"/>
                <w:lang w:val="en-GB" w:eastAsia="en-GB"/>
              </w:rPr>
            </w:pPr>
            <w:ins w:id="388" w:author="Mohamed Ramadan" w:date="2019-01-14T12:05:00Z">
              <w:r>
                <w:rPr>
                  <w:rFonts w:ascii="Calibri" w:hAnsiTheme="minorHAnsi" w:cstheme="minorHAnsi"/>
                  <w:color w:val="000000"/>
                  <w:rtl/>
                  <w:lang w:val="en-GB" w:eastAsia="en-GB"/>
                </w:rPr>
                <w:t>2</w:t>
              </w:r>
            </w:ins>
          </w:p>
        </w:tc>
        <w:tc>
          <w:tcPr>
            <w:tcW w:w="3415" w:type="dxa"/>
            <w:tcBorders>
              <w:top w:val="nil"/>
              <w:left w:val="single" w:sz="4" w:space="0" w:color="auto"/>
              <w:bottom w:val="single" w:sz="4" w:space="0" w:color="auto"/>
              <w:right w:val="single" w:sz="4" w:space="0" w:color="auto"/>
            </w:tcBorders>
            <w:shd w:val="clear" w:color="auto" w:fill="auto"/>
            <w:noWrap/>
            <w:hideMark/>
          </w:tcPr>
          <w:p w14:paraId="1A367912"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Balance Information Response Identifier</w:t>
            </w:r>
          </w:p>
        </w:tc>
        <w:tc>
          <w:tcPr>
            <w:tcW w:w="3150" w:type="dxa"/>
            <w:tcBorders>
              <w:top w:val="nil"/>
              <w:left w:val="nil"/>
              <w:bottom w:val="single" w:sz="4" w:space="0" w:color="auto"/>
              <w:right w:val="single" w:sz="4" w:space="0" w:color="auto"/>
            </w:tcBorders>
            <w:shd w:val="clear" w:color="auto" w:fill="auto"/>
            <w:noWrap/>
            <w:hideMark/>
          </w:tcPr>
          <w:p w14:paraId="36CF7876"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Account" w:history="1">
              <w:r w:rsidRPr="00EB74FF">
                <w:rPr>
                  <w:rStyle w:val="Hyperlink"/>
                  <w:rFonts w:asciiTheme="minorHAnsi" w:hAnsiTheme="minorHAnsi" w:cstheme="minorHAnsi"/>
                  <w:lang w:val="en-GB" w:eastAsia="en-GB"/>
                </w:rPr>
                <w:t>Account Balance Information Response</w:t>
              </w:r>
            </w:hyperlink>
            <w:r w:rsidRPr="00EB74FF">
              <w:rPr>
                <w:rFonts w:asciiTheme="minorHAnsi" w:hAnsiTheme="minorHAnsi" w:cstheme="minorHAnsi"/>
                <w:color w:val="000000"/>
                <w:lang w:val="en-GB" w:eastAsia="en-GB"/>
              </w:rPr>
              <w:t>]</w:t>
            </w:r>
          </w:p>
        </w:tc>
        <w:tc>
          <w:tcPr>
            <w:tcW w:w="2716" w:type="dxa"/>
            <w:tcBorders>
              <w:top w:val="nil"/>
              <w:left w:val="nil"/>
              <w:bottom w:val="single" w:sz="4" w:space="0" w:color="auto"/>
              <w:right w:val="single" w:sz="4" w:space="0" w:color="auto"/>
            </w:tcBorders>
          </w:tcPr>
          <w:p w14:paraId="504D274D" w14:textId="77777777" w:rsidR="00BA4883" w:rsidRPr="00EB74FF" w:rsidRDefault="00BA4883" w:rsidP="00BA4883">
            <w:pPr>
              <w:spacing w:after="0"/>
              <w:rPr>
                <w:rFonts w:asciiTheme="minorHAnsi" w:hAnsiTheme="minorHAnsi" w:cstheme="minorHAnsi"/>
                <w:color w:val="000000"/>
                <w:lang w:val="en-GB" w:eastAsia="en-GB"/>
              </w:rPr>
            </w:pPr>
            <w:r w:rsidRPr="00BA4883">
              <w:rPr>
                <w:rFonts w:asciiTheme="minorHAnsi" w:hAnsiTheme="minorHAnsi" w:cstheme="minorHAnsi"/>
                <w:color w:val="000000"/>
                <w:lang w:val="en-GB" w:eastAsia="en-GB"/>
              </w:rPr>
              <w:t>ACC_BAL_INFO_RESP_ID</w:t>
            </w:r>
          </w:p>
        </w:tc>
      </w:tr>
      <w:tr w:rsidR="00BA4883" w:rsidRPr="00EB74FF" w14:paraId="37195784" w14:textId="77777777" w:rsidTr="00BA4883">
        <w:trPr>
          <w:trHeight w:val="255"/>
        </w:trPr>
        <w:tc>
          <w:tcPr>
            <w:tcW w:w="340" w:type="dxa"/>
            <w:tcBorders>
              <w:top w:val="nil"/>
              <w:left w:val="single" w:sz="4" w:space="0" w:color="auto"/>
              <w:bottom w:val="single" w:sz="4" w:space="0" w:color="auto"/>
              <w:right w:val="single" w:sz="4" w:space="0" w:color="auto"/>
            </w:tcBorders>
          </w:tcPr>
          <w:p w14:paraId="2BC8425E" w14:textId="6E174428" w:rsidR="00BA4883" w:rsidRPr="00EB74FF" w:rsidRDefault="00840FC0" w:rsidP="00BA4883">
            <w:pPr>
              <w:spacing w:after="0"/>
              <w:rPr>
                <w:rFonts w:asciiTheme="minorHAnsi" w:hAnsiTheme="minorHAnsi" w:cstheme="minorHAnsi"/>
                <w:color w:val="000000"/>
                <w:lang w:val="en-GB" w:eastAsia="en-GB"/>
              </w:rPr>
            </w:pPr>
            <w:ins w:id="389" w:author="Mohamed Ramadan" w:date="2019-01-14T12:05:00Z">
              <w:r>
                <w:rPr>
                  <w:rFonts w:ascii="Calibri" w:hAnsiTheme="minorHAnsi" w:cstheme="minorHAnsi"/>
                  <w:color w:val="000000"/>
                  <w:rtl/>
                  <w:lang w:val="en-GB" w:eastAsia="en-GB"/>
                </w:rPr>
                <w:t>3</w:t>
              </w:r>
            </w:ins>
          </w:p>
        </w:tc>
        <w:tc>
          <w:tcPr>
            <w:tcW w:w="3415" w:type="dxa"/>
            <w:tcBorders>
              <w:top w:val="nil"/>
              <w:left w:val="single" w:sz="4" w:space="0" w:color="auto"/>
              <w:bottom w:val="single" w:sz="4" w:space="0" w:color="auto"/>
              <w:right w:val="single" w:sz="4" w:space="0" w:color="auto"/>
            </w:tcBorders>
            <w:shd w:val="clear" w:color="auto" w:fill="auto"/>
            <w:noWrap/>
            <w:hideMark/>
          </w:tcPr>
          <w:p w14:paraId="3CA6D8FB"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rPr>
              <w:t>Reserved Amount</w:t>
            </w:r>
          </w:p>
        </w:tc>
        <w:tc>
          <w:tcPr>
            <w:tcW w:w="3150" w:type="dxa"/>
            <w:tcBorders>
              <w:top w:val="nil"/>
              <w:left w:val="nil"/>
              <w:bottom w:val="single" w:sz="4" w:space="0" w:color="auto"/>
              <w:right w:val="single" w:sz="4" w:space="0" w:color="auto"/>
            </w:tcBorders>
            <w:shd w:val="clear" w:color="auto" w:fill="auto"/>
            <w:noWrap/>
            <w:hideMark/>
          </w:tcPr>
          <w:p w14:paraId="67DEDDF0"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Amount that is reserved by somebody</w:t>
            </w:r>
          </w:p>
        </w:tc>
        <w:tc>
          <w:tcPr>
            <w:tcW w:w="2716" w:type="dxa"/>
            <w:tcBorders>
              <w:top w:val="nil"/>
              <w:left w:val="nil"/>
              <w:bottom w:val="single" w:sz="4" w:space="0" w:color="auto"/>
              <w:right w:val="single" w:sz="4" w:space="0" w:color="auto"/>
            </w:tcBorders>
          </w:tcPr>
          <w:p w14:paraId="6BF52856" w14:textId="77777777" w:rsidR="00BA4883" w:rsidRPr="00EB74FF" w:rsidRDefault="00BA4883" w:rsidP="00BA4883">
            <w:pPr>
              <w:spacing w:after="0"/>
              <w:rPr>
                <w:rFonts w:asciiTheme="minorHAnsi" w:hAnsiTheme="minorHAnsi" w:cstheme="minorHAnsi"/>
                <w:color w:val="000000"/>
                <w:lang w:val="en-GB" w:eastAsia="en-GB"/>
              </w:rPr>
            </w:pPr>
            <w:r w:rsidRPr="00BA4883">
              <w:rPr>
                <w:rFonts w:asciiTheme="minorHAnsi" w:hAnsiTheme="minorHAnsi" w:cstheme="minorHAnsi"/>
                <w:color w:val="000000"/>
                <w:lang w:val="en-GB" w:eastAsia="en-GB"/>
              </w:rPr>
              <w:t>RESERVED_AMT</w:t>
            </w:r>
          </w:p>
        </w:tc>
      </w:tr>
      <w:tr w:rsidR="00BA4883" w:rsidRPr="00EB74FF" w14:paraId="50A777CC" w14:textId="77777777" w:rsidTr="00BA4883">
        <w:trPr>
          <w:trHeight w:val="255"/>
        </w:trPr>
        <w:tc>
          <w:tcPr>
            <w:tcW w:w="340" w:type="dxa"/>
            <w:tcBorders>
              <w:top w:val="single" w:sz="4" w:space="0" w:color="auto"/>
              <w:left w:val="single" w:sz="4" w:space="0" w:color="auto"/>
              <w:bottom w:val="single" w:sz="4" w:space="0" w:color="auto"/>
              <w:right w:val="single" w:sz="4" w:space="0" w:color="auto"/>
            </w:tcBorders>
          </w:tcPr>
          <w:p w14:paraId="623F288F" w14:textId="0D9EB103" w:rsidR="00BA4883" w:rsidRPr="00EB74FF" w:rsidRDefault="00840FC0" w:rsidP="00BA4883">
            <w:pPr>
              <w:spacing w:after="0"/>
              <w:rPr>
                <w:rFonts w:asciiTheme="minorHAnsi" w:hAnsiTheme="minorHAnsi" w:cstheme="minorHAnsi"/>
                <w:color w:val="000000"/>
                <w:lang w:val="en-GB" w:eastAsia="en-GB"/>
              </w:rPr>
            </w:pPr>
            <w:ins w:id="390" w:author="Mohamed Ramadan" w:date="2019-01-14T12:05:00Z">
              <w:r>
                <w:rPr>
                  <w:rFonts w:ascii="Calibri" w:hAnsiTheme="minorHAnsi" w:cstheme="minorHAnsi"/>
                  <w:color w:val="000000"/>
                  <w:rtl/>
                  <w:lang w:val="en-GB" w:eastAsia="en-GB"/>
                </w:rPr>
                <w:t>4</w:t>
              </w:r>
            </w:ins>
          </w:p>
        </w:tc>
        <w:tc>
          <w:tcPr>
            <w:tcW w:w="3415" w:type="dxa"/>
            <w:tcBorders>
              <w:top w:val="single" w:sz="4" w:space="0" w:color="auto"/>
              <w:left w:val="single" w:sz="4" w:space="0" w:color="auto"/>
              <w:bottom w:val="single" w:sz="4" w:space="0" w:color="auto"/>
              <w:right w:val="single" w:sz="4" w:space="0" w:color="auto"/>
            </w:tcBorders>
            <w:shd w:val="clear" w:color="auto" w:fill="auto"/>
            <w:noWrap/>
            <w:hideMark/>
          </w:tcPr>
          <w:p w14:paraId="2C03EC56"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rPr>
              <w:t>Reserved By</w:t>
            </w:r>
          </w:p>
        </w:tc>
        <w:tc>
          <w:tcPr>
            <w:tcW w:w="3150" w:type="dxa"/>
            <w:tcBorders>
              <w:top w:val="single" w:sz="4" w:space="0" w:color="auto"/>
              <w:left w:val="nil"/>
              <w:bottom w:val="single" w:sz="4" w:space="0" w:color="auto"/>
              <w:right w:val="single" w:sz="4" w:space="0" w:color="auto"/>
            </w:tcBorders>
            <w:shd w:val="clear" w:color="auto" w:fill="auto"/>
            <w:noWrap/>
            <w:hideMark/>
          </w:tcPr>
          <w:p w14:paraId="2D8E78C8"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Info about the institution who is holding reservation on reserved amount</w:t>
            </w:r>
          </w:p>
        </w:tc>
        <w:tc>
          <w:tcPr>
            <w:tcW w:w="2716" w:type="dxa"/>
            <w:tcBorders>
              <w:top w:val="single" w:sz="4" w:space="0" w:color="auto"/>
              <w:left w:val="nil"/>
              <w:bottom w:val="single" w:sz="4" w:space="0" w:color="auto"/>
              <w:right w:val="single" w:sz="4" w:space="0" w:color="auto"/>
            </w:tcBorders>
          </w:tcPr>
          <w:p w14:paraId="4DBC6CD1" w14:textId="77777777" w:rsidR="00BA4883" w:rsidRPr="00EB74FF" w:rsidRDefault="00BA4883" w:rsidP="00BA4883">
            <w:pPr>
              <w:spacing w:after="0"/>
              <w:rPr>
                <w:rFonts w:asciiTheme="minorHAnsi" w:hAnsiTheme="minorHAnsi" w:cstheme="minorHAnsi"/>
                <w:color w:val="000000"/>
                <w:lang w:val="en-GB" w:eastAsia="en-GB"/>
              </w:rPr>
            </w:pPr>
            <w:r w:rsidRPr="00BA4883">
              <w:rPr>
                <w:rFonts w:asciiTheme="minorHAnsi" w:hAnsiTheme="minorHAnsi" w:cstheme="minorHAnsi"/>
                <w:color w:val="000000"/>
                <w:lang w:val="en-GB" w:eastAsia="en-GB"/>
              </w:rPr>
              <w:t>RESERVED_BY</w:t>
            </w:r>
          </w:p>
        </w:tc>
      </w:tr>
      <w:tr w:rsidR="00BA4883" w:rsidRPr="00EB74FF" w14:paraId="493EE370" w14:textId="77777777" w:rsidTr="00BA4883">
        <w:trPr>
          <w:trHeight w:val="255"/>
        </w:trPr>
        <w:tc>
          <w:tcPr>
            <w:tcW w:w="340" w:type="dxa"/>
            <w:tcBorders>
              <w:top w:val="single" w:sz="4" w:space="0" w:color="auto"/>
              <w:left w:val="single" w:sz="4" w:space="0" w:color="auto"/>
              <w:bottom w:val="single" w:sz="4" w:space="0" w:color="auto"/>
              <w:right w:val="single" w:sz="4" w:space="0" w:color="auto"/>
            </w:tcBorders>
          </w:tcPr>
          <w:p w14:paraId="43ABC033" w14:textId="1BF98AF2" w:rsidR="00BA4883" w:rsidRPr="00EB74FF" w:rsidRDefault="00840FC0" w:rsidP="00BA4883">
            <w:pPr>
              <w:spacing w:after="0"/>
              <w:rPr>
                <w:rFonts w:asciiTheme="minorHAnsi" w:hAnsiTheme="minorHAnsi" w:cstheme="minorHAnsi"/>
                <w:color w:val="000000"/>
                <w:lang w:val="en-GB" w:eastAsia="en-GB"/>
              </w:rPr>
            </w:pPr>
            <w:ins w:id="391" w:author="Mohamed Ramadan" w:date="2019-01-14T12:05:00Z">
              <w:r>
                <w:rPr>
                  <w:rFonts w:ascii="Calibri" w:hAnsiTheme="minorHAnsi" w:cstheme="minorHAnsi"/>
                  <w:color w:val="000000"/>
                  <w:rtl/>
                  <w:lang w:val="en-GB" w:eastAsia="en-GB"/>
                </w:rPr>
                <w:t>5</w:t>
              </w:r>
            </w:ins>
          </w:p>
        </w:tc>
        <w:tc>
          <w:tcPr>
            <w:tcW w:w="3415" w:type="dxa"/>
            <w:tcBorders>
              <w:top w:val="single" w:sz="4" w:space="0" w:color="auto"/>
              <w:left w:val="single" w:sz="4" w:space="0" w:color="auto"/>
              <w:bottom w:val="single" w:sz="4" w:space="0" w:color="auto"/>
              <w:right w:val="single" w:sz="4" w:space="0" w:color="auto"/>
            </w:tcBorders>
            <w:shd w:val="clear" w:color="auto" w:fill="auto"/>
            <w:noWrap/>
          </w:tcPr>
          <w:p w14:paraId="2EF93E5E" w14:textId="77777777" w:rsidR="00BA4883" w:rsidRPr="00EB74FF" w:rsidRDefault="00BA4883" w:rsidP="00BA4883">
            <w:pPr>
              <w:spacing w:after="0"/>
              <w:rPr>
                <w:rFonts w:asciiTheme="minorHAnsi" w:hAnsiTheme="minorHAnsi" w:cstheme="minorHAnsi"/>
              </w:rPr>
            </w:pPr>
            <w:r w:rsidRPr="00EB74FF">
              <w:rPr>
                <w:rFonts w:asciiTheme="minorHAnsi" w:hAnsiTheme="minorHAnsi" w:cstheme="minorHAnsi"/>
              </w:rPr>
              <w:t>Currency</w:t>
            </w:r>
          </w:p>
        </w:tc>
        <w:tc>
          <w:tcPr>
            <w:tcW w:w="3150" w:type="dxa"/>
            <w:tcBorders>
              <w:top w:val="single" w:sz="4" w:space="0" w:color="auto"/>
              <w:left w:val="nil"/>
              <w:bottom w:val="single" w:sz="4" w:space="0" w:color="auto"/>
              <w:right w:val="single" w:sz="4" w:space="0" w:color="auto"/>
            </w:tcBorders>
            <w:shd w:val="clear" w:color="auto" w:fill="auto"/>
            <w:noWrap/>
          </w:tcPr>
          <w:p w14:paraId="2ADA6DD2" w14:textId="77777777" w:rsidR="00BA4883" w:rsidRPr="00EB74FF" w:rsidRDefault="00BA4883" w:rsidP="00BA4883">
            <w:pPr>
              <w:spacing w:after="0"/>
              <w:rPr>
                <w:rFonts w:asciiTheme="minorHAnsi" w:hAnsiTheme="minorHAnsi" w:cstheme="minorHAnsi"/>
              </w:rPr>
            </w:pPr>
            <w:r w:rsidRPr="00EB74FF">
              <w:rPr>
                <w:rFonts w:asciiTheme="minorHAnsi" w:hAnsiTheme="minorHAnsi" w:cstheme="minorHAnsi"/>
              </w:rPr>
              <w:t>Account Currency</w:t>
            </w:r>
          </w:p>
        </w:tc>
        <w:tc>
          <w:tcPr>
            <w:tcW w:w="2716" w:type="dxa"/>
            <w:tcBorders>
              <w:top w:val="single" w:sz="4" w:space="0" w:color="auto"/>
              <w:left w:val="nil"/>
              <w:bottom w:val="single" w:sz="4" w:space="0" w:color="auto"/>
              <w:right w:val="single" w:sz="4" w:space="0" w:color="auto"/>
            </w:tcBorders>
          </w:tcPr>
          <w:p w14:paraId="18B3EAAE" w14:textId="77777777" w:rsidR="00BA4883" w:rsidRPr="00EB74FF" w:rsidRDefault="00BA4883" w:rsidP="00BA4883">
            <w:pPr>
              <w:spacing w:after="0"/>
              <w:rPr>
                <w:rFonts w:asciiTheme="minorHAnsi" w:hAnsiTheme="minorHAnsi" w:cstheme="minorHAnsi"/>
              </w:rPr>
            </w:pPr>
            <w:r w:rsidRPr="00BA4883">
              <w:rPr>
                <w:rFonts w:asciiTheme="minorHAnsi" w:hAnsiTheme="minorHAnsi" w:cstheme="minorHAnsi"/>
              </w:rPr>
              <w:t>CURRENCY</w:t>
            </w:r>
          </w:p>
        </w:tc>
      </w:tr>
      <w:tr w:rsidR="00BA4883" w:rsidRPr="00EB74FF" w14:paraId="56184D8A" w14:textId="77777777" w:rsidTr="00BA4883">
        <w:trPr>
          <w:trHeight w:val="255"/>
        </w:trPr>
        <w:tc>
          <w:tcPr>
            <w:tcW w:w="340" w:type="dxa"/>
            <w:tcBorders>
              <w:top w:val="single" w:sz="4" w:space="0" w:color="auto"/>
              <w:left w:val="single" w:sz="4" w:space="0" w:color="auto"/>
              <w:bottom w:val="single" w:sz="4" w:space="0" w:color="auto"/>
              <w:right w:val="single" w:sz="4" w:space="0" w:color="auto"/>
            </w:tcBorders>
          </w:tcPr>
          <w:p w14:paraId="0CA80B72" w14:textId="4F542AFF" w:rsidR="00BA4883" w:rsidRPr="00EB74FF" w:rsidRDefault="00840FC0" w:rsidP="00BA4883">
            <w:pPr>
              <w:spacing w:after="0"/>
              <w:rPr>
                <w:rFonts w:asciiTheme="minorHAnsi" w:hAnsiTheme="minorHAnsi" w:cstheme="minorHAnsi"/>
                <w:color w:val="000000"/>
                <w:lang w:val="en-GB" w:eastAsia="en-GB"/>
              </w:rPr>
            </w:pPr>
            <w:ins w:id="392" w:author="Mohamed Ramadan" w:date="2019-01-14T12:05:00Z">
              <w:r>
                <w:rPr>
                  <w:rFonts w:ascii="Calibri" w:hAnsiTheme="minorHAnsi" w:cstheme="minorHAnsi"/>
                  <w:color w:val="000000"/>
                  <w:rtl/>
                  <w:lang w:val="en-GB" w:eastAsia="en-GB"/>
                </w:rPr>
                <w:t>6</w:t>
              </w:r>
            </w:ins>
          </w:p>
        </w:tc>
        <w:tc>
          <w:tcPr>
            <w:tcW w:w="3415" w:type="dxa"/>
            <w:tcBorders>
              <w:top w:val="single" w:sz="4" w:space="0" w:color="auto"/>
              <w:left w:val="single" w:sz="4" w:space="0" w:color="auto"/>
              <w:bottom w:val="single" w:sz="4" w:space="0" w:color="auto"/>
              <w:right w:val="single" w:sz="4" w:space="0" w:color="auto"/>
            </w:tcBorders>
            <w:shd w:val="clear" w:color="auto" w:fill="auto"/>
            <w:noWrap/>
          </w:tcPr>
          <w:p w14:paraId="25CBBA08" w14:textId="77777777" w:rsidR="00BA4883" w:rsidRPr="00EB74FF" w:rsidRDefault="00BA4883" w:rsidP="00BA4883">
            <w:pPr>
              <w:spacing w:after="0"/>
              <w:rPr>
                <w:rFonts w:asciiTheme="minorHAnsi" w:hAnsiTheme="minorHAnsi" w:cstheme="minorHAnsi"/>
              </w:rPr>
            </w:pPr>
            <w:r w:rsidRPr="00EB74FF">
              <w:rPr>
                <w:rFonts w:asciiTheme="minorHAnsi" w:hAnsiTheme="minorHAnsi" w:cstheme="minorHAnsi"/>
                <w:color w:val="000000"/>
                <w:lang w:val="en-GB" w:eastAsia="en-GB"/>
              </w:rPr>
              <w:t>Reservation Reference Number</w:t>
            </w:r>
          </w:p>
        </w:tc>
        <w:tc>
          <w:tcPr>
            <w:tcW w:w="3150" w:type="dxa"/>
            <w:tcBorders>
              <w:top w:val="single" w:sz="4" w:space="0" w:color="auto"/>
              <w:left w:val="nil"/>
              <w:bottom w:val="single" w:sz="4" w:space="0" w:color="auto"/>
              <w:right w:val="single" w:sz="4" w:space="0" w:color="auto"/>
            </w:tcBorders>
            <w:shd w:val="clear" w:color="auto" w:fill="auto"/>
            <w:noWrap/>
          </w:tcPr>
          <w:p w14:paraId="13AC7F6E" w14:textId="77777777" w:rsidR="00BA4883" w:rsidRPr="00EB74FF" w:rsidRDefault="00BA4883" w:rsidP="00BA4883">
            <w:pPr>
              <w:spacing w:after="0"/>
              <w:rPr>
                <w:rFonts w:asciiTheme="minorHAnsi" w:hAnsiTheme="minorHAnsi" w:cstheme="minorHAnsi"/>
              </w:rPr>
            </w:pPr>
            <w:r w:rsidRPr="00EB74FF">
              <w:rPr>
                <w:rFonts w:asciiTheme="minorHAnsi" w:hAnsiTheme="minorHAnsi" w:cstheme="minorHAnsi"/>
              </w:rPr>
              <w:t xml:space="preserve">Reservation Reference Number for the reservations requested by SAMA </w:t>
            </w:r>
          </w:p>
        </w:tc>
        <w:tc>
          <w:tcPr>
            <w:tcW w:w="2716" w:type="dxa"/>
            <w:tcBorders>
              <w:top w:val="single" w:sz="4" w:space="0" w:color="auto"/>
              <w:left w:val="nil"/>
              <w:bottom w:val="single" w:sz="4" w:space="0" w:color="auto"/>
              <w:right w:val="single" w:sz="4" w:space="0" w:color="auto"/>
            </w:tcBorders>
          </w:tcPr>
          <w:p w14:paraId="5BA14D1E" w14:textId="77777777" w:rsidR="00BA4883" w:rsidRPr="00EB74FF" w:rsidRDefault="00BA4883" w:rsidP="00BA4883">
            <w:pPr>
              <w:spacing w:after="0"/>
              <w:rPr>
                <w:rFonts w:asciiTheme="minorHAnsi" w:hAnsiTheme="minorHAnsi" w:cstheme="minorHAnsi"/>
              </w:rPr>
            </w:pPr>
            <w:r w:rsidRPr="00BA4883">
              <w:rPr>
                <w:rFonts w:asciiTheme="minorHAnsi" w:hAnsiTheme="minorHAnsi" w:cstheme="minorHAnsi"/>
              </w:rPr>
              <w:t>RESERV_REF_NO</w:t>
            </w:r>
          </w:p>
        </w:tc>
      </w:tr>
    </w:tbl>
    <w:p w14:paraId="7D639892" w14:textId="77777777" w:rsidR="00A04839" w:rsidRDefault="00A04839">
      <w:pPr>
        <w:spacing w:after="0" w:line="240" w:lineRule="auto"/>
        <w:rPr>
          <w:b/>
          <w:bCs/>
          <w:i/>
          <w:iCs/>
          <w:smallCaps/>
          <w:spacing w:val="5"/>
          <w:sz w:val="26"/>
          <w:szCs w:val="26"/>
          <w:lang w:val="x-none" w:eastAsia="x-none"/>
        </w:rPr>
      </w:pPr>
      <w:bookmarkStart w:id="393" w:name="_Entity_Name_:_2"/>
      <w:bookmarkStart w:id="394" w:name="_Entity_Name_:"/>
      <w:bookmarkEnd w:id="393"/>
      <w:bookmarkEnd w:id="394"/>
      <w:r>
        <w:rPr>
          <w:b/>
          <w:bCs/>
        </w:rPr>
        <w:br w:type="page"/>
      </w:r>
    </w:p>
    <w:p w14:paraId="70E11963" w14:textId="77777777" w:rsidR="00E55AF0" w:rsidRPr="00810B8C" w:rsidRDefault="00E55AF0" w:rsidP="0034151F">
      <w:pPr>
        <w:pStyle w:val="Heading3"/>
        <w:spacing w:before="360" w:after="360"/>
        <w:rPr>
          <w:b/>
          <w:bCs/>
        </w:rPr>
      </w:pPr>
      <w:bookmarkStart w:id="395" w:name="_Toc535244551"/>
      <w:r w:rsidRPr="00810B8C">
        <w:rPr>
          <w:b/>
          <w:bCs/>
        </w:rPr>
        <w:lastRenderedPageBreak/>
        <w:t>Deposit Information Request</w:t>
      </w:r>
      <w:bookmarkEnd w:id="395"/>
    </w:p>
    <w:tbl>
      <w:tblPr>
        <w:tblW w:w="9985" w:type="dxa"/>
        <w:tblLook w:val="04A0" w:firstRow="1" w:lastRow="0" w:firstColumn="1" w:lastColumn="0" w:noHBand="0" w:noVBand="1"/>
      </w:tblPr>
      <w:tblGrid>
        <w:gridCol w:w="328"/>
        <w:gridCol w:w="3643"/>
        <w:gridCol w:w="3500"/>
        <w:gridCol w:w="2529"/>
      </w:tblGrid>
      <w:tr w:rsidR="00BA4883" w:rsidRPr="00EB74FF" w14:paraId="2D2788CA" w14:textId="77777777" w:rsidTr="001E107C">
        <w:trPr>
          <w:trHeight w:val="255"/>
        </w:trPr>
        <w:tc>
          <w:tcPr>
            <w:tcW w:w="222" w:type="dxa"/>
            <w:tcBorders>
              <w:top w:val="single" w:sz="4" w:space="0" w:color="auto"/>
              <w:left w:val="single" w:sz="4" w:space="0" w:color="auto"/>
              <w:bottom w:val="single" w:sz="4" w:space="0" w:color="auto"/>
              <w:right w:val="single" w:sz="4" w:space="0" w:color="auto"/>
            </w:tcBorders>
            <w:shd w:val="clear" w:color="000000" w:fill="EEECE1"/>
          </w:tcPr>
          <w:p w14:paraId="0697F104" w14:textId="77777777" w:rsidR="00BA4883" w:rsidRPr="00EB74FF" w:rsidRDefault="00BA4883" w:rsidP="00BA4883">
            <w:pPr>
              <w:spacing w:after="0"/>
              <w:rPr>
                <w:rFonts w:asciiTheme="minorHAnsi" w:hAnsiTheme="minorHAnsi" w:cstheme="minorHAnsi"/>
                <w:color w:val="000000"/>
                <w:lang w:val="en-GB" w:eastAsia="en-GB"/>
              </w:rPr>
            </w:pPr>
          </w:p>
        </w:tc>
        <w:tc>
          <w:tcPr>
            <w:tcW w:w="3643" w:type="dxa"/>
            <w:tcBorders>
              <w:top w:val="single" w:sz="4" w:space="0" w:color="auto"/>
              <w:left w:val="single" w:sz="4" w:space="0" w:color="auto"/>
              <w:bottom w:val="single" w:sz="4" w:space="0" w:color="auto"/>
              <w:right w:val="single" w:sz="4" w:space="0" w:color="auto"/>
            </w:tcBorders>
            <w:shd w:val="clear" w:color="000000" w:fill="EEECE1"/>
            <w:noWrap/>
            <w:hideMark/>
          </w:tcPr>
          <w:p w14:paraId="0E05D849"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500" w:type="dxa"/>
            <w:tcBorders>
              <w:top w:val="single" w:sz="4" w:space="0" w:color="auto"/>
              <w:left w:val="nil"/>
              <w:bottom w:val="single" w:sz="4" w:space="0" w:color="auto"/>
              <w:right w:val="single" w:sz="4" w:space="0" w:color="auto"/>
            </w:tcBorders>
            <w:shd w:val="clear" w:color="000000" w:fill="EEECE1"/>
            <w:noWrap/>
            <w:hideMark/>
          </w:tcPr>
          <w:p w14:paraId="114713FB"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620" w:type="dxa"/>
            <w:tcBorders>
              <w:top w:val="single" w:sz="4" w:space="0" w:color="auto"/>
              <w:left w:val="nil"/>
              <w:bottom w:val="single" w:sz="4" w:space="0" w:color="auto"/>
              <w:right w:val="single" w:sz="4" w:space="0" w:color="auto"/>
            </w:tcBorders>
            <w:shd w:val="clear" w:color="000000" w:fill="EEECE1"/>
          </w:tcPr>
          <w:p w14:paraId="6ED64525" w14:textId="77777777" w:rsidR="00BA4883" w:rsidRPr="00EB74FF" w:rsidRDefault="00BA4883" w:rsidP="00BA488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BA4883" w:rsidRPr="00EB74FF" w14:paraId="3AA0723C" w14:textId="77777777" w:rsidTr="001E107C">
        <w:trPr>
          <w:trHeight w:val="255"/>
        </w:trPr>
        <w:tc>
          <w:tcPr>
            <w:tcW w:w="222" w:type="dxa"/>
            <w:tcBorders>
              <w:top w:val="nil"/>
              <w:left w:val="single" w:sz="4" w:space="0" w:color="auto"/>
              <w:bottom w:val="single" w:sz="4" w:space="0" w:color="auto"/>
              <w:right w:val="single" w:sz="4" w:space="0" w:color="auto"/>
            </w:tcBorders>
          </w:tcPr>
          <w:p w14:paraId="60B77A08" w14:textId="5C03C53F" w:rsidR="00BA4883" w:rsidRPr="00EB74FF" w:rsidRDefault="00C35631" w:rsidP="00BA4883">
            <w:pPr>
              <w:spacing w:after="0"/>
              <w:rPr>
                <w:rFonts w:asciiTheme="minorHAnsi" w:hAnsiTheme="minorHAnsi" w:cstheme="minorHAnsi"/>
                <w:color w:val="000000"/>
                <w:lang w:val="en-GB" w:eastAsia="en-GB"/>
              </w:rPr>
            </w:pPr>
            <w:ins w:id="396" w:author="Mohamed Ramadan" w:date="2019-01-14T12:06:00Z">
              <w:r>
                <w:rPr>
                  <w:rFonts w:ascii="Calibri" w:hAnsiTheme="minorHAnsi" w:cstheme="minorHAnsi"/>
                  <w:color w:val="000000"/>
                  <w:rtl/>
                  <w:lang w:val="en-GB" w:eastAsia="en-GB"/>
                </w:rPr>
                <w:t>1</w:t>
              </w:r>
            </w:ins>
          </w:p>
        </w:tc>
        <w:tc>
          <w:tcPr>
            <w:tcW w:w="3643" w:type="dxa"/>
            <w:tcBorders>
              <w:top w:val="nil"/>
              <w:left w:val="single" w:sz="4" w:space="0" w:color="auto"/>
              <w:bottom w:val="single" w:sz="4" w:space="0" w:color="auto"/>
              <w:right w:val="single" w:sz="4" w:space="0" w:color="auto"/>
            </w:tcBorders>
            <w:shd w:val="clear" w:color="auto" w:fill="auto"/>
            <w:noWrap/>
            <w:hideMark/>
          </w:tcPr>
          <w:p w14:paraId="79D17E23"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Deposit Information Request Identifier</w:t>
            </w:r>
          </w:p>
        </w:tc>
        <w:tc>
          <w:tcPr>
            <w:tcW w:w="3500" w:type="dxa"/>
            <w:tcBorders>
              <w:top w:val="nil"/>
              <w:left w:val="nil"/>
              <w:bottom w:val="single" w:sz="4" w:space="0" w:color="auto"/>
              <w:right w:val="single" w:sz="4" w:space="0" w:color="auto"/>
            </w:tcBorders>
            <w:shd w:val="clear" w:color="auto" w:fill="auto"/>
            <w:noWrap/>
            <w:hideMark/>
          </w:tcPr>
          <w:p w14:paraId="74E100DE"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2620" w:type="dxa"/>
            <w:tcBorders>
              <w:top w:val="nil"/>
              <w:left w:val="nil"/>
              <w:bottom w:val="single" w:sz="4" w:space="0" w:color="auto"/>
              <w:right w:val="single" w:sz="4" w:space="0" w:color="auto"/>
            </w:tcBorders>
          </w:tcPr>
          <w:p w14:paraId="76EB4419" w14:textId="77777777" w:rsidR="00BA4883" w:rsidRPr="00EB74FF" w:rsidRDefault="0090135B" w:rsidP="00BA4883">
            <w:pPr>
              <w:spacing w:after="0"/>
              <w:rPr>
                <w:rFonts w:asciiTheme="minorHAnsi" w:hAnsiTheme="minorHAnsi" w:cstheme="minorHAnsi"/>
                <w:color w:val="000000"/>
                <w:lang w:val="en-GB" w:eastAsia="en-GB"/>
              </w:rPr>
            </w:pPr>
            <w:r w:rsidRPr="0090135B">
              <w:rPr>
                <w:rFonts w:asciiTheme="minorHAnsi" w:hAnsiTheme="minorHAnsi" w:cstheme="minorHAnsi"/>
                <w:color w:val="000000"/>
                <w:lang w:val="en-GB" w:eastAsia="en-GB"/>
              </w:rPr>
              <w:t>DEPOSIT_INFO_REQST_ID</w:t>
            </w:r>
          </w:p>
        </w:tc>
      </w:tr>
      <w:tr w:rsidR="00BA4883" w:rsidRPr="00EB74FF" w14:paraId="6E377A43" w14:textId="77777777" w:rsidTr="001E107C">
        <w:trPr>
          <w:trHeight w:val="255"/>
        </w:trPr>
        <w:tc>
          <w:tcPr>
            <w:tcW w:w="222" w:type="dxa"/>
            <w:tcBorders>
              <w:top w:val="nil"/>
              <w:left w:val="single" w:sz="4" w:space="0" w:color="auto"/>
              <w:bottom w:val="single" w:sz="4" w:space="0" w:color="auto"/>
              <w:right w:val="single" w:sz="4" w:space="0" w:color="auto"/>
            </w:tcBorders>
          </w:tcPr>
          <w:p w14:paraId="384B4B14" w14:textId="17B2E2C6" w:rsidR="00BA4883" w:rsidRPr="00EB74FF" w:rsidRDefault="00C35631" w:rsidP="00BA4883">
            <w:pPr>
              <w:spacing w:after="0"/>
              <w:rPr>
                <w:rFonts w:asciiTheme="minorHAnsi" w:hAnsiTheme="minorHAnsi" w:cstheme="minorHAnsi"/>
                <w:color w:val="000000"/>
                <w:lang w:val="en-GB" w:eastAsia="en-GB"/>
              </w:rPr>
            </w:pPr>
            <w:ins w:id="397" w:author="Mohamed Ramadan" w:date="2019-01-14T12:06:00Z">
              <w:r>
                <w:rPr>
                  <w:rFonts w:ascii="Calibri" w:hAnsiTheme="minorHAnsi" w:cstheme="minorHAnsi"/>
                  <w:color w:val="000000"/>
                  <w:rtl/>
                  <w:lang w:val="en-GB" w:eastAsia="en-GB"/>
                </w:rPr>
                <w:t>2</w:t>
              </w:r>
            </w:ins>
          </w:p>
        </w:tc>
        <w:tc>
          <w:tcPr>
            <w:tcW w:w="3643" w:type="dxa"/>
            <w:tcBorders>
              <w:top w:val="nil"/>
              <w:left w:val="single" w:sz="4" w:space="0" w:color="auto"/>
              <w:bottom w:val="single" w:sz="4" w:space="0" w:color="auto"/>
              <w:right w:val="single" w:sz="4" w:space="0" w:color="auto"/>
            </w:tcBorders>
            <w:shd w:val="clear" w:color="auto" w:fill="auto"/>
            <w:noWrap/>
          </w:tcPr>
          <w:p w14:paraId="3B8C0B98"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Agency Service Request Identifier</w:t>
            </w:r>
          </w:p>
        </w:tc>
        <w:tc>
          <w:tcPr>
            <w:tcW w:w="3500" w:type="dxa"/>
            <w:tcBorders>
              <w:top w:val="nil"/>
              <w:left w:val="nil"/>
              <w:bottom w:val="single" w:sz="4" w:space="0" w:color="auto"/>
              <w:right w:val="single" w:sz="4" w:space="0" w:color="auto"/>
            </w:tcBorders>
            <w:shd w:val="clear" w:color="auto" w:fill="auto"/>
            <w:noWrap/>
          </w:tcPr>
          <w:p w14:paraId="06A58B15"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2620" w:type="dxa"/>
            <w:tcBorders>
              <w:top w:val="nil"/>
              <w:left w:val="nil"/>
              <w:bottom w:val="single" w:sz="4" w:space="0" w:color="auto"/>
              <w:right w:val="single" w:sz="4" w:space="0" w:color="auto"/>
            </w:tcBorders>
          </w:tcPr>
          <w:p w14:paraId="17D55556" w14:textId="77777777" w:rsidR="00BA4883" w:rsidRPr="00EB74FF" w:rsidRDefault="00BA4883" w:rsidP="00BA4883">
            <w:pPr>
              <w:spacing w:after="0"/>
              <w:rPr>
                <w:rFonts w:asciiTheme="minorHAnsi" w:hAnsiTheme="minorHAnsi" w:cstheme="minorHAnsi"/>
                <w:color w:val="000000"/>
                <w:lang w:val="en-GB" w:eastAsia="en-GB"/>
              </w:rPr>
            </w:pPr>
            <w:r w:rsidRPr="00BA4883">
              <w:rPr>
                <w:rFonts w:asciiTheme="minorHAnsi" w:hAnsiTheme="minorHAnsi" w:cstheme="minorHAnsi"/>
                <w:color w:val="000000"/>
                <w:lang w:val="en-GB" w:eastAsia="en-GB"/>
              </w:rPr>
              <w:t>AGCY_SRVC_REQST_ID</w:t>
            </w:r>
          </w:p>
        </w:tc>
      </w:tr>
      <w:tr w:rsidR="00BA4883" w:rsidRPr="00EB74FF" w14:paraId="5745CD2B" w14:textId="77777777" w:rsidTr="001E107C">
        <w:trPr>
          <w:trHeight w:val="255"/>
        </w:trPr>
        <w:tc>
          <w:tcPr>
            <w:tcW w:w="222" w:type="dxa"/>
            <w:tcBorders>
              <w:top w:val="nil"/>
              <w:left w:val="single" w:sz="4" w:space="0" w:color="auto"/>
              <w:bottom w:val="single" w:sz="4" w:space="0" w:color="auto"/>
              <w:right w:val="single" w:sz="4" w:space="0" w:color="auto"/>
            </w:tcBorders>
          </w:tcPr>
          <w:p w14:paraId="615A5B1E" w14:textId="44B27416" w:rsidR="00BA4883" w:rsidRPr="00EB74FF" w:rsidRDefault="00C35631" w:rsidP="00BA4883">
            <w:pPr>
              <w:spacing w:after="0"/>
              <w:rPr>
                <w:rFonts w:asciiTheme="minorHAnsi" w:hAnsiTheme="minorHAnsi" w:cstheme="minorHAnsi"/>
                <w:color w:val="000000"/>
                <w:lang w:val="en-GB" w:eastAsia="en-GB"/>
              </w:rPr>
            </w:pPr>
            <w:ins w:id="398" w:author="Mohamed Ramadan" w:date="2019-01-14T12:06:00Z">
              <w:r>
                <w:rPr>
                  <w:rFonts w:ascii="Calibri" w:hAnsiTheme="minorHAnsi" w:cstheme="minorHAnsi"/>
                  <w:color w:val="000000"/>
                  <w:rtl/>
                  <w:lang w:val="en-GB" w:eastAsia="en-GB"/>
                </w:rPr>
                <w:t>3</w:t>
              </w:r>
            </w:ins>
          </w:p>
        </w:tc>
        <w:tc>
          <w:tcPr>
            <w:tcW w:w="3643" w:type="dxa"/>
            <w:tcBorders>
              <w:top w:val="nil"/>
              <w:left w:val="single" w:sz="4" w:space="0" w:color="auto"/>
              <w:bottom w:val="single" w:sz="4" w:space="0" w:color="auto"/>
              <w:right w:val="single" w:sz="4" w:space="0" w:color="auto"/>
            </w:tcBorders>
            <w:shd w:val="clear" w:color="auto" w:fill="auto"/>
            <w:noWrap/>
            <w:hideMark/>
          </w:tcPr>
          <w:p w14:paraId="626674A0"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Deposit Number</w:t>
            </w:r>
          </w:p>
        </w:tc>
        <w:tc>
          <w:tcPr>
            <w:tcW w:w="3500" w:type="dxa"/>
            <w:tcBorders>
              <w:top w:val="nil"/>
              <w:left w:val="nil"/>
              <w:bottom w:val="single" w:sz="4" w:space="0" w:color="auto"/>
              <w:right w:val="single" w:sz="4" w:space="0" w:color="auto"/>
            </w:tcBorders>
            <w:shd w:val="clear" w:color="auto" w:fill="auto"/>
            <w:noWrap/>
            <w:hideMark/>
          </w:tcPr>
          <w:p w14:paraId="0F94F917" w14:textId="77777777" w:rsidR="00BA4883" w:rsidRPr="00EB74FF" w:rsidRDefault="00BA4883" w:rsidP="00BA488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Information on involved party’s specific deposit number to be inquired</w:t>
            </w:r>
          </w:p>
        </w:tc>
        <w:tc>
          <w:tcPr>
            <w:tcW w:w="2620" w:type="dxa"/>
            <w:tcBorders>
              <w:top w:val="nil"/>
              <w:left w:val="nil"/>
              <w:bottom w:val="single" w:sz="4" w:space="0" w:color="auto"/>
              <w:right w:val="single" w:sz="4" w:space="0" w:color="auto"/>
            </w:tcBorders>
          </w:tcPr>
          <w:p w14:paraId="6124AE76" w14:textId="77777777" w:rsidR="00BA4883" w:rsidRPr="00EB74FF" w:rsidRDefault="00BA4883" w:rsidP="00BA4883">
            <w:pPr>
              <w:spacing w:after="0"/>
              <w:rPr>
                <w:rFonts w:asciiTheme="minorHAnsi" w:hAnsiTheme="minorHAnsi" w:cstheme="minorHAnsi"/>
                <w:color w:val="000000"/>
                <w:lang w:val="en-GB" w:eastAsia="en-GB"/>
              </w:rPr>
            </w:pPr>
            <w:r w:rsidRPr="00BA4883">
              <w:rPr>
                <w:rFonts w:asciiTheme="minorHAnsi" w:hAnsiTheme="minorHAnsi" w:cstheme="minorHAnsi"/>
                <w:color w:val="000000"/>
                <w:lang w:val="en-GB" w:eastAsia="en-GB"/>
              </w:rPr>
              <w:t>DEPOSIIT_NO</w:t>
            </w:r>
          </w:p>
        </w:tc>
      </w:tr>
    </w:tbl>
    <w:p w14:paraId="2BDCBE78" w14:textId="77777777" w:rsidR="00E55AF0" w:rsidRPr="00810B8C" w:rsidRDefault="00E55AF0" w:rsidP="0034151F">
      <w:pPr>
        <w:pStyle w:val="Heading3"/>
        <w:spacing w:before="360" w:after="360"/>
        <w:rPr>
          <w:b/>
          <w:bCs/>
        </w:rPr>
      </w:pPr>
      <w:bookmarkStart w:id="399" w:name="_Toc535244552"/>
      <w:r w:rsidRPr="00810B8C">
        <w:rPr>
          <w:b/>
          <w:bCs/>
        </w:rPr>
        <w:t>Deposit Information Response</w:t>
      </w:r>
      <w:bookmarkEnd w:id="399"/>
    </w:p>
    <w:tbl>
      <w:tblPr>
        <w:tblW w:w="9985" w:type="dxa"/>
        <w:tblLook w:val="04A0" w:firstRow="1" w:lastRow="0" w:firstColumn="1" w:lastColumn="0" w:noHBand="0" w:noVBand="1"/>
      </w:tblPr>
      <w:tblGrid>
        <w:gridCol w:w="440"/>
        <w:gridCol w:w="2965"/>
        <w:gridCol w:w="4140"/>
        <w:gridCol w:w="2440"/>
      </w:tblGrid>
      <w:tr w:rsidR="001E107C" w:rsidRPr="00EB74FF" w14:paraId="774395BA" w14:textId="77777777" w:rsidTr="001E107C">
        <w:trPr>
          <w:trHeight w:val="255"/>
        </w:trPr>
        <w:tc>
          <w:tcPr>
            <w:tcW w:w="292" w:type="dxa"/>
            <w:tcBorders>
              <w:top w:val="single" w:sz="4" w:space="0" w:color="auto"/>
              <w:left w:val="single" w:sz="4" w:space="0" w:color="auto"/>
              <w:bottom w:val="single" w:sz="4" w:space="0" w:color="auto"/>
              <w:right w:val="single" w:sz="4" w:space="0" w:color="auto"/>
            </w:tcBorders>
            <w:shd w:val="clear" w:color="000000" w:fill="EEECE1"/>
          </w:tcPr>
          <w:p w14:paraId="4E83BEE2" w14:textId="77777777" w:rsidR="001E107C" w:rsidRPr="00EB74FF" w:rsidRDefault="001E107C" w:rsidP="001E107C">
            <w:pPr>
              <w:spacing w:after="0"/>
              <w:rPr>
                <w:rFonts w:asciiTheme="minorHAnsi" w:hAnsiTheme="minorHAnsi" w:cstheme="minorHAnsi"/>
                <w:color w:val="000000"/>
                <w:lang w:val="en-GB" w:eastAsia="en-GB"/>
              </w:rPr>
            </w:pPr>
          </w:p>
        </w:tc>
        <w:tc>
          <w:tcPr>
            <w:tcW w:w="2965" w:type="dxa"/>
            <w:tcBorders>
              <w:top w:val="single" w:sz="4" w:space="0" w:color="auto"/>
              <w:left w:val="single" w:sz="4" w:space="0" w:color="auto"/>
              <w:bottom w:val="single" w:sz="4" w:space="0" w:color="auto"/>
              <w:right w:val="single" w:sz="4" w:space="0" w:color="auto"/>
            </w:tcBorders>
            <w:shd w:val="clear" w:color="000000" w:fill="EEECE1"/>
            <w:noWrap/>
            <w:hideMark/>
          </w:tcPr>
          <w:p w14:paraId="2F3ED445"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4140" w:type="dxa"/>
            <w:tcBorders>
              <w:top w:val="single" w:sz="4" w:space="0" w:color="auto"/>
              <w:left w:val="nil"/>
              <w:bottom w:val="single" w:sz="4" w:space="0" w:color="auto"/>
              <w:right w:val="single" w:sz="4" w:space="0" w:color="auto"/>
            </w:tcBorders>
            <w:shd w:val="clear" w:color="000000" w:fill="EEECE1"/>
            <w:noWrap/>
            <w:hideMark/>
          </w:tcPr>
          <w:p w14:paraId="186231B0"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588" w:type="dxa"/>
            <w:tcBorders>
              <w:top w:val="single" w:sz="4" w:space="0" w:color="auto"/>
              <w:left w:val="nil"/>
              <w:bottom w:val="single" w:sz="4" w:space="0" w:color="auto"/>
              <w:right w:val="single" w:sz="4" w:space="0" w:color="auto"/>
            </w:tcBorders>
            <w:shd w:val="clear" w:color="000000" w:fill="EEECE1"/>
          </w:tcPr>
          <w:p w14:paraId="0A18DF85" w14:textId="77777777" w:rsidR="001E107C" w:rsidRPr="00EB74FF" w:rsidRDefault="001E107C" w:rsidP="001E107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1E107C" w:rsidRPr="00EB74FF" w14:paraId="1A42CAD7" w14:textId="77777777" w:rsidTr="001E107C">
        <w:trPr>
          <w:trHeight w:val="255"/>
        </w:trPr>
        <w:tc>
          <w:tcPr>
            <w:tcW w:w="292" w:type="dxa"/>
            <w:tcBorders>
              <w:top w:val="nil"/>
              <w:left w:val="single" w:sz="4" w:space="0" w:color="auto"/>
              <w:bottom w:val="single" w:sz="4" w:space="0" w:color="auto"/>
              <w:right w:val="single" w:sz="4" w:space="0" w:color="auto"/>
            </w:tcBorders>
          </w:tcPr>
          <w:p w14:paraId="76D40B69" w14:textId="0D1C45A3" w:rsidR="001E107C" w:rsidRPr="00EB74FF" w:rsidRDefault="00C35631" w:rsidP="001E107C">
            <w:pPr>
              <w:spacing w:after="0"/>
              <w:rPr>
                <w:rFonts w:asciiTheme="minorHAnsi" w:hAnsiTheme="minorHAnsi" w:cstheme="minorHAnsi"/>
                <w:color w:val="000000"/>
                <w:lang w:val="en-GB" w:eastAsia="en-GB"/>
              </w:rPr>
            </w:pPr>
            <w:ins w:id="400" w:author="Mohamed Ramadan" w:date="2019-01-14T12:06:00Z">
              <w:r>
                <w:rPr>
                  <w:rFonts w:ascii="Calibri" w:hAnsiTheme="minorHAnsi" w:cstheme="minorHAnsi"/>
                  <w:color w:val="000000"/>
                  <w:rtl/>
                  <w:lang w:val="en-GB" w:eastAsia="en-GB"/>
                </w:rPr>
                <w:t>1</w:t>
              </w:r>
            </w:ins>
          </w:p>
        </w:tc>
        <w:tc>
          <w:tcPr>
            <w:tcW w:w="2965" w:type="dxa"/>
            <w:tcBorders>
              <w:top w:val="nil"/>
              <w:left w:val="single" w:sz="4" w:space="0" w:color="auto"/>
              <w:bottom w:val="single" w:sz="4" w:space="0" w:color="auto"/>
              <w:right w:val="single" w:sz="4" w:space="0" w:color="auto"/>
            </w:tcBorders>
            <w:shd w:val="clear" w:color="auto" w:fill="auto"/>
            <w:noWrap/>
            <w:hideMark/>
          </w:tcPr>
          <w:p w14:paraId="3FC6AB50"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Deposit Information Response Identifier</w:t>
            </w:r>
          </w:p>
        </w:tc>
        <w:tc>
          <w:tcPr>
            <w:tcW w:w="4140" w:type="dxa"/>
            <w:tcBorders>
              <w:top w:val="nil"/>
              <w:left w:val="nil"/>
              <w:bottom w:val="single" w:sz="4" w:space="0" w:color="auto"/>
              <w:right w:val="single" w:sz="4" w:space="0" w:color="auto"/>
            </w:tcBorders>
            <w:shd w:val="clear" w:color="auto" w:fill="auto"/>
            <w:noWrap/>
            <w:hideMark/>
          </w:tcPr>
          <w:p w14:paraId="43A6F2C1"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2588" w:type="dxa"/>
            <w:tcBorders>
              <w:top w:val="nil"/>
              <w:left w:val="nil"/>
              <w:bottom w:val="single" w:sz="4" w:space="0" w:color="auto"/>
              <w:right w:val="single" w:sz="4" w:space="0" w:color="auto"/>
            </w:tcBorders>
          </w:tcPr>
          <w:p w14:paraId="76BBB605" w14:textId="77777777" w:rsidR="001E107C" w:rsidRPr="00EB74FF" w:rsidRDefault="001E107C" w:rsidP="001E107C">
            <w:pPr>
              <w:spacing w:after="0"/>
              <w:rPr>
                <w:rFonts w:asciiTheme="minorHAnsi" w:hAnsiTheme="minorHAnsi" w:cstheme="minorHAnsi"/>
                <w:color w:val="000000"/>
                <w:lang w:val="en-GB" w:eastAsia="en-GB"/>
              </w:rPr>
            </w:pPr>
            <w:r w:rsidRPr="001E107C">
              <w:rPr>
                <w:rFonts w:asciiTheme="minorHAnsi" w:hAnsiTheme="minorHAnsi" w:cstheme="minorHAnsi"/>
                <w:color w:val="000000"/>
                <w:lang w:val="en-GB" w:eastAsia="en-GB"/>
              </w:rPr>
              <w:t>DEPOSIT_INFO_RESP_ID</w:t>
            </w:r>
          </w:p>
        </w:tc>
      </w:tr>
      <w:tr w:rsidR="001E107C" w:rsidRPr="00EB74FF" w14:paraId="15131AF5" w14:textId="77777777" w:rsidTr="001E107C">
        <w:trPr>
          <w:trHeight w:val="255"/>
        </w:trPr>
        <w:tc>
          <w:tcPr>
            <w:tcW w:w="292" w:type="dxa"/>
            <w:tcBorders>
              <w:top w:val="nil"/>
              <w:left w:val="single" w:sz="4" w:space="0" w:color="auto"/>
              <w:bottom w:val="single" w:sz="4" w:space="0" w:color="auto"/>
              <w:right w:val="single" w:sz="4" w:space="0" w:color="auto"/>
            </w:tcBorders>
          </w:tcPr>
          <w:p w14:paraId="0F6C58AD" w14:textId="10A8494C" w:rsidR="001E107C" w:rsidRPr="00EB74FF" w:rsidRDefault="00C35631" w:rsidP="001E107C">
            <w:pPr>
              <w:spacing w:after="0"/>
              <w:rPr>
                <w:rFonts w:asciiTheme="minorHAnsi" w:hAnsiTheme="minorHAnsi" w:cstheme="minorHAnsi"/>
                <w:color w:val="000000"/>
                <w:lang w:val="en-GB" w:eastAsia="en-GB"/>
              </w:rPr>
            </w:pPr>
            <w:ins w:id="401" w:author="Mohamed Ramadan" w:date="2019-01-14T12:06:00Z">
              <w:r>
                <w:rPr>
                  <w:rFonts w:ascii="Calibri" w:hAnsiTheme="minorHAnsi" w:cstheme="minorHAnsi"/>
                  <w:color w:val="000000"/>
                  <w:rtl/>
                  <w:lang w:val="en-GB" w:eastAsia="en-GB"/>
                </w:rPr>
                <w:t>2</w:t>
              </w:r>
            </w:ins>
          </w:p>
        </w:tc>
        <w:tc>
          <w:tcPr>
            <w:tcW w:w="2965" w:type="dxa"/>
            <w:tcBorders>
              <w:top w:val="nil"/>
              <w:left w:val="single" w:sz="4" w:space="0" w:color="auto"/>
              <w:bottom w:val="single" w:sz="4" w:space="0" w:color="auto"/>
              <w:right w:val="single" w:sz="4" w:space="0" w:color="auto"/>
            </w:tcBorders>
            <w:shd w:val="clear" w:color="auto" w:fill="auto"/>
            <w:noWrap/>
          </w:tcPr>
          <w:p w14:paraId="4A928BA9"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Executor Service Task Identifier</w:t>
            </w:r>
          </w:p>
        </w:tc>
        <w:tc>
          <w:tcPr>
            <w:tcW w:w="4140" w:type="dxa"/>
            <w:tcBorders>
              <w:top w:val="nil"/>
              <w:left w:val="nil"/>
              <w:bottom w:val="single" w:sz="4" w:space="0" w:color="auto"/>
              <w:right w:val="single" w:sz="4" w:space="0" w:color="auto"/>
            </w:tcBorders>
            <w:shd w:val="clear" w:color="auto" w:fill="auto"/>
            <w:noWrap/>
          </w:tcPr>
          <w:p w14:paraId="7304AFAD"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2588" w:type="dxa"/>
            <w:tcBorders>
              <w:top w:val="nil"/>
              <w:left w:val="nil"/>
              <w:bottom w:val="single" w:sz="4" w:space="0" w:color="auto"/>
              <w:right w:val="single" w:sz="4" w:space="0" w:color="auto"/>
            </w:tcBorders>
          </w:tcPr>
          <w:p w14:paraId="15D48586" w14:textId="77777777" w:rsidR="001E107C" w:rsidRPr="00EB74FF" w:rsidRDefault="001E107C" w:rsidP="001E107C">
            <w:pPr>
              <w:spacing w:after="0"/>
              <w:rPr>
                <w:rFonts w:asciiTheme="minorHAnsi" w:hAnsiTheme="minorHAnsi" w:cstheme="minorHAnsi"/>
                <w:color w:val="000000"/>
                <w:lang w:val="en-GB" w:eastAsia="en-GB"/>
              </w:rPr>
            </w:pPr>
            <w:r w:rsidRPr="001E107C">
              <w:rPr>
                <w:rFonts w:asciiTheme="minorHAnsi" w:hAnsiTheme="minorHAnsi" w:cstheme="minorHAnsi"/>
                <w:color w:val="000000"/>
                <w:lang w:val="en-GB" w:eastAsia="en-GB"/>
              </w:rPr>
              <w:t>EXETR_SRVC_TASK_ID</w:t>
            </w:r>
          </w:p>
        </w:tc>
      </w:tr>
      <w:tr w:rsidR="001E107C" w:rsidRPr="00EB74FF" w14:paraId="7149E4CA" w14:textId="77777777" w:rsidTr="001E107C">
        <w:trPr>
          <w:trHeight w:val="255"/>
        </w:trPr>
        <w:tc>
          <w:tcPr>
            <w:tcW w:w="292" w:type="dxa"/>
            <w:tcBorders>
              <w:top w:val="nil"/>
              <w:left w:val="single" w:sz="4" w:space="0" w:color="auto"/>
              <w:bottom w:val="single" w:sz="4" w:space="0" w:color="auto"/>
              <w:right w:val="single" w:sz="4" w:space="0" w:color="auto"/>
            </w:tcBorders>
          </w:tcPr>
          <w:p w14:paraId="18FDE21A" w14:textId="23109C3D" w:rsidR="001E107C" w:rsidRPr="00EB74FF" w:rsidRDefault="00C35631" w:rsidP="001E107C">
            <w:pPr>
              <w:spacing w:after="0"/>
              <w:rPr>
                <w:rFonts w:asciiTheme="minorHAnsi" w:hAnsiTheme="minorHAnsi" w:cstheme="minorHAnsi"/>
                <w:color w:val="000000"/>
                <w:lang w:val="en-GB" w:eastAsia="en-GB"/>
              </w:rPr>
            </w:pPr>
            <w:ins w:id="402" w:author="Mohamed Ramadan" w:date="2019-01-14T12:06:00Z">
              <w:r>
                <w:rPr>
                  <w:rFonts w:ascii="Calibri" w:hAnsiTheme="minorHAnsi" w:cstheme="minorHAnsi"/>
                  <w:color w:val="000000"/>
                  <w:rtl/>
                  <w:lang w:val="en-GB" w:eastAsia="en-GB"/>
                </w:rPr>
                <w:t>3</w:t>
              </w:r>
            </w:ins>
          </w:p>
        </w:tc>
        <w:tc>
          <w:tcPr>
            <w:tcW w:w="2965" w:type="dxa"/>
            <w:tcBorders>
              <w:top w:val="nil"/>
              <w:left w:val="single" w:sz="4" w:space="0" w:color="auto"/>
              <w:bottom w:val="single" w:sz="4" w:space="0" w:color="auto"/>
              <w:right w:val="single" w:sz="4" w:space="0" w:color="auto"/>
            </w:tcBorders>
            <w:shd w:val="clear" w:color="auto" w:fill="auto"/>
            <w:noWrap/>
            <w:hideMark/>
          </w:tcPr>
          <w:p w14:paraId="5ED7C2A8"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Deposit Number</w:t>
            </w:r>
          </w:p>
        </w:tc>
        <w:tc>
          <w:tcPr>
            <w:tcW w:w="4140" w:type="dxa"/>
            <w:tcBorders>
              <w:top w:val="nil"/>
              <w:left w:val="nil"/>
              <w:bottom w:val="single" w:sz="4" w:space="0" w:color="auto"/>
              <w:right w:val="single" w:sz="4" w:space="0" w:color="auto"/>
            </w:tcBorders>
            <w:shd w:val="clear" w:color="auto" w:fill="auto"/>
            <w:noWrap/>
            <w:hideMark/>
          </w:tcPr>
          <w:p w14:paraId="16537E40" w14:textId="77777777" w:rsidR="001E107C" w:rsidRPr="00EB74FF" w:rsidRDefault="001E107C" w:rsidP="001E107C">
            <w:pPr>
              <w:spacing w:after="0"/>
              <w:rPr>
                <w:rFonts w:asciiTheme="minorHAnsi" w:hAnsiTheme="minorHAnsi" w:cstheme="minorHAnsi"/>
              </w:rPr>
            </w:pPr>
            <w:r w:rsidRPr="00EB74FF">
              <w:rPr>
                <w:rFonts w:asciiTheme="minorHAnsi" w:hAnsiTheme="minorHAnsi" w:cstheme="minorHAnsi"/>
              </w:rPr>
              <w:t>Involved party’s Deposit number</w:t>
            </w:r>
            <w:r w:rsidRPr="00EB74FF">
              <w:rPr>
                <w:rFonts w:asciiTheme="minorHAnsi" w:hAnsiTheme="minorHAnsi" w:cstheme="minorHAnsi"/>
                <w:color w:val="000000"/>
                <w:lang w:val="en-GB" w:eastAsia="en-GB"/>
              </w:rPr>
              <w:t> </w:t>
            </w:r>
          </w:p>
        </w:tc>
        <w:tc>
          <w:tcPr>
            <w:tcW w:w="2588" w:type="dxa"/>
            <w:tcBorders>
              <w:top w:val="nil"/>
              <w:left w:val="nil"/>
              <w:bottom w:val="single" w:sz="4" w:space="0" w:color="auto"/>
              <w:right w:val="single" w:sz="4" w:space="0" w:color="auto"/>
            </w:tcBorders>
          </w:tcPr>
          <w:p w14:paraId="1C1F2136" w14:textId="77777777" w:rsidR="001E107C" w:rsidRPr="00EB74FF" w:rsidRDefault="001E107C" w:rsidP="001E107C">
            <w:pPr>
              <w:spacing w:after="0"/>
              <w:rPr>
                <w:rFonts w:asciiTheme="minorHAnsi" w:hAnsiTheme="minorHAnsi" w:cstheme="minorHAnsi"/>
              </w:rPr>
            </w:pPr>
            <w:r w:rsidRPr="001E107C">
              <w:rPr>
                <w:rFonts w:asciiTheme="minorHAnsi" w:hAnsiTheme="minorHAnsi" w:cstheme="minorHAnsi"/>
              </w:rPr>
              <w:t>DEPOSIT_NO</w:t>
            </w:r>
          </w:p>
        </w:tc>
      </w:tr>
      <w:tr w:rsidR="001E107C" w:rsidRPr="00EB74FF" w14:paraId="5A363C97" w14:textId="77777777" w:rsidTr="001E107C">
        <w:trPr>
          <w:trHeight w:val="255"/>
        </w:trPr>
        <w:tc>
          <w:tcPr>
            <w:tcW w:w="292" w:type="dxa"/>
            <w:tcBorders>
              <w:top w:val="nil"/>
              <w:left w:val="single" w:sz="4" w:space="0" w:color="auto"/>
              <w:bottom w:val="single" w:sz="4" w:space="0" w:color="auto"/>
              <w:right w:val="single" w:sz="4" w:space="0" w:color="auto"/>
            </w:tcBorders>
          </w:tcPr>
          <w:p w14:paraId="3ADB00DC" w14:textId="4F468968" w:rsidR="001E107C" w:rsidRPr="00EB74FF" w:rsidRDefault="00C35631" w:rsidP="001E107C">
            <w:pPr>
              <w:spacing w:after="0"/>
              <w:rPr>
                <w:rFonts w:asciiTheme="minorHAnsi" w:hAnsiTheme="minorHAnsi" w:cstheme="minorHAnsi"/>
                <w:color w:val="000000"/>
                <w:lang w:val="en-GB" w:eastAsia="en-GB"/>
              </w:rPr>
            </w:pPr>
            <w:ins w:id="403" w:author="Mohamed Ramadan" w:date="2019-01-14T12:06:00Z">
              <w:r>
                <w:rPr>
                  <w:rFonts w:ascii="Calibri" w:hAnsiTheme="minorHAnsi" w:cstheme="minorHAnsi"/>
                  <w:color w:val="000000"/>
                  <w:rtl/>
                  <w:lang w:val="en-GB" w:eastAsia="en-GB"/>
                </w:rPr>
                <w:t>4</w:t>
              </w:r>
            </w:ins>
          </w:p>
        </w:tc>
        <w:tc>
          <w:tcPr>
            <w:tcW w:w="2965" w:type="dxa"/>
            <w:tcBorders>
              <w:top w:val="nil"/>
              <w:left w:val="single" w:sz="4" w:space="0" w:color="auto"/>
              <w:bottom w:val="single" w:sz="4" w:space="0" w:color="auto"/>
              <w:right w:val="single" w:sz="4" w:space="0" w:color="auto"/>
            </w:tcBorders>
            <w:shd w:val="clear" w:color="auto" w:fill="auto"/>
            <w:noWrap/>
            <w:hideMark/>
          </w:tcPr>
          <w:p w14:paraId="7EBCCBEA"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Deposit Currency</w:t>
            </w:r>
          </w:p>
        </w:tc>
        <w:tc>
          <w:tcPr>
            <w:tcW w:w="4140" w:type="dxa"/>
            <w:tcBorders>
              <w:top w:val="nil"/>
              <w:left w:val="nil"/>
              <w:bottom w:val="single" w:sz="4" w:space="0" w:color="auto"/>
              <w:right w:val="single" w:sz="4" w:space="0" w:color="auto"/>
            </w:tcBorders>
            <w:shd w:val="clear" w:color="auto" w:fill="auto"/>
            <w:noWrap/>
            <w:hideMark/>
          </w:tcPr>
          <w:p w14:paraId="2BE7C19A"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Deposit Currency</w:t>
            </w:r>
          </w:p>
        </w:tc>
        <w:tc>
          <w:tcPr>
            <w:tcW w:w="2588" w:type="dxa"/>
            <w:tcBorders>
              <w:top w:val="nil"/>
              <w:left w:val="nil"/>
              <w:bottom w:val="single" w:sz="4" w:space="0" w:color="auto"/>
              <w:right w:val="single" w:sz="4" w:space="0" w:color="auto"/>
            </w:tcBorders>
          </w:tcPr>
          <w:p w14:paraId="74FAF281" w14:textId="77777777" w:rsidR="001E107C" w:rsidRPr="00EB74FF" w:rsidRDefault="001E107C" w:rsidP="001E107C">
            <w:pPr>
              <w:spacing w:after="0"/>
              <w:rPr>
                <w:rFonts w:asciiTheme="minorHAnsi" w:hAnsiTheme="minorHAnsi" w:cstheme="minorHAnsi"/>
                <w:color w:val="000000"/>
                <w:lang w:val="en-GB" w:eastAsia="en-GB"/>
              </w:rPr>
            </w:pPr>
            <w:r w:rsidRPr="001E107C">
              <w:rPr>
                <w:rFonts w:asciiTheme="minorHAnsi" w:hAnsiTheme="minorHAnsi" w:cstheme="minorHAnsi"/>
                <w:color w:val="000000"/>
                <w:lang w:val="en-GB" w:eastAsia="en-GB"/>
              </w:rPr>
              <w:t>DEPOSIT_CURRENCY</w:t>
            </w:r>
          </w:p>
        </w:tc>
      </w:tr>
      <w:tr w:rsidR="001E107C" w:rsidRPr="00EB74FF" w14:paraId="7B12B659" w14:textId="77777777" w:rsidTr="001E107C">
        <w:trPr>
          <w:trHeight w:val="255"/>
        </w:trPr>
        <w:tc>
          <w:tcPr>
            <w:tcW w:w="292" w:type="dxa"/>
            <w:tcBorders>
              <w:top w:val="nil"/>
              <w:left w:val="single" w:sz="4" w:space="0" w:color="auto"/>
              <w:bottom w:val="single" w:sz="4" w:space="0" w:color="auto"/>
              <w:right w:val="single" w:sz="4" w:space="0" w:color="auto"/>
            </w:tcBorders>
          </w:tcPr>
          <w:p w14:paraId="6DBF6543" w14:textId="60122BED" w:rsidR="001E107C" w:rsidRPr="00EB74FF" w:rsidRDefault="00C35631" w:rsidP="001E107C">
            <w:pPr>
              <w:spacing w:after="0"/>
              <w:rPr>
                <w:rFonts w:asciiTheme="minorHAnsi" w:hAnsiTheme="minorHAnsi" w:cstheme="minorHAnsi"/>
                <w:color w:val="000000"/>
                <w:lang w:val="en-GB" w:eastAsia="en-GB"/>
              </w:rPr>
            </w:pPr>
            <w:ins w:id="404" w:author="Mohamed Ramadan" w:date="2019-01-14T12:06:00Z">
              <w:r>
                <w:rPr>
                  <w:rFonts w:ascii="Calibri" w:hAnsiTheme="minorHAnsi" w:cstheme="minorHAnsi"/>
                  <w:color w:val="000000"/>
                  <w:rtl/>
                  <w:lang w:val="en-GB" w:eastAsia="en-GB"/>
                </w:rPr>
                <w:t>5</w:t>
              </w:r>
            </w:ins>
          </w:p>
        </w:tc>
        <w:tc>
          <w:tcPr>
            <w:tcW w:w="2965" w:type="dxa"/>
            <w:tcBorders>
              <w:top w:val="nil"/>
              <w:left w:val="single" w:sz="4" w:space="0" w:color="auto"/>
              <w:bottom w:val="single" w:sz="4" w:space="0" w:color="auto"/>
              <w:right w:val="single" w:sz="4" w:space="0" w:color="auto"/>
            </w:tcBorders>
            <w:shd w:val="clear" w:color="auto" w:fill="auto"/>
            <w:noWrap/>
            <w:hideMark/>
          </w:tcPr>
          <w:p w14:paraId="629CB792"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Start Date</w:t>
            </w:r>
          </w:p>
        </w:tc>
        <w:tc>
          <w:tcPr>
            <w:tcW w:w="4140" w:type="dxa"/>
            <w:tcBorders>
              <w:top w:val="nil"/>
              <w:left w:val="nil"/>
              <w:bottom w:val="single" w:sz="4" w:space="0" w:color="auto"/>
              <w:right w:val="single" w:sz="4" w:space="0" w:color="auto"/>
            </w:tcBorders>
            <w:shd w:val="clear" w:color="auto" w:fill="auto"/>
            <w:noWrap/>
            <w:hideMark/>
          </w:tcPr>
          <w:p w14:paraId="313B3C2C" w14:textId="77777777" w:rsidR="001E107C" w:rsidRPr="00EB74FF" w:rsidRDefault="001E107C" w:rsidP="001E107C">
            <w:pPr>
              <w:spacing w:after="0"/>
              <w:rPr>
                <w:rFonts w:asciiTheme="minorHAnsi" w:hAnsiTheme="minorHAnsi" w:cstheme="minorHAnsi"/>
              </w:rPr>
            </w:pPr>
            <w:r w:rsidRPr="00EB74FF">
              <w:rPr>
                <w:rFonts w:asciiTheme="minorHAnsi" w:hAnsiTheme="minorHAnsi" w:cstheme="minorHAnsi"/>
              </w:rPr>
              <w:t>Deposit start date</w:t>
            </w:r>
            <w:r w:rsidRPr="00EB74FF">
              <w:rPr>
                <w:rFonts w:asciiTheme="minorHAnsi" w:hAnsiTheme="minorHAnsi" w:cstheme="minorHAnsi"/>
                <w:color w:val="000000"/>
                <w:lang w:val="en-GB" w:eastAsia="en-GB"/>
              </w:rPr>
              <w:t> </w:t>
            </w:r>
          </w:p>
        </w:tc>
        <w:tc>
          <w:tcPr>
            <w:tcW w:w="2588" w:type="dxa"/>
            <w:tcBorders>
              <w:top w:val="nil"/>
              <w:left w:val="nil"/>
              <w:bottom w:val="single" w:sz="4" w:space="0" w:color="auto"/>
              <w:right w:val="single" w:sz="4" w:space="0" w:color="auto"/>
            </w:tcBorders>
          </w:tcPr>
          <w:p w14:paraId="48803F8C" w14:textId="77777777" w:rsidR="001E107C" w:rsidRPr="00EB74FF" w:rsidRDefault="001E107C" w:rsidP="001E107C">
            <w:pPr>
              <w:spacing w:after="0"/>
              <w:rPr>
                <w:rFonts w:asciiTheme="minorHAnsi" w:hAnsiTheme="minorHAnsi" w:cstheme="minorHAnsi"/>
              </w:rPr>
            </w:pPr>
            <w:r w:rsidRPr="001E107C">
              <w:rPr>
                <w:rFonts w:asciiTheme="minorHAnsi" w:hAnsiTheme="minorHAnsi" w:cstheme="minorHAnsi"/>
              </w:rPr>
              <w:t>START_DATE</w:t>
            </w:r>
          </w:p>
        </w:tc>
      </w:tr>
      <w:tr w:rsidR="001E107C" w:rsidRPr="00EB74FF" w14:paraId="4410C57B" w14:textId="77777777" w:rsidTr="001E107C">
        <w:trPr>
          <w:trHeight w:val="255"/>
        </w:trPr>
        <w:tc>
          <w:tcPr>
            <w:tcW w:w="292" w:type="dxa"/>
            <w:tcBorders>
              <w:top w:val="nil"/>
              <w:left w:val="single" w:sz="4" w:space="0" w:color="auto"/>
              <w:bottom w:val="single" w:sz="4" w:space="0" w:color="auto"/>
              <w:right w:val="single" w:sz="4" w:space="0" w:color="auto"/>
            </w:tcBorders>
          </w:tcPr>
          <w:p w14:paraId="17EA6208" w14:textId="342C1870" w:rsidR="001E107C" w:rsidRPr="00EB74FF" w:rsidRDefault="00C35631" w:rsidP="001E107C">
            <w:pPr>
              <w:spacing w:after="0"/>
              <w:rPr>
                <w:rFonts w:asciiTheme="minorHAnsi" w:hAnsiTheme="minorHAnsi" w:cstheme="minorHAnsi"/>
                <w:color w:val="000000"/>
                <w:lang w:val="en-GB" w:eastAsia="en-GB"/>
              </w:rPr>
            </w:pPr>
            <w:ins w:id="405" w:author="Mohamed Ramadan" w:date="2019-01-14T12:06:00Z">
              <w:r>
                <w:rPr>
                  <w:rFonts w:ascii="Calibri" w:hAnsiTheme="minorHAnsi" w:cstheme="minorHAnsi"/>
                  <w:color w:val="000000"/>
                  <w:rtl/>
                  <w:lang w:val="en-GB" w:eastAsia="en-GB"/>
                </w:rPr>
                <w:t>6</w:t>
              </w:r>
            </w:ins>
          </w:p>
        </w:tc>
        <w:tc>
          <w:tcPr>
            <w:tcW w:w="2965" w:type="dxa"/>
            <w:tcBorders>
              <w:top w:val="nil"/>
              <w:left w:val="single" w:sz="4" w:space="0" w:color="auto"/>
              <w:bottom w:val="single" w:sz="4" w:space="0" w:color="auto"/>
              <w:right w:val="single" w:sz="4" w:space="0" w:color="auto"/>
            </w:tcBorders>
            <w:shd w:val="clear" w:color="auto" w:fill="auto"/>
            <w:noWrap/>
          </w:tcPr>
          <w:p w14:paraId="15BF7D63"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Deposit </w:t>
            </w:r>
            <w:r w:rsidRPr="001E107C">
              <w:rPr>
                <w:rFonts w:asciiTheme="minorHAnsi" w:hAnsiTheme="minorHAnsi" w:cstheme="minorHAnsi"/>
                <w:color w:val="000000"/>
                <w:lang w:val="en-GB" w:eastAsia="en-GB"/>
              </w:rPr>
              <w:t>S</w:t>
            </w:r>
            <w:r>
              <w:rPr>
                <w:rFonts w:asciiTheme="minorHAnsi" w:hAnsiTheme="minorHAnsi" w:cstheme="minorHAnsi"/>
                <w:color w:val="000000"/>
                <w:lang w:val="en-GB" w:eastAsia="en-GB"/>
              </w:rPr>
              <w:t>tatus</w:t>
            </w:r>
          </w:p>
        </w:tc>
        <w:tc>
          <w:tcPr>
            <w:tcW w:w="4140" w:type="dxa"/>
            <w:tcBorders>
              <w:top w:val="nil"/>
              <w:left w:val="nil"/>
              <w:bottom w:val="single" w:sz="4" w:space="0" w:color="auto"/>
              <w:right w:val="single" w:sz="4" w:space="0" w:color="auto"/>
            </w:tcBorders>
            <w:shd w:val="clear" w:color="auto" w:fill="auto"/>
            <w:noWrap/>
          </w:tcPr>
          <w:p w14:paraId="6E3A0672"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xml:space="preserve">Deposit </w:t>
            </w:r>
            <w:r w:rsidRPr="001E107C">
              <w:rPr>
                <w:rFonts w:asciiTheme="minorHAnsi" w:hAnsiTheme="minorHAnsi" w:cstheme="minorHAnsi"/>
                <w:color w:val="000000"/>
                <w:lang w:val="en-GB" w:eastAsia="en-GB"/>
              </w:rPr>
              <w:t>S</w:t>
            </w:r>
            <w:r>
              <w:rPr>
                <w:rFonts w:asciiTheme="minorHAnsi" w:hAnsiTheme="minorHAnsi" w:cstheme="minorHAnsi"/>
                <w:color w:val="000000"/>
                <w:lang w:val="en-GB" w:eastAsia="en-GB"/>
              </w:rPr>
              <w:t>tatus</w:t>
            </w:r>
          </w:p>
        </w:tc>
        <w:tc>
          <w:tcPr>
            <w:tcW w:w="2588" w:type="dxa"/>
            <w:tcBorders>
              <w:top w:val="nil"/>
              <w:left w:val="nil"/>
              <w:bottom w:val="single" w:sz="4" w:space="0" w:color="auto"/>
              <w:right w:val="single" w:sz="4" w:space="0" w:color="auto"/>
            </w:tcBorders>
          </w:tcPr>
          <w:p w14:paraId="43162831" w14:textId="77777777" w:rsidR="001E107C" w:rsidRPr="001E107C" w:rsidRDefault="001E107C" w:rsidP="001E107C">
            <w:pPr>
              <w:spacing w:after="0"/>
              <w:rPr>
                <w:rFonts w:asciiTheme="minorHAnsi" w:hAnsiTheme="minorHAnsi" w:cstheme="minorHAnsi"/>
                <w:color w:val="000000"/>
                <w:lang w:val="en-GB" w:eastAsia="en-GB"/>
              </w:rPr>
            </w:pPr>
            <w:r w:rsidRPr="001E107C">
              <w:rPr>
                <w:rFonts w:asciiTheme="minorHAnsi" w:hAnsiTheme="minorHAnsi" w:cstheme="minorHAnsi"/>
                <w:color w:val="000000"/>
                <w:lang w:val="en-GB" w:eastAsia="en-GB"/>
              </w:rPr>
              <w:t>DEPOSIT_STATUS</w:t>
            </w:r>
          </w:p>
        </w:tc>
      </w:tr>
      <w:tr w:rsidR="00912174" w:rsidRPr="00EB74FF" w14:paraId="29C18D21" w14:textId="77777777" w:rsidTr="001E107C">
        <w:trPr>
          <w:trHeight w:val="255"/>
        </w:trPr>
        <w:tc>
          <w:tcPr>
            <w:tcW w:w="292" w:type="dxa"/>
            <w:tcBorders>
              <w:top w:val="nil"/>
              <w:left w:val="single" w:sz="4" w:space="0" w:color="auto"/>
              <w:bottom w:val="single" w:sz="4" w:space="0" w:color="auto"/>
              <w:right w:val="single" w:sz="4" w:space="0" w:color="auto"/>
            </w:tcBorders>
          </w:tcPr>
          <w:p w14:paraId="5274C5D1" w14:textId="1AB24566" w:rsidR="00912174" w:rsidRPr="00EB74FF" w:rsidRDefault="00C35631" w:rsidP="001E107C">
            <w:pPr>
              <w:spacing w:after="0"/>
              <w:rPr>
                <w:rFonts w:asciiTheme="minorHAnsi" w:hAnsiTheme="minorHAnsi" w:cstheme="minorHAnsi"/>
                <w:color w:val="000000"/>
                <w:lang w:val="en-GB" w:eastAsia="en-GB"/>
              </w:rPr>
            </w:pPr>
            <w:ins w:id="406" w:author="Mohamed Ramadan" w:date="2019-01-14T12:06:00Z">
              <w:r>
                <w:rPr>
                  <w:rFonts w:ascii="Calibri" w:hAnsiTheme="minorHAnsi" w:cstheme="minorHAnsi"/>
                  <w:color w:val="000000"/>
                  <w:rtl/>
                  <w:lang w:val="en-GB" w:eastAsia="en-GB"/>
                </w:rPr>
                <w:t>7</w:t>
              </w:r>
            </w:ins>
          </w:p>
        </w:tc>
        <w:tc>
          <w:tcPr>
            <w:tcW w:w="2965" w:type="dxa"/>
            <w:tcBorders>
              <w:top w:val="nil"/>
              <w:left w:val="single" w:sz="4" w:space="0" w:color="auto"/>
              <w:bottom w:val="single" w:sz="4" w:space="0" w:color="auto"/>
              <w:right w:val="single" w:sz="4" w:space="0" w:color="auto"/>
            </w:tcBorders>
            <w:shd w:val="clear" w:color="auto" w:fill="auto"/>
            <w:noWrap/>
          </w:tcPr>
          <w:p w14:paraId="64D5BD5D" w14:textId="77777777" w:rsidR="00912174" w:rsidRPr="00EB74FF" w:rsidRDefault="00912174" w:rsidP="001E107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Joint flag</w:t>
            </w:r>
          </w:p>
        </w:tc>
        <w:tc>
          <w:tcPr>
            <w:tcW w:w="4140" w:type="dxa"/>
            <w:tcBorders>
              <w:top w:val="nil"/>
              <w:left w:val="nil"/>
              <w:bottom w:val="single" w:sz="4" w:space="0" w:color="auto"/>
              <w:right w:val="single" w:sz="4" w:space="0" w:color="auto"/>
            </w:tcBorders>
            <w:shd w:val="clear" w:color="auto" w:fill="auto"/>
            <w:noWrap/>
          </w:tcPr>
          <w:p w14:paraId="76CE7BD6" w14:textId="77777777" w:rsidR="00912174" w:rsidRPr="00EB74FF" w:rsidRDefault="00912174" w:rsidP="001E107C">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Joint flag</w:t>
            </w:r>
          </w:p>
        </w:tc>
        <w:tc>
          <w:tcPr>
            <w:tcW w:w="2588" w:type="dxa"/>
            <w:tcBorders>
              <w:top w:val="nil"/>
              <w:left w:val="nil"/>
              <w:bottom w:val="single" w:sz="4" w:space="0" w:color="auto"/>
              <w:right w:val="single" w:sz="4" w:space="0" w:color="auto"/>
            </w:tcBorders>
          </w:tcPr>
          <w:p w14:paraId="6A71C5E3" w14:textId="77777777" w:rsidR="00912174" w:rsidRPr="001E107C" w:rsidRDefault="00912174" w:rsidP="001E107C">
            <w:pPr>
              <w:spacing w:after="0"/>
              <w:rPr>
                <w:rFonts w:asciiTheme="minorHAnsi" w:hAnsiTheme="minorHAnsi" w:cstheme="minorHAnsi"/>
                <w:color w:val="000000"/>
                <w:lang w:val="en-GB" w:eastAsia="en-GB"/>
              </w:rPr>
            </w:pPr>
            <w:r w:rsidRPr="00912174">
              <w:rPr>
                <w:rFonts w:asciiTheme="minorHAnsi" w:hAnsiTheme="minorHAnsi" w:cstheme="minorHAnsi"/>
                <w:color w:val="000000"/>
                <w:lang w:val="en-GB" w:eastAsia="en-GB"/>
              </w:rPr>
              <w:t>JNT_ACC</w:t>
            </w:r>
          </w:p>
        </w:tc>
      </w:tr>
      <w:tr w:rsidR="001E107C" w:rsidRPr="00EB74FF" w14:paraId="18E7F911" w14:textId="77777777" w:rsidTr="001E107C">
        <w:trPr>
          <w:trHeight w:val="255"/>
        </w:trPr>
        <w:tc>
          <w:tcPr>
            <w:tcW w:w="292" w:type="dxa"/>
            <w:tcBorders>
              <w:top w:val="nil"/>
              <w:left w:val="single" w:sz="4" w:space="0" w:color="auto"/>
              <w:bottom w:val="single" w:sz="4" w:space="0" w:color="auto"/>
              <w:right w:val="single" w:sz="4" w:space="0" w:color="auto"/>
            </w:tcBorders>
          </w:tcPr>
          <w:p w14:paraId="014FE18A" w14:textId="441D232F" w:rsidR="001E107C" w:rsidRPr="00EB74FF" w:rsidRDefault="00C35631" w:rsidP="001E107C">
            <w:pPr>
              <w:spacing w:after="0"/>
              <w:rPr>
                <w:rFonts w:asciiTheme="minorHAnsi" w:hAnsiTheme="minorHAnsi" w:cstheme="minorHAnsi"/>
                <w:color w:val="000000"/>
                <w:lang w:val="en-GB" w:eastAsia="en-GB"/>
              </w:rPr>
            </w:pPr>
            <w:ins w:id="407" w:author="Mohamed Ramadan" w:date="2019-01-14T12:06:00Z">
              <w:r>
                <w:rPr>
                  <w:rFonts w:ascii="Calibri" w:hAnsiTheme="minorHAnsi" w:cstheme="minorHAnsi"/>
                  <w:color w:val="000000"/>
                  <w:rtl/>
                  <w:lang w:val="en-GB" w:eastAsia="en-GB"/>
                </w:rPr>
                <w:t>8</w:t>
              </w:r>
            </w:ins>
          </w:p>
        </w:tc>
        <w:tc>
          <w:tcPr>
            <w:tcW w:w="2965" w:type="dxa"/>
            <w:tcBorders>
              <w:top w:val="nil"/>
              <w:left w:val="single" w:sz="4" w:space="0" w:color="auto"/>
              <w:bottom w:val="single" w:sz="4" w:space="0" w:color="auto"/>
              <w:right w:val="single" w:sz="4" w:space="0" w:color="auto"/>
            </w:tcBorders>
            <w:shd w:val="clear" w:color="auto" w:fill="auto"/>
            <w:noWrap/>
            <w:hideMark/>
          </w:tcPr>
          <w:p w14:paraId="708C2799"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Due Date</w:t>
            </w:r>
          </w:p>
        </w:tc>
        <w:tc>
          <w:tcPr>
            <w:tcW w:w="4140" w:type="dxa"/>
            <w:tcBorders>
              <w:top w:val="nil"/>
              <w:left w:val="nil"/>
              <w:bottom w:val="single" w:sz="4" w:space="0" w:color="auto"/>
              <w:right w:val="single" w:sz="4" w:space="0" w:color="auto"/>
            </w:tcBorders>
            <w:shd w:val="clear" w:color="auto" w:fill="auto"/>
            <w:noWrap/>
            <w:hideMark/>
          </w:tcPr>
          <w:p w14:paraId="4BD808D3"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Deposit Due Date</w:t>
            </w:r>
          </w:p>
        </w:tc>
        <w:tc>
          <w:tcPr>
            <w:tcW w:w="2588" w:type="dxa"/>
            <w:tcBorders>
              <w:top w:val="nil"/>
              <w:left w:val="nil"/>
              <w:bottom w:val="single" w:sz="4" w:space="0" w:color="auto"/>
              <w:right w:val="single" w:sz="4" w:space="0" w:color="auto"/>
            </w:tcBorders>
          </w:tcPr>
          <w:p w14:paraId="39D76FC7" w14:textId="77777777" w:rsidR="001E107C" w:rsidRPr="00EB74FF" w:rsidRDefault="001E107C" w:rsidP="001E107C">
            <w:pPr>
              <w:spacing w:after="0"/>
              <w:rPr>
                <w:rFonts w:asciiTheme="minorHAnsi" w:hAnsiTheme="minorHAnsi" w:cstheme="minorHAnsi"/>
                <w:color w:val="000000"/>
                <w:lang w:val="en-GB" w:eastAsia="en-GB"/>
              </w:rPr>
            </w:pPr>
            <w:r w:rsidRPr="001E107C">
              <w:rPr>
                <w:rFonts w:asciiTheme="minorHAnsi" w:hAnsiTheme="minorHAnsi" w:cstheme="minorHAnsi"/>
                <w:color w:val="000000"/>
                <w:lang w:val="en-GB" w:eastAsia="en-GB"/>
              </w:rPr>
              <w:t>DUE_DATE</w:t>
            </w:r>
          </w:p>
        </w:tc>
      </w:tr>
      <w:tr w:rsidR="001E107C" w:rsidRPr="00EB74FF" w14:paraId="6E40F40F" w14:textId="77777777" w:rsidTr="001E107C">
        <w:trPr>
          <w:trHeight w:val="255"/>
        </w:trPr>
        <w:tc>
          <w:tcPr>
            <w:tcW w:w="292" w:type="dxa"/>
            <w:tcBorders>
              <w:top w:val="nil"/>
              <w:left w:val="single" w:sz="4" w:space="0" w:color="auto"/>
              <w:bottom w:val="single" w:sz="4" w:space="0" w:color="auto"/>
              <w:right w:val="single" w:sz="4" w:space="0" w:color="auto"/>
            </w:tcBorders>
          </w:tcPr>
          <w:p w14:paraId="164AB780" w14:textId="2CDBA6B4" w:rsidR="001E107C" w:rsidRPr="00EB74FF" w:rsidRDefault="00C35631" w:rsidP="001E107C">
            <w:pPr>
              <w:spacing w:after="0"/>
              <w:rPr>
                <w:rFonts w:asciiTheme="minorHAnsi" w:hAnsiTheme="minorHAnsi" w:cstheme="minorHAnsi"/>
                <w:color w:val="000000"/>
                <w:lang w:val="en-GB" w:eastAsia="en-GB"/>
              </w:rPr>
            </w:pPr>
            <w:ins w:id="408" w:author="Mohamed Ramadan" w:date="2019-01-14T12:06:00Z">
              <w:r>
                <w:rPr>
                  <w:rFonts w:ascii="Calibri" w:hAnsiTheme="minorHAnsi" w:cstheme="minorHAnsi"/>
                  <w:color w:val="000000"/>
                  <w:rtl/>
                  <w:lang w:val="en-GB" w:eastAsia="en-GB"/>
                </w:rPr>
                <w:t>9</w:t>
              </w:r>
            </w:ins>
          </w:p>
        </w:tc>
        <w:tc>
          <w:tcPr>
            <w:tcW w:w="2965" w:type="dxa"/>
            <w:tcBorders>
              <w:top w:val="nil"/>
              <w:left w:val="single" w:sz="4" w:space="0" w:color="auto"/>
              <w:bottom w:val="single" w:sz="4" w:space="0" w:color="auto"/>
              <w:right w:val="single" w:sz="4" w:space="0" w:color="auto"/>
            </w:tcBorders>
            <w:shd w:val="clear" w:color="auto" w:fill="auto"/>
            <w:noWrap/>
            <w:hideMark/>
          </w:tcPr>
          <w:p w14:paraId="4B6E776D"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Deposit Type</w:t>
            </w:r>
          </w:p>
        </w:tc>
        <w:tc>
          <w:tcPr>
            <w:tcW w:w="4140" w:type="dxa"/>
            <w:tcBorders>
              <w:top w:val="nil"/>
              <w:left w:val="nil"/>
              <w:bottom w:val="single" w:sz="4" w:space="0" w:color="auto"/>
              <w:right w:val="single" w:sz="4" w:space="0" w:color="auto"/>
            </w:tcBorders>
            <w:shd w:val="clear" w:color="auto" w:fill="auto"/>
            <w:noWrap/>
            <w:hideMark/>
          </w:tcPr>
          <w:p w14:paraId="67E866D7" w14:textId="77777777" w:rsidR="001E107C" w:rsidRPr="00EB74FF" w:rsidRDefault="001E107C" w:rsidP="001E107C">
            <w:pPr>
              <w:spacing w:after="0"/>
              <w:rPr>
                <w:rFonts w:asciiTheme="minorHAnsi" w:hAnsiTheme="minorHAnsi" w:cstheme="minorHAnsi"/>
              </w:rPr>
            </w:pPr>
            <w:r w:rsidRPr="00EB74FF">
              <w:rPr>
                <w:rFonts w:asciiTheme="minorHAnsi" w:hAnsiTheme="minorHAnsi" w:cstheme="minorHAnsi"/>
              </w:rPr>
              <w:t>Type of the Deposit description</w:t>
            </w:r>
          </w:p>
        </w:tc>
        <w:tc>
          <w:tcPr>
            <w:tcW w:w="2588" w:type="dxa"/>
            <w:tcBorders>
              <w:top w:val="nil"/>
              <w:left w:val="nil"/>
              <w:bottom w:val="single" w:sz="4" w:space="0" w:color="auto"/>
              <w:right w:val="single" w:sz="4" w:space="0" w:color="auto"/>
            </w:tcBorders>
          </w:tcPr>
          <w:p w14:paraId="59BE2291" w14:textId="77777777" w:rsidR="001E107C" w:rsidRPr="00EB74FF" w:rsidRDefault="001E107C" w:rsidP="001E107C">
            <w:pPr>
              <w:spacing w:after="0"/>
              <w:rPr>
                <w:rFonts w:asciiTheme="minorHAnsi" w:hAnsiTheme="minorHAnsi" w:cstheme="minorHAnsi"/>
              </w:rPr>
            </w:pPr>
            <w:r w:rsidRPr="001E107C">
              <w:rPr>
                <w:rFonts w:asciiTheme="minorHAnsi" w:hAnsiTheme="minorHAnsi" w:cstheme="minorHAnsi"/>
              </w:rPr>
              <w:t>DEPOSIT_TYPE</w:t>
            </w:r>
          </w:p>
        </w:tc>
      </w:tr>
      <w:tr w:rsidR="001E107C" w:rsidRPr="00EB74FF" w14:paraId="2DE90C5C" w14:textId="77777777" w:rsidTr="001E107C">
        <w:trPr>
          <w:trHeight w:val="255"/>
        </w:trPr>
        <w:tc>
          <w:tcPr>
            <w:tcW w:w="292" w:type="dxa"/>
            <w:tcBorders>
              <w:top w:val="nil"/>
              <w:left w:val="single" w:sz="4" w:space="0" w:color="auto"/>
              <w:bottom w:val="single" w:sz="4" w:space="0" w:color="auto"/>
              <w:right w:val="single" w:sz="4" w:space="0" w:color="auto"/>
            </w:tcBorders>
          </w:tcPr>
          <w:p w14:paraId="4CDFC60E" w14:textId="1D8F49DC" w:rsidR="001E107C" w:rsidRPr="00EB74FF" w:rsidRDefault="00C35631" w:rsidP="001E107C">
            <w:pPr>
              <w:spacing w:after="0"/>
              <w:rPr>
                <w:rFonts w:asciiTheme="minorHAnsi" w:hAnsiTheme="minorHAnsi" w:cstheme="minorHAnsi"/>
                <w:color w:val="000000"/>
                <w:lang w:val="en-GB" w:eastAsia="en-GB"/>
              </w:rPr>
            </w:pPr>
            <w:ins w:id="409" w:author="Mohamed Ramadan" w:date="2019-01-14T12:06:00Z">
              <w:r>
                <w:rPr>
                  <w:rFonts w:ascii="Calibri" w:hAnsiTheme="minorHAnsi" w:cstheme="minorHAnsi"/>
                  <w:color w:val="000000"/>
                  <w:rtl/>
                  <w:lang w:val="en-GB" w:eastAsia="en-GB"/>
                </w:rPr>
                <w:t>10</w:t>
              </w:r>
            </w:ins>
          </w:p>
        </w:tc>
        <w:tc>
          <w:tcPr>
            <w:tcW w:w="2965" w:type="dxa"/>
            <w:tcBorders>
              <w:top w:val="nil"/>
              <w:left w:val="single" w:sz="4" w:space="0" w:color="auto"/>
              <w:bottom w:val="single" w:sz="4" w:space="0" w:color="auto"/>
              <w:right w:val="single" w:sz="4" w:space="0" w:color="auto"/>
            </w:tcBorders>
            <w:shd w:val="clear" w:color="auto" w:fill="auto"/>
            <w:noWrap/>
            <w:hideMark/>
          </w:tcPr>
          <w:p w14:paraId="3FBDE26D"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Deposit Balance</w:t>
            </w:r>
          </w:p>
        </w:tc>
        <w:tc>
          <w:tcPr>
            <w:tcW w:w="4140" w:type="dxa"/>
            <w:tcBorders>
              <w:top w:val="nil"/>
              <w:left w:val="nil"/>
              <w:bottom w:val="single" w:sz="4" w:space="0" w:color="auto"/>
              <w:right w:val="single" w:sz="4" w:space="0" w:color="auto"/>
            </w:tcBorders>
            <w:shd w:val="clear" w:color="auto" w:fill="auto"/>
            <w:noWrap/>
            <w:hideMark/>
          </w:tcPr>
          <w:p w14:paraId="72A4332E" w14:textId="77777777" w:rsidR="001E107C" w:rsidRPr="00EB74FF" w:rsidRDefault="001E107C" w:rsidP="001E107C">
            <w:pPr>
              <w:spacing w:after="0"/>
              <w:rPr>
                <w:rFonts w:asciiTheme="minorHAnsi" w:hAnsiTheme="minorHAnsi" w:cstheme="minorHAnsi"/>
                <w:color w:val="000000"/>
                <w:lang w:val="en-GB" w:eastAsia="en-GB"/>
              </w:rPr>
            </w:pPr>
            <w:r w:rsidRPr="00EB74FF">
              <w:rPr>
                <w:rFonts w:asciiTheme="minorHAnsi" w:hAnsiTheme="minorHAnsi" w:cstheme="minorHAnsi"/>
              </w:rPr>
              <w:t>The Deposit balance</w:t>
            </w:r>
          </w:p>
        </w:tc>
        <w:tc>
          <w:tcPr>
            <w:tcW w:w="2588" w:type="dxa"/>
            <w:tcBorders>
              <w:top w:val="nil"/>
              <w:left w:val="nil"/>
              <w:bottom w:val="single" w:sz="4" w:space="0" w:color="auto"/>
              <w:right w:val="single" w:sz="4" w:space="0" w:color="auto"/>
            </w:tcBorders>
          </w:tcPr>
          <w:p w14:paraId="204C65C5" w14:textId="77777777" w:rsidR="001E107C" w:rsidRPr="00EB74FF" w:rsidRDefault="001E107C" w:rsidP="001E107C">
            <w:pPr>
              <w:spacing w:after="0"/>
              <w:rPr>
                <w:rFonts w:asciiTheme="minorHAnsi" w:hAnsiTheme="minorHAnsi" w:cstheme="minorHAnsi"/>
              </w:rPr>
            </w:pPr>
            <w:r w:rsidRPr="001E107C">
              <w:rPr>
                <w:rFonts w:asciiTheme="minorHAnsi" w:hAnsiTheme="minorHAnsi" w:cstheme="minorHAnsi"/>
              </w:rPr>
              <w:t>DEPOSIT_BAL</w:t>
            </w:r>
          </w:p>
        </w:tc>
      </w:tr>
    </w:tbl>
    <w:p w14:paraId="608BFE6F" w14:textId="77777777" w:rsidR="00E55AF0" w:rsidRPr="00810B8C" w:rsidRDefault="00E55AF0" w:rsidP="0034151F">
      <w:pPr>
        <w:pStyle w:val="Heading3"/>
        <w:spacing w:before="360" w:after="360"/>
        <w:rPr>
          <w:b/>
          <w:bCs/>
        </w:rPr>
      </w:pPr>
      <w:bookmarkStart w:id="410" w:name="_Toc535244553"/>
      <w:r w:rsidRPr="00810B8C">
        <w:rPr>
          <w:b/>
          <w:bCs/>
        </w:rPr>
        <w:t>Liabilities Information Request</w:t>
      </w:r>
      <w:bookmarkEnd w:id="410"/>
    </w:p>
    <w:tbl>
      <w:tblPr>
        <w:tblW w:w="0" w:type="auto"/>
        <w:tblLook w:val="04A0" w:firstRow="1" w:lastRow="0" w:firstColumn="1" w:lastColumn="0" w:noHBand="0" w:noVBand="1"/>
      </w:tblPr>
      <w:tblGrid>
        <w:gridCol w:w="351"/>
        <w:gridCol w:w="3325"/>
        <w:gridCol w:w="3060"/>
        <w:gridCol w:w="2885"/>
      </w:tblGrid>
      <w:tr w:rsidR="005B20C9" w:rsidRPr="00EB74FF" w14:paraId="511E6DFE" w14:textId="77777777" w:rsidTr="005B20C9">
        <w:trPr>
          <w:trHeight w:val="255"/>
        </w:trPr>
        <w:tc>
          <w:tcPr>
            <w:tcW w:w="351" w:type="dxa"/>
            <w:tcBorders>
              <w:top w:val="single" w:sz="4" w:space="0" w:color="auto"/>
              <w:left w:val="single" w:sz="4" w:space="0" w:color="auto"/>
              <w:bottom w:val="single" w:sz="4" w:space="0" w:color="auto"/>
              <w:right w:val="single" w:sz="4" w:space="0" w:color="auto"/>
            </w:tcBorders>
            <w:shd w:val="clear" w:color="000000" w:fill="EEECE1"/>
          </w:tcPr>
          <w:p w14:paraId="75ACE06E" w14:textId="77777777" w:rsidR="005B20C9" w:rsidRPr="00EB74FF" w:rsidRDefault="005B20C9" w:rsidP="005B20C9">
            <w:pPr>
              <w:spacing w:after="0"/>
              <w:rPr>
                <w:rFonts w:asciiTheme="minorHAnsi" w:hAnsiTheme="minorHAnsi" w:cstheme="minorHAnsi"/>
                <w:color w:val="000000"/>
                <w:lang w:val="en-GB" w:eastAsia="en-GB"/>
              </w:rPr>
            </w:pPr>
          </w:p>
        </w:tc>
        <w:tc>
          <w:tcPr>
            <w:tcW w:w="3325" w:type="dxa"/>
            <w:tcBorders>
              <w:top w:val="single" w:sz="4" w:space="0" w:color="auto"/>
              <w:left w:val="single" w:sz="4" w:space="0" w:color="auto"/>
              <w:bottom w:val="single" w:sz="4" w:space="0" w:color="auto"/>
              <w:right w:val="single" w:sz="4" w:space="0" w:color="auto"/>
            </w:tcBorders>
            <w:shd w:val="clear" w:color="000000" w:fill="EEECE1"/>
            <w:noWrap/>
            <w:hideMark/>
          </w:tcPr>
          <w:p w14:paraId="042AE2B0" w14:textId="77777777" w:rsidR="005B20C9" w:rsidRPr="00EB74FF" w:rsidRDefault="005B20C9" w:rsidP="005B20C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060" w:type="dxa"/>
            <w:tcBorders>
              <w:top w:val="single" w:sz="4" w:space="0" w:color="auto"/>
              <w:left w:val="nil"/>
              <w:bottom w:val="single" w:sz="4" w:space="0" w:color="auto"/>
              <w:right w:val="single" w:sz="4" w:space="0" w:color="auto"/>
            </w:tcBorders>
            <w:shd w:val="clear" w:color="000000" w:fill="EEECE1"/>
            <w:noWrap/>
            <w:hideMark/>
          </w:tcPr>
          <w:p w14:paraId="7C471DD3" w14:textId="77777777" w:rsidR="005B20C9" w:rsidRPr="00EB74FF" w:rsidRDefault="005B20C9" w:rsidP="005B20C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885" w:type="dxa"/>
            <w:tcBorders>
              <w:top w:val="single" w:sz="4" w:space="0" w:color="auto"/>
              <w:left w:val="nil"/>
              <w:bottom w:val="single" w:sz="4" w:space="0" w:color="auto"/>
              <w:right w:val="single" w:sz="4" w:space="0" w:color="auto"/>
            </w:tcBorders>
            <w:shd w:val="clear" w:color="000000" w:fill="EEECE1"/>
          </w:tcPr>
          <w:p w14:paraId="4F502814" w14:textId="77777777" w:rsidR="005B20C9" w:rsidRPr="00EB74FF" w:rsidRDefault="005B20C9" w:rsidP="005B20C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5B20C9" w:rsidRPr="00EB74FF" w14:paraId="45DAA2E9" w14:textId="77777777" w:rsidTr="005B20C9">
        <w:trPr>
          <w:trHeight w:val="255"/>
        </w:trPr>
        <w:tc>
          <w:tcPr>
            <w:tcW w:w="351" w:type="dxa"/>
            <w:tcBorders>
              <w:top w:val="nil"/>
              <w:left w:val="single" w:sz="4" w:space="0" w:color="auto"/>
              <w:bottom w:val="single" w:sz="4" w:space="0" w:color="auto"/>
              <w:right w:val="single" w:sz="4" w:space="0" w:color="auto"/>
            </w:tcBorders>
          </w:tcPr>
          <w:p w14:paraId="176E843D" w14:textId="1D11345F" w:rsidR="005B20C9" w:rsidRPr="00EB74FF" w:rsidRDefault="00C35631" w:rsidP="005B20C9">
            <w:pPr>
              <w:spacing w:after="0"/>
              <w:rPr>
                <w:rFonts w:asciiTheme="minorHAnsi" w:hAnsiTheme="minorHAnsi" w:cstheme="minorHAnsi"/>
                <w:color w:val="000000"/>
                <w:lang w:val="en-GB" w:eastAsia="en-GB"/>
              </w:rPr>
            </w:pPr>
            <w:ins w:id="411" w:author="Mohamed Ramadan" w:date="2019-01-14T12:06:00Z">
              <w:r>
                <w:rPr>
                  <w:rFonts w:ascii="Calibri" w:hAnsiTheme="minorHAnsi" w:cstheme="minorHAnsi"/>
                  <w:color w:val="000000"/>
                  <w:rtl/>
                  <w:lang w:val="en-GB" w:eastAsia="en-GB"/>
                </w:rPr>
                <w:t>1</w:t>
              </w:r>
            </w:ins>
          </w:p>
        </w:tc>
        <w:tc>
          <w:tcPr>
            <w:tcW w:w="3325" w:type="dxa"/>
            <w:tcBorders>
              <w:top w:val="nil"/>
              <w:left w:val="single" w:sz="4" w:space="0" w:color="auto"/>
              <w:bottom w:val="single" w:sz="4" w:space="0" w:color="auto"/>
              <w:right w:val="single" w:sz="4" w:space="0" w:color="auto"/>
            </w:tcBorders>
            <w:shd w:val="clear" w:color="auto" w:fill="auto"/>
            <w:noWrap/>
            <w:hideMark/>
          </w:tcPr>
          <w:p w14:paraId="05D3DF45" w14:textId="77777777" w:rsidR="005B20C9" w:rsidRPr="00EB74FF" w:rsidRDefault="005B20C9" w:rsidP="005B20C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Liabilities Information Request Identifier</w:t>
            </w:r>
          </w:p>
        </w:tc>
        <w:tc>
          <w:tcPr>
            <w:tcW w:w="3060" w:type="dxa"/>
            <w:tcBorders>
              <w:top w:val="nil"/>
              <w:left w:val="nil"/>
              <w:bottom w:val="single" w:sz="4" w:space="0" w:color="auto"/>
              <w:right w:val="single" w:sz="4" w:space="0" w:color="auto"/>
            </w:tcBorders>
            <w:shd w:val="clear" w:color="auto" w:fill="auto"/>
            <w:noWrap/>
            <w:hideMark/>
          </w:tcPr>
          <w:p w14:paraId="2C291C01" w14:textId="77777777" w:rsidR="005B20C9" w:rsidRPr="00EB74FF" w:rsidRDefault="005B20C9" w:rsidP="005B20C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2885" w:type="dxa"/>
            <w:tcBorders>
              <w:top w:val="nil"/>
              <w:left w:val="nil"/>
              <w:bottom w:val="single" w:sz="4" w:space="0" w:color="auto"/>
              <w:right w:val="single" w:sz="4" w:space="0" w:color="auto"/>
            </w:tcBorders>
          </w:tcPr>
          <w:p w14:paraId="40242635" w14:textId="77777777" w:rsidR="005B20C9" w:rsidRPr="00EB74FF" w:rsidRDefault="005B20C9" w:rsidP="005B20C9">
            <w:pPr>
              <w:spacing w:after="0"/>
              <w:rPr>
                <w:rFonts w:asciiTheme="minorHAnsi" w:hAnsiTheme="minorHAnsi" w:cstheme="minorHAnsi"/>
                <w:color w:val="000000"/>
                <w:lang w:val="en-GB" w:eastAsia="en-GB"/>
              </w:rPr>
            </w:pPr>
            <w:r w:rsidRPr="005B20C9">
              <w:rPr>
                <w:rFonts w:asciiTheme="minorHAnsi" w:hAnsiTheme="minorHAnsi" w:cstheme="minorHAnsi"/>
                <w:color w:val="000000"/>
                <w:lang w:val="en-GB" w:eastAsia="en-GB"/>
              </w:rPr>
              <w:t>LIAB_INFO_REQST_ID</w:t>
            </w:r>
          </w:p>
        </w:tc>
      </w:tr>
      <w:tr w:rsidR="005B20C9" w:rsidRPr="00EB74FF" w14:paraId="43CD8D1E" w14:textId="77777777" w:rsidTr="005B20C9">
        <w:trPr>
          <w:trHeight w:val="255"/>
        </w:trPr>
        <w:tc>
          <w:tcPr>
            <w:tcW w:w="351" w:type="dxa"/>
            <w:tcBorders>
              <w:top w:val="nil"/>
              <w:left w:val="single" w:sz="4" w:space="0" w:color="auto"/>
              <w:bottom w:val="single" w:sz="4" w:space="0" w:color="auto"/>
              <w:right w:val="single" w:sz="4" w:space="0" w:color="auto"/>
            </w:tcBorders>
          </w:tcPr>
          <w:p w14:paraId="6FA88E72" w14:textId="3812EF60" w:rsidR="005B20C9" w:rsidRPr="00EB74FF" w:rsidRDefault="00C35631" w:rsidP="005B20C9">
            <w:pPr>
              <w:spacing w:after="0"/>
              <w:rPr>
                <w:rFonts w:asciiTheme="minorHAnsi" w:hAnsiTheme="minorHAnsi" w:cstheme="minorHAnsi"/>
                <w:color w:val="000000"/>
                <w:lang w:val="en-GB" w:eastAsia="en-GB"/>
              </w:rPr>
            </w:pPr>
            <w:ins w:id="412" w:author="Mohamed Ramadan" w:date="2019-01-14T12:06:00Z">
              <w:r>
                <w:rPr>
                  <w:rFonts w:ascii="Calibri" w:hAnsiTheme="minorHAnsi" w:cstheme="minorHAnsi"/>
                  <w:color w:val="000000"/>
                  <w:rtl/>
                  <w:lang w:val="en-GB" w:eastAsia="en-GB"/>
                </w:rPr>
                <w:t>2</w:t>
              </w:r>
            </w:ins>
          </w:p>
        </w:tc>
        <w:tc>
          <w:tcPr>
            <w:tcW w:w="3325" w:type="dxa"/>
            <w:tcBorders>
              <w:top w:val="nil"/>
              <w:left w:val="single" w:sz="4" w:space="0" w:color="auto"/>
              <w:bottom w:val="single" w:sz="4" w:space="0" w:color="auto"/>
              <w:right w:val="single" w:sz="4" w:space="0" w:color="auto"/>
            </w:tcBorders>
            <w:shd w:val="clear" w:color="auto" w:fill="auto"/>
            <w:noWrap/>
            <w:hideMark/>
          </w:tcPr>
          <w:p w14:paraId="306DA865" w14:textId="77777777" w:rsidR="005B20C9" w:rsidRPr="00EB74FF" w:rsidRDefault="005B20C9" w:rsidP="005B20C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Agency Service Request Identifier</w:t>
            </w:r>
          </w:p>
        </w:tc>
        <w:tc>
          <w:tcPr>
            <w:tcW w:w="3060" w:type="dxa"/>
            <w:tcBorders>
              <w:top w:val="nil"/>
              <w:left w:val="nil"/>
              <w:bottom w:val="single" w:sz="4" w:space="0" w:color="auto"/>
              <w:right w:val="single" w:sz="4" w:space="0" w:color="auto"/>
            </w:tcBorders>
            <w:shd w:val="clear" w:color="auto" w:fill="auto"/>
            <w:noWrap/>
            <w:hideMark/>
          </w:tcPr>
          <w:p w14:paraId="79E203A1" w14:textId="77777777" w:rsidR="005B20C9" w:rsidRPr="00EB74FF" w:rsidRDefault="005B20C9" w:rsidP="005B20C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2885" w:type="dxa"/>
            <w:tcBorders>
              <w:top w:val="nil"/>
              <w:left w:val="nil"/>
              <w:bottom w:val="single" w:sz="4" w:space="0" w:color="auto"/>
              <w:right w:val="single" w:sz="4" w:space="0" w:color="auto"/>
            </w:tcBorders>
          </w:tcPr>
          <w:p w14:paraId="6EB228A1" w14:textId="77777777" w:rsidR="005B20C9" w:rsidRPr="00EB74FF" w:rsidRDefault="005B20C9" w:rsidP="005B20C9">
            <w:pPr>
              <w:spacing w:after="0"/>
              <w:rPr>
                <w:rFonts w:asciiTheme="minorHAnsi" w:hAnsiTheme="minorHAnsi" w:cstheme="minorHAnsi"/>
                <w:color w:val="000000"/>
                <w:lang w:val="en-GB" w:eastAsia="en-GB"/>
              </w:rPr>
            </w:pPr>
            <w:r w:rsidRPr="005B20C9">
              <w:rPr>
                <w:rFonts w:asciiTheme="minorHAnsi" w:hAnsiTheme="minorHAnsi" w:cstheme="minorHAnsi"/>
                <w:color w:val="000000"/>
                <w:lang w:val="en-GB" w:eastAsia="en-GB"/>
              </w:rPr>
              <w:t>AGCY_SRVC_REQST_ID</w:t>
            </w:r>
          </w:p>
        </w:tc>
      </w:tr>
    </w:tbl>
    <w:p w14:paraId="3FAB8FA4" w14:textId="77777777" w:rsidR="00A04839" w:rsidRDefault="00A04839">
      <w:pPr>
        <w:spacing w:after="0" w:line="240" w:lineRule="auto"/>
        <w:rPr>
          <w:b/>
          <w:bCs/>
          <w:i/>
          <w:iCs/>
          <w:smallCaps/>
          <w:spacing w:val="5"/>
          <w:sz w:val="26"/>
          <w:szCs w:val="26"/>
          <w:lang w:val="x-none" w:eastAsia="x-none"/>
        </w:rPr>
      </w:pPr>
    </w:p>
    <w:p w14:paraId="33B254F4" w14:textId="77777777" w:rsidR="00A04839" w:rsidRDefault="00A04839">
      <w:pPr>
        <w:spacing w:after="0" w:line="240" w:lineRule="auto"/>
        <w:rPr>
          <w:b/>
          <w:bCs/>
          <w:i/>
          <w:iCs/>
          <w:smallCaps/>
          <w:spacing w:val="5"/>
          <w:sz w:val="26"/>
          <w:szCs w:val="26"/>
          <w:lang w:val="x-none" w:eastAsia="x-none"/>
        </w:rPr>
      </w:pPr>
      <w:r>
        <w:rPr>
          <w:b/>
          <w:bCs/>
        </w:rPr>
        <w:br w:type="page"/>
      </w:r>
    </w:p>
    <w:p w14:paraId="5B71EE54" w14:textId="77777777" w:rsidR="00E55AF0" w:rsidRPr="00810B8C" w:rsidRDefault="00E55AF0" w:rsidP="0034151F">
      <w:pPr>
        <w:pStyle w:val="Heading3"/>
        <w:spacing w:before="360" w:after="360"/>
        <w:rPr>
          <w:b/>
          <w:bCs/>
        </w:rPr>
      </w:pPr>
      <w:bookmarkStart w:id="413" w:name="_Liabilities_Information_Response"/>
      <w:bookmarkEnd w:id="413"/>
      <w:r w:rsidRPr="00810B8C">
        <w:rPr>
          <w:b/>
          <w:bCs/>
        </w:rPr>
        <w:lastRenderedPageBreak/>
        <w:t xml:space="preserve"> </w:t>
      </w:r>
      <w:bookmarkStart w:id="414" w:name="_Toc535244554"/>
      <w:r w:rsidRPr="00810B8C">
        <w:rPr>
          <w:b/>
          <w:bCs/>
        </w:rPr>
        <w:t>Liabilities Information Response</w:t>
      </w:r>
      <w:bookmarkEnd w:id="414"/>
    </w:p>
    <w:tbl>
      <w:tblPr>
        <w:tblW w:w="10075" w:type="dxa"/>
        <w:tblLook w:val="04A0" w:firstRow="1" w:lastRow="0" w:firstColumn="1" w:lastColumn="0" w:noHBand="0" w:noVBand="1"/>
      </w:tblPr>
      <w:tblGrid>
        <w:gridCol w:w="440"/>
        <w:gridCol w:w="3505"/>
        <w:gridCol w:w="3600"/>
        <w:gridCol w:w="2530"/>
        <w:tblGridChange w:id="415">
          <w:tblGrid>
            <w:gridCol w:w="440"/>
            <w:gridCol w:w="3505"/>
            <w:gridCol w:w="3600"/>
            <w:gridCol w:w="2530"/>
          </w:tblGrid>
        </w:tblGridChange>
      </w:tblGrid>
      <w:tr w:rsidR="00F3779C" w:rsidRPr="00EB74FF" w14:paraId="72C58B23" w14:textId="77777777" w:rsidTr="00F3779C">
        <w:trPr>
          <w:trHeight w:val="255"/>
        </w:trPr>
        <w:tc>
          <w:tcPr>
            <w:tcW w:w="303" w:type="dxa"/>
            <w:tcBorders>
              <w:top w:val="single" w:sz="4" w:space="0" w:color="auto"/>
              <w:left w:val="single" w:sz="4" w:space="0" w:color="auto"/>
              <w:bottom w:val="single" w:sz="4" w:space="0" w:color="auto"/>
              <w:right w:val="single" w:sz="4" w:space="0" w:color="auto"/>
            </w:tcBorders>
            <w:shd w:val="clear" w:color="000000" w:fill="EEECE1"/>
          </w:tcPr>
          <w:p w14:paraId="3CD0F69D" w14:textId="77777777" w:rsidR="00F3779C" w:rsidRPr="00EB74FF" w:rsidRDefault="00F3779C" w:rsidP="00781647">
            <w:pPr>
              <w:spacing w:after="0"/>
              <w:rPr>
                <w:rFonts w:asciiTheme="minorHAnsi" w:hAnsiTheme="minorHAnsi" w:cstheme="minorHAnsi"/>
                <w:color w:val="000000"/>
                <w:lang w:val="en-GB" w:eastAsia="en-GB"/>
              </w:rPr>
            </w:pPr>
          </w:p>
        </w:tc>
        <w:tc>
          <w:tcPr>
            <w:tcW w:w="3505" w:type="dxa"/>
            <w:tcBorders>
              <w:top w:val="single" w:sz="4" w:space="0" w:color="auto"/>
              <w:left w:val="single" w:sz="4" w:space="0" w:color="auto"/>
              <w:bottom w:val="single" w:sz="4" w:space="0" w:color="auto"/>
              <w:right w:val="single" w:sz="4" w:space="0" w:color="auto"/>
            </w:tcBorders>
            <w:shd w:val="clear" w:color="000000" w:fill="EEECE1"/>
            <w:noWrap/>
            <w:hideMark/>
          </w:tcPr>
          <w:p w14:paraId="3791C6AB"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600" w:type="dxa"/>
            <w:tcBorders>
              <w:top w:val="single" w:sz="4" w:space="0" w:color="auto"/>
              <w:left w:val="nil"/>
              <w:bottom w:val="single" w:sz="4" w:space="0" w:color="auto"/>
              <w:right w:val="single" w:sz="4" w:space="0" w:color="auto"/>
            </w:tcBorders>
            <w:shd w:val="clear" w:color="000000" w:fill="EEECE1"/>
            <w:noWrap/>
            <w:hideMark/>
          </w:tcPr>
          <w:p w14:paraId="6E7F5B98"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667" w:type="dxa"/>
            <w:tcBorders>
              <w:top w:val="single" w:sz="4" w:space="0" w:color="auto"/>
              <w:left w:val="nil"/>
              <w:bottom w:val="single" w:sz="4" w:space="0" w:color="auto"/>
              <w:right w:val="single" w:sz="4" w:space="0" w:color="auto"/>
            </w:tcBorders>
            <w:shd w:val="clear" w:color="000000" w:fill="EEECE1"/>
          </w:tcPr>
          <w:p w14:paraId="26E9CF61" w14:textId="77777777" w:rsidR="00F3779C" w:rsidRPr="00EB74FF" w:rsidRDefault="00F3779C" w:rsidP="00781647">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F3779C" w:rsidRPr="00EB74FF" w14:paraId="03C46D2F" w14:textId="77777777" w:rsidTr="00F3779C">
        <w:trPr>
          <w:trHeight w:val="255"/>
        </w:trPr>
        <w:tc>
          <w:tcPr>
            <w:tcW w:w="303" w:type="dxa"/>
            <w:tcBorders>
              <w:top w:val="nil"/>
              <w:left w:val="single" w:sz="4" w:space="0" w:color="auto"/>
              <w:bottom w:val="single" w:sz="4" w:space="0" w:color="auto"/>
              <w:right w:val="single" w:sz="4" w:space="0" w:color="auto"/>
            </w:tcBorders>
          </w:tcPr>
          <w:p w14:paraId="1F77A1D2" w14:textId="49760350" w:rsidR="00F3779C" w:rsidRPr="00EB74FF" w:rsidRDefault="00C35631" w:rsidP="00781647">
            <w:pPr>
              <w:spacing w:after="0"/>
              <w:rPr>
                <w:rFonts w:asciiTheme="minorHAnsi" w:hAnsiTheme="minorHAnsi" w:cstheme="minorHAnsi"/>
                <w:color w:val="000000"/>
                <w:lang w:val="en-GB" w:eastAsia="en-GB"/>
              </w:rPr>
            </w:pPr>
            <w:ins w:id="416" w:author="Mohamed Ramadan" w:date="2019-01-14T12:06:00Z">
              <w:r>
                <w:rPr>
                  <w:rFonts w:ascii="Calibri" w:hAnsiTheme="minorHAnsi" w:cstheme="minorHAnsi"/>
                  <w:color w:val="000000"/>
                  <w:rtl/>
                  <w:lang w:val="en-GB" w:eastAsia="en-GB"/>
                </w:rPr>
                <w:t>1</w:t>
              </w:r>
            </w:ins>
          </w:p>
        </w:tc>
        <w:tc>
          <w:tcPr>
            <w:tcW w:w="3505" w:type="dxa"/>
            <w:tcBorders>
              <w:top w:val="nil"/>
              <w:left w:val="single" w:sz="4" w:space="0" w:color="auto"/>
              <w:bottom w:val="single" w:sz="4" w:space="0" w:color="auto"/>
              <w:right w:val="single" w:sz="4" w:space="0" w:color="auto"/>
            </w:tcBorders>
            <w:shd w:val="clear" w:color="auto" w:fill="auto"/>
            <w:noWrap/>
            <w:hideMark/>
          </w:tcPr>
          <w:p w14:paraId="4B87C28A"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Liabilities Information Response Identifier</w:t>
            </w:r>
          </w:p>
        </w:tc>
        <w:tc>
          <w:tcPr>
            <w:tcW w:w="3600" w:type="dxa"/>
            <w:tcBorders>
              <w:top w:val="nil"/>
              <w:left w:val="nil"/>
              <w:bottom w:val="single" w:sz="4" w:space="0" w:color="auto"/>
              <w:right w:val="single" w:sz="4" w:space="0" w:color="auto"/>
            </w:tcBorders>
            <w:shd w:val="clear" w:color="auto" w:fill="auto"/>
            <w:noWrap/>
            <w:hideMark/>
          </w:tcPr>
          <w:p w14:paraId="323F0C63"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2667" w:type="dxa"/>
            <w:tcBorders>
              <w:top w:val="nil"/>
              <w:left w:val="nil"/>
              <w:bottom w:val="single" w:sz="4" w:space="0" w:color="auto"/>
              <w:right w:val="single" w:sz="4" w:space="0" w:color="auto"/>
            </w:tcBorders>
          </w:tcPr>
          <w:p w14:paraId="37CB0D27" w14:textId="77777777" w:rsidR="00F3779C" w:rsidRPr="00EB74FF" w:rsidRDefault="00F3779C" w:rsidP="00781647">
            <w:pPr>
              <w:spacing w:after="0"/>
              <w:rPr>
                <w:rFonts w:asciiTheme="minorHAnsi" w:hAnsiTheme="minorHAnsi" w:cstheme="minorHAnsi"/>
                <w:color w:val="000000"/>
                <w:lang w:val="en-GB" w:eastAsia="en-GB"/>
              </w:rPr>
            </w:pPr>
            <w:r w:rsidRPr="00F3779C">
              <w:rPr>
                <w:rFonts w:asciiTheme="minorHAnsi" w:hAnsiTheme="minorHAnsi" w:cstheme="minorHAnsi"/>
                <w:color w:val="000000"/>
                <w:lang w:val="en-GB" w:eastAsia="en-GB"/>
              </w:rPr>
              <w:t>LIAB_INFO_RESP_ID</w:t>
            </w:r>
          </w:p>
        </w:tc>
      </w:tr>
      <w:tr w:rsidR="00F3779C" w:rsidRPr="00EB74FF" w14:paraId="09BA1226" w14:textId="77777777" w:rsidTr="00F3779C">
        <w:trPr>
          <w:trHeight w:val="255"/>
        </w:trPr>
        <w:tc>
          <w:tcPr>
            <w:tcW w:w="303" w:type="dxa"/>
            <w:tcBorders>
              <w:top w:val="nil"/>
              <w:left w:val="single" w:sz="4" w:space="0" w:color="auto"/>
              <w:bottom w:val="single" w:sz="4" w:space="0" w:color="auto"/>
              <w:right w:val="single" w:sz="4" w:space="0" w:color="auto"/>
            </w:tcBorders>
          </w:tcPr>
          <w:p w14:paraId="219D59A6" w14:textId="4F69F685" w:rsidR="00F3779C" w:rsidRPr="00EB74FF" w:rsidRDefault="00C35631" w:rsidP="00781647">
            <w:pPr>
              <w:spacing w:after="0"/>
              <w:rPr>
                <w:rFonts w:asciiTheme="minorHAnsi" w:hAnsiTheme="minorHAnsi" w:cstheme="minorHAnsi"/>
                <w:color w:val="000000"/>
                <w:lang w:val="en-GB" w:eastAsia="en-GB"/>
              </w:rPr>
            </w:pPr>
            <w:ins w:id="417" w:author="Mohamed Ramadan" w:date="2019-01-14T12:06:00Z">
              <w:r>
                <w:rPr>
                  <w:rFonts w:ascii="Calibri" w:hAnsiTheme="minorHAnsi" w:cstheme="minorHAnsi"/>
                  <w:color w:val="000000"/>
                  <w:rtl/>
                  <w:lang w:val="en-GB" w:eastAsia="en-GB"/>
                </w:rPr>
                <w:t>2</w:t>
              </w:r>
            </w:ins>
          </w:p>
        </w:tc>
        <w:tc>
          <w:tcPr>
            <w:tcW w:w="3505" w:type="dxa"/>
            <w:tcBorders>
              <w:top w:val="nil"/>
              <w:left w:val="single" w:sz="4" w:space="0" w:color="auto"/>
              <w:bottom w:val="single" w:sz="4" w:space="0" w:color="auto"/>
              <w:right w:val="single" w:sz="4" w:space="0" w:color="auto"/>
            </w:tcBorders>
            <w:shd w:val="clear" w:color="auto" w:fill="auto"/>
            <w:noWrap/>
          </w:tcPr>
          <w:p w14:paraId="2C850A46"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Executor Service Task Identifier</w:t>
            </w:r>
          </w:p>
        </w:tc>
        <w:tc>
          <w:tcPr>
            <w:tcW w:w="3600" w:type="dxa"/>
            <w:tcBorders>
              <w:top w:val="nil"/>
              <w:left w:val="nil"/>
              <w:bottom w:val="single" w:sz="4" w:space="0" w:color="auto"/>
              <w:right w:val="single" w:sz="4" w:space="0" w:color="auto"/>
            </w:tcBorders>
            <w:shd w:val="clear" w:color="auto" w:fill="auto"/>
            <w:noWrap/>
          </w:tcPr>
          <w:p w14:paraId="06E7F886"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2667" w:type="dxa"/>
            <w:tcBorders>
              <w:top w:val="nil"/>
              <w:left w:val="nil"/>
              <w:bottom w:val="single" w:sz="4" w:space="0" w:color="auto"/>
              <w:right w:val="single" w:sz="4" w:space="0" w:color="auto"/>
            </w:tcBorders>
          </w:tcPr>
          <w:p w14:paraId="0C35DF09" w14:textId="77777777" w:rsidR="00F3779C" w:rsidRPr="00EB74FF" w:rsidRDefault="00F3779C" w:rsidP="00781647">
            <w:pPr>
              <w:spacing w:after="0"/>
              <w:rPr>
                <w:rFonts w:asciiTheme="minorHAnsi" w:hAnsiTheme="minorHAnsi" w:cstheme="minorHAnsi"/>
                <w:color w:val="000000"/>
                <w:lang w:val="en-GB" w:eastAsia="en-GB"/>
              </w:rPr>
            </w:pPr>
            <w:r w:rsidRPr="00F3779C">
              <w:rPr>
                <w:rFonts w:asciiTheme="minorHAnsi" w:hAnsiTheme="minorHAnsi" w:cstheme="minorHAnsi"/>
                <w:color w:val="000000"/>
                <w:lang w:val="en-GB" w:eastAsia="en-GB"/>
              </w:rPr>
              <w:t>EXETR_SRVC_TASK_ID</w:t>
            </w:r>
          </w:p>
        </w:tc>
      </w:tr>
      <w:tr w:rsidR="00F3779C" w:rsidRPr="00EB74FF" w14:paraId="41C729D6" w14:textId="77777777" w:rsidTr="00F3779C">
        <w:trPr>
          <w:trHeight w:val="255"/>
        </w:trPr>
        <w:tc>
          <w:tcPr>
            <w:tcW w:w="303" w:type="dxa"/>
            <w:tcBorders>
              <w:top w:val="nil"/>
              <w:left w:val="single" w:sz="4" w:space="0" w:color="auto"/>
              <w:bottom w:val="single" w:sz="4" w:space="0" w:color="auto"/>
              <w:right w:val="single" w:sz="4" w:space="0" w:color="auto"/>
            </w:tcBorders>
          </w:tcPr>
          <w:p w14:paraId="4256DFEC" w14:textId="2F2319B8" w:rsidR="00F3779C" w:rsidRPr="00EB74FF" w:rsidRDefault="00C35631" w:rsidP="00781647">
            <w:pPr>
              <w:spacing w:after="0"/>
              <w:rPr>
                <w:rFonts w:asciiTheme="minorHAnsi" w:hAnsiTheme="minorHAnsi" w:cstheme="minorHAnsi"/>
                <w:color w:val="000000"/>
                <w:lang w:val="en-GB" w:eastAsia="en-GB"/>
              </w:rPr>
            </w:pPr>
            <w:ins w:id="418" w:author="Mohamed Ramadan" w:date="2019-01-14T12:06:00Z">
              <w:r>
                <w:rPr>
                  <w:rFonts w:ascii="Calibri" w:hAnsiTheme="minorHAnsi" w:cstheme="minorHAnsi"/>
                  <w:color w:val="000000"/>
                  <w:rtl/>
                  <w:lang w:val="en-GB" w:eastAsia="en-GB"/>
                </w:rPr>
                <w:t>3</w:t>
              </w:r>
            </w:ins>
          </w:p>
        </w:tc>
        <w:tc>
          <w:tcPr>
            <w:tcW w:w="3505" w:type="dxa"/>
            <w:tcBorders>
              <w:top w:val="nil"/>
              <w:left w:val="single" w:sz="4" w:space="0" w:color="auto"/>
              <w:bottom w:val="single" w:sz="4" w:space="0" w:color="auto"/>
              <w:right w:val="single" w:sz="4" w:space="0" w:color="auto"/>
            </w:tcBorders>
            <w:shd w:val="clear" w:color="auto" w:fill="auto"/>
            <w:noWrap/>
            <w:hideMark/>
          </w:tcPr>
          <w:p w14:paraId="19D92958"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Account Number</w:t>
            </w:r>
          </w:p>
        </w:tc>
        <w:tc>
          <w:tcPr>
            <w:tcW w:w="3600" w:type="dxa"/>
            <w:tcBorders>
              <w:top w:val="nil"/>
              <w:left w:val="nil"/>
              <w:bottom w:val="single" w:sz="4" w:space="0" w:color="auto"/>
              <w:right w:val="single" w:sz="4" w:space="0" w:color="auto"/>
            </w:tcBorders>
            <w:shd w:val="clear" w:color="auto" w:fill="auto"/>
            <w:noWrap/>
            <w:hideMark/>
          </w:tcPr>
          <w:p w14:paraId="3B13C8D2"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Involved party’s account number</w:t>
            </w:r>
          </w:p>
        </w:tc>
        <w:tc>
          <w:tcPr>
            <w:tcW w:w="2667" w:type="dxa"/>
            <w:tcBorders>
              <w:top w:val="nil"/>
              <w:left w:val="nil"/>
              <w:bottom w:val="single" w:sz="4" w:space="0" w:color="auto"/>
              <w:right w:val="single" w:sz="4" w:space="0" w:color="auto"/>
            </w:tcBorders>
          </w:tcPr>
          <w:p w14:paraId="010BEE72" w14:textId="77777777" w:rsidR="00F3779C" w:rsidRPr="00EB74FF" w:rsidRDefault="00F3779C" w:rsidP="00781647">
            <w:pPr>
              <w:spacing w:after="0"/>
              <w:rPr>
                <w:rFonts w:asciiTheme="minorHAnsi" w:hAnsiTheme="minorHAnsi" w:cstheme="minorHAnsi"/>
                <w:color w:val="000000"/>
                <w:lang w:val="en-GB" w:eastAsia="en-GB"/>
              </w:rPr>
            </w:pPr>
            <w:r w:rsidRPr="00F3779C">
              <w:rPr>
                <w:rFonts w:asciiTheme="minorHAnsi" w:hAnsiTheme="minorHAnsi" w:cstheme="minorHAnsi"/>
                <w:color w:val="000000"/>
                <w:lang w:val="en-GB" w:eastAsia="en-GB"/>
              </w:rPr>
              <w:t>ACC_NO</w:t>
            </w:r>
          </w:p>
        </w:tc>
      </w:tr>
      <w:tr w:rsidR="00F3779C" w:rsidRPr="00EB74FF" w14:paraId="38551C66" w14:textId="77777777" w:rsidTr="00F3779C">
        <w:trPr>
          <w:trHeight w:val="255"/>
        </w:trPr>
        <w:tc>
          <w:tcPr>
            <w:tcW w:w="303" w:type="dxa"/>
            <w:tcBorders>
              <w:top w:val="nil"/>
              <w:left w:val="single" w:sz="4" w:space="0" w:color="auto"/>
              <w:bottom w:val="single" w:sz="4" w:space="0" w:color="auto"/>
              <w:right w:val="single" w:sz="4" w:space="0" w:color="auto"/>
            </w:tcBorders>
          </w:tcPr>
          <w:p w14:paraId="109CC6D8" w14:textId="709E73AB" w:rsidR="00F3779C" w:rsidRPr="00EB74FF" w:rsidRDefault="00C35631" w:rsidP="00781647">
            <w:pPr>
              <w:spacing w:after="0"/>
              <w:rPr>
                <w:rFonts w:asciiTheme="minorHAnsi" w:hAnsiTheme="minorHAnsi" w:cstheme="minorHAnsi"/>
                <w:color w:val="000000"/>
                <w:lang w:val="en-GB" w:eastAsia="en-GB"/>
              </w:rPr>
            </w:pPr>
            <w:ins w:id="419" w:author="Mohamed Ramadan" w:date="2019-01-14T12:06:00Z">
              <w:r>
                <w:rPr>
                  <w:rFonts w:ascii="Calibri" w:hAnsiTheme="minorHAnsi" w:cstheme="minorHAnsi"/>
                  <w:color w:val="000000"/>
                  <w:rtl/>
                  <w:lang w:val="en-GB" w:eastAsia="en-GB"/>
                </w:rPr>
                <w:t>4</w:t>
              </w:r>
            </w:ins>
          </w:p>
        </w:tc>
        <w:tc>
          <w:tcPr>
            <w:tcW w:w="3505" w:type="dxa"/>
            <w:tcBorders>
              <w:top w:val="nil"/>
              <w:left w:val="single" w:sz="4" w:space="0" w:color="auto"/>
              <w:bottom w:val="single" w:sz="4" w:space="0" w:color="auto"/>
              <w:right w:val="single" w:sz="4" w:space="0" w:color="auto"/>
            </w:tcBorders>
            <w:shd w:val="clear" w:color="auto" w:fill="auto"/>
            <w:noWrap/>
            <w:hideMark/>
          </w:tcPr>
          <w:p w14:paraId="69851213"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IBAN</w:t>
            </w:r>
          </w:p>
        </w:tc>
        <w:tc>
          <w:tcPr>
            <w:tcW w:w="3600" w:type="dxa"/>
            <w:tcBorders>
              <w:top w:val="nil"/>
              <w:left w:val="nil"/>
              <w:bottom w:val="single" w:sz="4" w:space="0" w:color="auto"/>
              <w:right w:val="single" w:sz="4" w:space="0" w:color="auto"/>
            </w:tcBorders>
            <w:shd w:val="clear" w:color="auto" w:fill="auto"/>
            <w:noWrap/>
            <w:hideMark/>
          </w:tcPr>
          <w:p w14:paraId="3113594A"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Account number in IBAN format</w:t>
            </w:r>
          </w:p>
        </w:tc>
        <w:tc>
          <w:tcPr>
            <w:tcW w:w="2667" w:type="dxa"/>
            <w:tcBorders>
              <w:top w:val="nil"/>
              <w:left w:val="nil"/>
              <w:bottom w:val="single" w:sz="4" w:space="0" w:color="auto"/>
              <w:right w:val="single" w:sz="4" w:space="0" w:color="auto"/>
            </w:tcBorders>
          </w:tcPr>
          <w:p w14:paraId="4E55456C" w14:textId="77777777" w:rsidR="00F3779C" w:rsidRPr="00EB74FF" w:rsidRDefault="00F3779C" w:rsidP="00781647">
            <w:pPr>
              <w:spacing w:after="0"/>
              <w:rPr>
                <w:rFonts w:asciiTheme="minorHAnsi" w:hAnsiTheme="minorHAnsi" w:cstheme="minorHAnsi"/>
                <w:color w:val="000000"/>
                <w:lang w:val="en-GB" w:eastAsia="en-GB"/>
              </w:rPr>
            </w:pPr>
            <w:r w:rsidRPr="00F3779C">
              <w:rPr>
                <w:rFonts w:asciiTheme="minorHAnsi" w:hAnsiTheme="minorHAnsi" w:cstheme="minorHAnsi"/>
                <w:color w:val="000000"/>
                <w:lang w:val="en-GB" w:eastAsia="en-GB"/>
              </w:rPr>
              <w:t>IBAN</w:t>
            </w:r>
          </w:p>
        </w:tc>
      </w:tr>
      <w:tr w:rsidR="00F3779C" w:rsidRPr="00EB74FF" w14:paraId="539726B1" w14:textId="77777777" w:rsidTr="00F3779C">
        <w:trPr>
          <w:trHeight w:val="255"/>
        </w:trPr>
        <w:tc>
          <w:tcPr>
            <w:tcW w:w="303" w:type="dxa"/>
            <w:tcBorders>
              <w:top w:val="nil"/>
              <w:left w:val="single" w:sz="4" w:space="0" w:color="auto"/>
              <w:bottom w:val="single" w:sz="4" w:space="0" w:color="auto"/>
              <w:right w:val="single" w:sz="4" w:space="0" w:color="auto"/>
            </w:tcBorders>
          </w:tcPr>
          <w:p w14:paraId="342F3891" w14:textId="09C8606F" w:rsidR="00F3779C" w:rsidRPr="00EB74FF" w:rsidRDefault="00C35631" w:rsidP="00781647">
            <w:pPr>
              <w:spacing w:after="0"/>
              <w:rPr>
                <w:rFonts w:asciiTheme="minorHAnsi" w:hAnsiTheme="minorHAnsi" w:cstheme="minorHAnsi"/>
                <w:color w:val="000000"/>
                <w:lang w:val="en-GB" w:eastAsia="en-GB"/>
              </w:rPr>
            </w:pPr>
            <w:ins w:id="420" w:author="Mohamed Ramadan" w:date="2019-01-14T12:06:00Z">
              <w:r>
                <w:rPr>
                  <w:rFonts w:ascii="Calibri" w:hAnsiTheme="minorHAnsi" w:cstheme="minorHAnsi"/>
                  <w:color w:val="000000"/>
                  <w:rtl/>
                  <w:lang w:val="en-GB" w:eastAsia="en-GB"/>
                </w:rPr>
                <w:t>5</w:t>
              </w:r>
            </w:ins>
          </w:p>
        </w:tc>
        <w:tc>
          <w:tcPr>
            <w:tcW w:w="3505" w:type="dxa"/>
            <w:tcBorders>
              <w:top w:val="nil"/>
              <w:left w:val="single" w:sz="4" w:space="0" w:color="auto"/>
              <w:bottom w:val="single" w:sz="4" w:space="0" w:color="auto"/>
              <w:right w:val="single" w:sz="4" w:space="0" w:color="auto"/>
            </w:tcBorders>
            <w:shd w:val="clear" w:color="auto" w:fill="auto"/>
            <w:noWrap/>
            <w:hideMark/>
          </w:tcPr>
          <w:p w14:paraId="1299DF68"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Total Liability Amount</w:t>
            </w:r>
          </w:p>
        </w:tc>
        <w:tc>
          <w:tcPr>
            <w:tcW w:w="3600" w:type="dxa"/>
            <w:tcBorders>
              <w:top w:val="nil"/>
              <w:left w:val="nil"/>
              <w:bottom w:val="single" w:sz="4" w:space="0" w:color="auto"/>
              <w:right w:val="single" w:sz="4" w:space="0" w:color="auto"/>
            </w:tcBorders>
            <w:shd w:val="clear" w:color="auto" w:fill="auto"/>
            <w:noWrap/>
            <w:hideMark/>
          </w:tcPr>
          <w:p w14:paraId="341C4C42"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Total liabilities amount</w:t>
            </w:r>
          </w:p>
        </w:tc>
        <w:tc>
          <w:tcPr>
            <w:tcW w:w="2667" w:type="dxa"/>
            <w:tcBorders>
              <w:top w:val="nil"/>
              <w:left w:val="nil"/>
              <w:bottom w:val="single" w:sz="4" w:space="0" w:color="auto"/>
              <w:right w:val="single" w:sz="4" w:space="0" w:color="auto"/>
            </w:tcBorders>
          </w:tcPr>
          <w:p w14:paraId="3CA651A6" w14:textId="77777777" w:rsidR="00F3779C" w:rsidRPr="00EB74FF" w:rsidRDefault="00304A29" w:rsidP="00781647">
            <w:pPr>
              <w:spacing w:after="0"/>
              <w:rPr>
                <w:rFonts w:asciiTheme="minorHAnsi" w:hAnsiTheme="minorHAnsi" w:cstheme="minorHAnsi"/>
                <w:color w:val="000000"/>
                <w:lang w:val="en-GB" w:eastAsia="en-GB"/>
              </w:rPr>
            </w:pPr>
            <w:r w:rsidRPr="00304A29">
              <w:rPr>
                <w:rFonts w:asciiTheme="minorHAnsi" w:hAnsiTheme="minorHAnsi" w:cstheme="minorHAnsi"/>
                <w:color w:val="000000"/>
                <w:lang w:val="en-GB" w:eastAsia="en-GB"/>
              </w:rPr>
              <w:t>TOTAL_LIAB_AMT</w:t>
            </w:r>
          </w:p>
        </w:tc>
      </w:tr>
      <w:tr w:rsidR="00F3779C" w:rsidRPr="00EB74FF" w14:paraId="0ECACCE6" w14:textId="77777777" w:rsidTr="00F3779C">
        <w:trPr>
          <w:trHeight w:val="255"/>
        </w:trPr>
        <w:tc>
          <w:tcPr>
            <w:tcW w:w="303" w:type="dxa"/>
            <w:tcBorders>
              <w:top w:val="nil"/>
              <w:left w:val="single" w:sz="4" w:space="0" w:color="auto"/>
              <w:bottom w:val="single" w:sz="4" w:space="0" w:color="auto"/>
              <w:right w:val="single" w:sz="4" w:space="0" w:color="auto"/>
            </w:tcBorders>
          </w:tcPr>
          <w:p w14:paraId="68B448E3" w14:textId="672838CC" w:rsidR="00F3779C" w:rsidRPr="00EB74FF" w:rsidRDefault="00C35631" w:rsidP="00781647">
            <w:pPr>
              <w:spacing w:after="0"/>
              <w:rPr>
                <w:rFonts w:asciiTheme="minorHAnsi" w:hAnsiTheme="minorHAnsi" w:cstheme="minorHAnsi"/>
                <w:color w:val="000000"/>
                <w:lang w:val="en-GB" w:eastAsia="en-GB"/>
              </w:rPr>
            </w:pPr>
            <w:ins w:id="421" w:author="Mohamed Ramadan" w:date="2019-01-14T12:06:00Z">
              <w:r>
                <w:rPr>
                  <w:rFonts w:ascii="Calibri" w:hAnsiTheme="minorHAnsi" w:cstheme="minorHAnsi"/>
                  <w:color w:val="000000"/>
                  <w:rtl/>
                  <w:lang w:val="en-GB" w:eastAsia="en-GB"/>
                </w:rPr>
                <w:t>6</w:t>
              </w:r>
            </w:ins>
          </w:p>
        </w:tc>
        <w:tc>
          <w:tcPr>
            <w:tcW w:w="3505" w:type="dxa"/>
            <w:tcBorders>
              <w:top w:val="nil"/>
              <w:left w:val="single" w:sz="4" w:space="0" w:color="auto"/>
              <w:bottom w:val="single" w:sz="4" w:space="0" w:color="auto"/>
              <w:right w:val="single" w:sz="4" w:space="0" w:color="auto"/>
            </w:tcBorders>
            <w:shd w:val="clear" w:color="auto" w:fill="auto"/>
            <w:noWrap/>
            <w:hideMark/>
          </w:tcPr>
          <w:p w14:paraId="675D1E94"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Type of Liability</w:t>
            </w:r>
          </w:p>
        </w:tc>
        <w:tc>
          <w:tcPr>
            <w:tcW w:w="3600" w:type="dxa"/>
            <w:tcBorders>
              <w:top w:val="nil"/>
              <w:left w:val="nil"/>
              <w:bottom w:val="single" w:sz="4" w:space="0" w:color="auto"/>
              <w:right w:val="single" w:sz="4" w:space="0" w:color="auto"/>
            </w:tcBorders>
            <w:shd w:val="clear" w:color="auto" w:fill="auto"/>
            <w:noWrap/>
            <w:hideMark/>
          </w:tcPr>
          <w:p w14:paraId="7A6B061A" w14:textId="77777777" w:rsidR="00F3779C" w:rsidRPr="00EB74FF" w:rsidRDefault="00F3779C"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Type of the liability description</w:t>
            </w:r>
          </w:p>
        </w:tc>
        <w:tc>
          <w:tcPr>
            <w:tcW w:w="2667" w:type="dxa"/>
            <w:tcBorders>
              <w:top w:val="nil"/>
              <w:left w:val="nil"/>
              <w:bottom w:val="single" w:sz="4" w:space="0" w:color="auto"/>
              <w:right w:val="single" w:sz="4" w:space="0" w:color="auto"/>
            </w:tcBorders>
          </w:tcPr>
          <w:p w14:paraId="76D61AB0" w14:textId="77777777" w:rsidR="00F3779C" w:rsidRPr="00EB74FF" w:rsidRDefault="00304A29" w:rsidP="00781647">
            <w:pPr>
              <w:spacing w:after="0"/>
              <w:rPr>
                <w:rFonts w:asciiTheme="minorHAnsi" w:hAnsiTheme="minorHAnsi" w:cstheme="minorHAnsi"/>
                <w:color w:val="000000"/>
                <w:lang w:val="en-GB" w:eastAsia="en-GB"/>
              </w:rPr>
            </w:pPr>
            <w:r w:rsidRPr="00304A29">
              <w:rPr>
                <w:rFonts w:asciiTheme="minorHAnsi" w:hAnsiTheme="minorHAnsi" w:cstheme="minorHAnsi"/>
                <w:color w:val="000000"/>
                <w:lang w:val="en-GB" w:eastAsia="en-GB"/>
              </w:rPr>
              <w:t>TYPE_OF_LIAB</w:t>
            </w:r>
          </w:p>
        </w:tc>
      </w:tr>
      <w:tr w:rsidR="00F3779C" w:rsidRPr="00EB74FF" w14:paraId="34957C67" w14:textId="77777777" w:rsidTr="00F3779C">
        <w:trPr>
          <w:trHeight w:val="255"/>
        </w:trPr>
        <w:tc>
          <w:tcPr>
            <w:tcW w:w="303" w:type="dxa"/>
            <w:tcBorders>
              <w:top w:val="nil"/>
              <w:left w:val="single" w:sz="4" w:space="0" w:color="auto"/>
              <w:bottom w:val="single" w:sz="4" w:space="0" w:color="auto"/>
              <w:right w:val="single" w:sz="4" w:space="0" w:color="auto"/>
            </w:tcBorders>
          </w:tcPr>
          <w:p w14:paraId="152349E1" w14:textId="0D17C5FA" w:rsidR="00F3779C" w:rsidRPr="00EB74FF" w:rsidRDefault="00C35631" w:rsidP="00F3779C">
            <w:pPr>
              <w:spacing w:after="0"/>
              <w:rPr>
                <w:rFonts w:asciiTheme="minorHAnsi" w:hAnsiTheme="minorHAnsi" w:cstheme="minorHAnsi"/>
                <w:color w:val="000000"/>
                <w:lang w:val="en-GB" w:eastAsia="en-GB"/>
              </w:rPr>
            </w:pPr>
            <w:ins w:id="422" w:author="Mohamed Ramadan" w:date="2019-01-14T12:06:00Z">
              <w:r>
                <w:rPr>
                  <w:rFonts w:ascii="Calibri" w:hAnsiTheme="minorHAnsi" w:cstheme="minorHAnsi"/>
                  <w:color w:val="000000"/>
                  <w:rtl/>
                  <w:lang w:val="en-GB" w:eastAsia="en-GB"/>
                </w:rPr>
                <w:t>7</w:t>
              </w:r>
            </w:ins>
          </w:p>
        </w:tc>
        <w:tc>
          <w:tcPr>
            <w:tcW w:w="3505" w:type="dxa"/>
            <w:tcBorders>
              <w:top w:val="nil"/>
              <w:left w:val="single" w:sz="4" w:space="0" w:color="auto"/>
              <w:bottom w:val="single" w:sz="4" w:space="0" w:color="auto"/>
              <w:right w:val="single" w:sz="4" w:space="0" w:color="auto"/>
            </w:tcBorders>
            <w:shd w:val="clear" w:color="auto" w:fill="auto"/>
            <w:noWrap/>
            <w:hideMark/>
          </w:tcPr>
          <w:p w14:paraId="05D60AAB" w14:textId="77777777" w:rsidR="00F3779C" w:rsidRPr="00EB74FF" w:rsidRDefault="00F3779C" w:rsidP="00F3779C">
            <w:pPr>
              <w:spacing w:after="0"/>
              <w:rPr>
                <w:rFonts w:asciiTheme="minorHAnsi" w:hAnsiTheme="minorHAnsi" w:cstheme="minorHAnsi"/>
                <w:color w:val="000000"/>
                <w:lang w:val="en-GB" w:eastAsia="en-GB"/>
              </w:rPr>
            </w:pPr>
            <w:r w:rsidRPr="00EB74FF">
              <w:rPr>
                <w:rFonts w:asciiTheme="minorHAnsi" w:hAnsiTheme="minorHAnsi" w:cstheme="minorHAnsi"/>
              </w:rPr>
              <w:t xml:space="preserve">The remaining </w:t>
            </w:r>
            <w:r w:rsidRPr="00EB74FF">
              <w:rPr>
                <w:rFonts w:asciiTheme="minorHAnsi" w:hAnsiTheme="minorHAnsi" w:cstheme="minorHAnsi"/>
                <w:color w:val="000000"/>
                <w:lang w:val="en-GB" w:eastAsia="en-GB"/>
              </w:rPr>
              <w:t>Liability Amount</w:t>
            </w:r>
          </w:p>
        </w:tc>
        <w:tc>
          <w:tcPr>
            <w:tcW w:w="3600" w:type="dxa"/>
            <w:tcBorders>
              <w:top w:val="nil"/>
              <w:left w:val="nil"/>
              <w:bottom w:val="single" w:sz="4" w:space="0" w:color="auto"/>
              <w:right w:val="single" w:sz="4" w:space="0" w:color="auto"/>
            </w:tcBorders>
            <w:shd w:val="clear" w:color="auto" w:fill="auto"/>
            <w:noWrap/>
            <w:hideMark/>
          </w:tcPr>
          <w:p w14:paraId="7F63F1FF" w14:textId="77777777" w:rsidR="00F3779C" w:rsidRPr="00EB74FF" w:rsidRDefault="00F3779C" w:rsidP="00F3779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The remaining debt</w:t>
            </w:r>
          </w:p>
        </w:tc>
        <w:tc>
          <w:tcPr>
            <w:tcW w:w="2667" w:type="dxa"/>
            <w:tcBorders>
              <w:top w:val="nil"/>
              <w:left w:val="nil"/>
              <w:bottom w:val="single" w:sz="4" w:space="0" w:color="auto"/>
              <w:right w:val="single" w:sz="4" w:space="0" w:color="auto"/>
            </w:tcBorders>
          </w:tcPr>
          <w:p w14:paraId="3847C676" w14:textId="77777777" w:rsidR="00F3779C" w:rsidRPr="00EB74FF" w:rsidRDefault="00F3779C" w:rsidP="00F3779C">
            <w:pPr>
              <w:spacing w:after="0"/>
              <w:rPr>
                <w:rFonts w:asciiTheme="minorHAnsi" w:hAnsiTheme="minorHAnsi" w:cstheme="minorHAnsi"/>
                <w:color w:val="000000"/>
                <w:lang w:val="en-GB" w:eastAsia="en-GB"/>
              </w:rPr>
            </w:pPr>
            <w:r w:rsidRPr="00F3779C">
              <w:rPr>
                <w:rFonts w:asciiTheme="minorHAnsi" w:hAnsiTheme="minorHAnsi" w:cstheme="minorHAnsi"/>
                <w:color w:val="000000"/>
                <w:lang w:val="en-GB" w:eastAsia="en-GB"/>
              </w:rPr>
              <w:t>REMAINING_LIAB_AMT</w:t>
            </w:r>
          </w:p>
        </w:tc>
      </w:tr>
      <w:tr w:rsidR="00F3779C" w:rsidRPr="00EB74FF" w14:paraId="7149A388" w14:textId="77777777" w:rsidTr="00F3779C">
        <w:trPr>
          <w:trHeight w:val="255"/>
        </w:trPr>
        <w:tc>
          <w:tcPr>
            <w:tcW w:w="303" w:type="dxa"/>
            <w:tcBorders>
              <w:top w:val="nil"/>
              <w:left w:val="single" w:sz="4" w:space="0" w:color="auto"/>
              <w:bottom w:val="single" w:sz="4" w:space="0" w:color="auto"/>
              <w:right w:val="single" w:sz="4" w:space="0" w:color="auto"/>
            </w:tcBorders>
          </w:tcPr>
          <w:p w14:paraId="65D24598" w14:textId="6412AF75" w:rsidR="00F3779C" w:rsidRPr="00EB74FF" w:rsidRDefault="00C35631" w:rsidP="00F3779C">
            <w:pPr>
              <w:spacing w:after="0"/>
              <w:rPr>
                <w:rFonts w:asciiTheme="minorHAnsi" w:hAnsiTheme="minorHAnsi" w:cstheme="minorHAnsi"/>
                <w:color w:val="000000"/>
                <w:lang w:val="en-GB" w:eastAsia="en-GB"/>
              </w:rPr>
            </w:pPr>
            <w:ins w:id="423" w:author="Mohamed Ramadan" w:date="2019-01-14T12:06:00Z">
              <w:r>
                <w:rPr>
                  <w:rFonts w:ascii="Calibri" w:hAnsiTheme="minorHAnsi" w:cstheme="minorHAnsi"/>
                  <w:color w:val="000000"/>
                  <w:rtl/>
                  <w:lang w:val="en-GB" w:eastAsia="en-GB"/>
                </w:rPr>
                <w:t>8</w:t>
              </w:r>
            </w:ins>
          </w:p>
        </w:tc>
        <w:tc>
          <w:tcPr>
            <w:tcW w:w="3505" w:type="dxa"/>
            <w:tcBorders>
              <w:top w:val="nil"/>
              <w:left w:val="single" w:sz="4" w:space="0" w:color="auto"/>
              <w:bottom w:val="single" w:sz="4" w:space="0" w:color="auto"/>
              <w:right w:val="single" w:sz="4" w:space="0" w:color="auto"/>
            </w:tcBorders>
            <w:shd w:val="clear" w:color="auto" w:fill="auto"/>
            <w:noWrap/>
            <w:hideMark/>
          </w:tcPr>
          <w:p w14:paraId="4EC4D1AD" w14:textId="77777777" w:rsidR="00F3779C" w:rsidRPr="00EB74FF" w:rsidRDefault="00F3779C" w:rsidP="00F3779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Number of Instalments</w:t>
            </w:r>
          </w:p>
        </w:tc>
        <w:tc>
          <w:tcPr>
            <w:tcW w:w="3600" w:type="dxa"/>
            <w:tcBorders>
              <w:top w:val="nil"/>
              <w:left w:val="nil"/>
              <w:bottom w:val="single" w:sz="4" w:space="0" w:color="auto"/>
              <w:right w:val="single" w:sz="4" w:space="0" w:color="auto"/>
            </w:tcBorders>
            <w:shd w:val="clear" w:color="auto" w:fill="auto"/>
            <w:noWrap/>
            <w:hideMark/>
          </w:tcPr>
          <w:p w14:paraId="6FACC48B" w14:textId="77777777" w:rsidR="00F3779C" w:rsidRPr="00EB74FF" w:rsidRDefault="00F3779C" w:rsidP="00F3779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Number of Installments</w:t>
            </w:r>
          </w:p>
        </w:tc>
        <w:tc>
          <w:tcPr>
            <w:tcW w:w="2667" w:type="dxa"/>
            <w:tcBorders>
              <w:top w:val="nil"/>
              <w:left w:val="nil"/>
              <w:bottom w:val="single" w:sz="4" w:space="0" w:color="auto"/>
              <w:right w:val="single" w:sz="4" w:space="0" w:color="auto"/>
            </w:tcBorders>
          </w:tcPr>
          <w:p w14:paraId="51FCFB83" w14:textId="77777777" w:rsidR="00F3779C" w:rsidRPr="00EB74FF" w:rsidRDefault="00304A29" w:rsidP="00F3779C">
            <w:pPr>
              <w:spacing w:after="0"/>
              <w:rPr>
                <w:rFonts w:asciiTheme="minorHAnsi" w:hAnsiTheme="minorHAnsi" w:cstheme="minorHAnsi"/>
                <w:color w:val="000000"/>
                <w:lang w:val="en-GB" w:eastAsia="en-GB"/>
              </w:rPr>
            </w:pPr>
            <w:r w:rsidRPr="00304A29">
              <w:rPr>
                <w:rFonts w:asciiTheme="minorHAnsi" w:hAnsiTheme="minorHAnsi" w:cstheme="minorHAnsi"/>
                <w:color w:val="000000"/>
                <w:lang w:val="en-GB" w:eastAsia="en-GB"/>
              </w:rPr>
              <w:t>NO_OF_INSTAL</w:t>
            </w:r>
          </w:p>
        </w:tc>
      </w:tr>
      <w:tr w:rsidR="00F3779C" w:rsidRPr="00EB74FF" w14:paraId="1E5419DB" w14:textId="77777777" w:rsidTr="00F3779C">
        <w:trPr>
          <w:trHeight w:val="255"/>
        </w:trPr>
        <w:tc>
          <w:tcPr>
            <w:tcW w:w="303" w:type="dxa"/>
            <w:tcBorders>
              <w:top w:val="nil"/>
              <w:left w:val="single" w:sz="4" w:space="0" w:color="auto"/>
              <w:bottom w:val="single" w:sz="4" w:space="0" w:color="auto"/>
              <w:right w:val="single" w:sz="4" w:space="0" w:color="auto"/>
            </w:tcBorders>
          </w:tcPr>
          <w:p w14:paraId="31139B88" w14:textId="3BE1F8B7" w:rsidR="00F3779C" w:rsidRPr="00EB74FF" w:rsidRDefault="00C35631" w:rsidP="00F3779C">
            <w:pPr>
              <w:spacing w:after="0"/>
              <w:rPr>
                <w:rFonts w:asciiTheme="minorHAnsi" w:hAnsiTheme="minorHAnsi" w:cstheme="minorHAnsi"/>
                <w:color w:val="000000"/>
                <w:lang w:val="en-GB" w:eastAsia="en-GB"/>
              </w:rPr>
            </w:pPr>
            <w:ins w:id="424" w:author="Mohamed Ramadan" w:date="2019-01-14T12:06:00Z">
              <w:r>
                <w:rPr>
                  <w:rFonts w:ascii="Calibri" w:hAnsiTheme="minorHAnsi" w:cstheme="minorHAnsi"/>
                  <w:color w:val="000000"/>
                  <w:rtl/>
                  <w:lang w:val="en-GB" w:eastAsia="en-GB"/>
                </w:rPr>
                <w:t>9</w:t>
              </w:r>
            </w:ins>
          </w:p>
        </w:tc>
        <w:tc>
          <w:tcPr>
            <w:tcW w:w="3505" w:type="dxa"/>
            <w:tcBorders>
              <w:top w:val="nil"/>
              <w:left w:val="single" w:sz="4" w:space="0" w:color="auto"/>
              <w:bottom w:val="single" w:sz="4" w:space="0" w:color="auto"/>
              <w:right w:val="single" w:sz="4" w:space="0" w:color="auto"/>
            </w:tcBorders>
            <w:shd w:val="clear" w:color="auto" w:fill="auto"/>
            <w:noWrap/>
            <w:hideMark/>
          </w:tcPr>
          <w:p w14:paraId="58428573" w14:textId="77777777" w:rsidR="00F3779C" w:rsidRPr="00EB74FF" w:rsidRDefault="00F3779C" w:rsidP="00F3779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Last Payment Date</w:t>
            </w:r>
          </w:p>
        </w:tc>
        <w:tc>
          <w:tcPr>
            <w:tcW w:w="3600" w:type="dxa"/>
            <w:tcBorders>
              <w:top w:val="nil"/>
              <w:left w:val="nil"/>
              <w:bottom w:val="single" w:sz="4" w:space="0" w:color="auto"/>
              <w:right w:val="single" w:sz="4" w:space="0" w:color="auto"/>
            </w:tcBorders>
            <w:shd w:val="clear" w:color="auto" w:fill="auto"/>
            <w:noWrap/>
            <w:hideMark/>
          </w:tcPr>
          <w:p w14:paraId="0B066CD7" w14:textId="77777777" w:rsidR="00F3779C" w:rsidRPr="00EB74FF" w:rsidRDefault="00F3779C" w:rsidP="00F3779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 xml:space="preserve">Date of the last payment of the liability </w:t>
            </w:r>
          </w:p>
        </w:tc>
        <w:tc>
          <w:tcPr>
            <w:tcW w:w="2667" w:type="dxa"/>
            <w:tcBorders>
              <w:top w:val="nil"/>
              <w:left w:val="nil"/>
              <w:bottom w:val="single" w:sz="4" w:space="0" w:color="auto"/>
              <w:right w:val="single" w:sz="4" w:space="0" w:color="auto"/>
            </w:tcBorders>
          </w:tcPr>
          <w:p w14:paraId="108A2257" w14:textId="77777777" w:rsidR="00F3779C" w:rsidRPr="00EB74FF" w:rsidRDefault="00304A29" w:rsidP="00F3779C">
            <w:pPr>
              <w:spacing w:after="0"/>
              <w:rPr>
                <w:rFonts w:asciiTheme="minorHAnsi" w:hAnsiTheme="minorHAnsi" w:cstheme="minorHAnsi"/>
                <w:color w:val="000000"/>
                <w:lang w:val="en-GB" w:eastAsia="en-GB"/>
              </w:rPr>
            </w:pPr>
            <w:r w:rsidRPr="00304A29">
              <w:rPr>
                <w:rFonts w:asciiTheme="minorHAnsi" w:hAnsiTheme="minorHAnsi" w:cstheme="minorHAnsi"/>
                <w:color w:val="000000"/>
                <w:lang w:val="en-GB" w:eastAsia="en-GB"/>
              </w:rPr>
              <w:t>LAST_PAYMENT_DATE</w:t>
            </w:r>
          </w:p>
        </w:tc>
      </w:tr>
      <w:tr w:rsidR="00F3779C" w:rsidRPr="00EB74FF" w14:paraId="2E366AFC" w14:textId="77777777" w:rsidTr="00F3779C">
        <w:trPr>
          <w:trHeight w:val="255"/>
        </w:trPr>
        <w:tc>
          <w:tcPr>
            <w:tcW w:w="303" w:type="dxa"/>
            <w:tcBorders>
              <w:top w:val="nil"/>
              <w:left w:val="single" w:sz="4" w:space="0" w:color="auto"/>
              <w:bottom w:val="single" w:sz="4" w:space="0" w:color="auto"/>
              <w:right w:val="single" w:sz="4" w:space="0" w:color="auto"/>
            </w:tcBorders>
          </w:tcPr>
          <w:p w14:paraId="1B70AD85" w14:textId="5368C40C" w:rsidR="00F3779C" w:rsidRPr="00EB74FF" w:rsidRDefault="00C35631" w:rsidP="00F3779C">
            <w:pPr>
              <w:spacing w:after="0"/>
              <w:rPr>
                <w:rFonts w:asciiTheme="minorHAnsi" w:hAnsiTheme="minorHAnsi" w:cstheme="minorHAnsi"/>
                <w:color w:val="000000"/>
                <w:lang w:val="en-GB" w:eastAsia="en-GB"/>
              </w:rPr>
            </w:pPr>
            <w:ins w:id="425" w:author="Mohamed Ramadan" w:date="2019-01-14T12:06:00Z">
              <w:r>
                <w:rPr>
                  <w:rFonts w:ascii="Calibri" w:hAnsiTheme="minorHAnsi" w:cstheme="minorHAnsi"/>
                  <w:color w:val="000000"/>
                  <w:rtl/>
                  <w:lang w:val="en-GB" w:eastAsia="en-GB"/>
                </w:rPr>
                <w:t>10</w:t>
              </w:r>
            </w:ins>
          </w:p>
        </w:tc>
        <w:tc>
          <w:tcPr>
            <w:tcW w:w="3505" w:type="dxa"/>
            <w:tcBorders>
              <w:top w:val="nil"/>
              <w:left w:val="single" w:sz="4" w:space="0" w:color="auto"/>
              <w:bottom w:val="single" w:sz="4" w:space="0" w:color="auto"/>
              <w:right w:val="single" w:sz="4" w:space="0" w:color="auto"/>
            </w:tcBorders>
            <w:shd w:val="clear" w:color="auto" w:fill="auto"/>
            <w:noWrap/>
            <w:hideMark/>
          </w:tcPr>
          <w:p w14:paraId="4CBD7B51" w14:textId="77777777" w:rsidR="00F3779C" w:rsidRPr="00EB74FF" w:rsidRDefault="00F3779C" w:rsidP="00F3779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Instalment Amount</w:t>
            </w:r>
          </w:p>
        </w:tc>
        <w:tc>
          <w:tcPr>
            <w:tcW w:w="3600" w:type="dxa"/>
            <w:tcBorders>
              <w:top w:val="nil"/>
              <w:left w:val="nil"/>
              <w:bottom w:val="single" w:sz="4" w:space="0" w:color="auto"/>
              <w:right w:val="single" w:sz="4" w:space="0" w:color="auto"/>
            </w:tcBorders>
            <w:shd w:val="clear" w:color="auto" w:fill="auto"/>
            <w:noWrap/>
            <w:hideMark/>
          </w:tcPr>
          <w:p w14:paraId="1C30AE84" w14:textId="77777777" w:rsidR="00F3779C" w:rsidRPr="00EB74FF" w:rsidRDefault="00F3779C" w:rsidP="00F3779C">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Installment amount</w:t>
            </w:r>
          </w:p>
        </w:tc>
        <w:tc>
          <w:tcPr>
            <w:tcW w:w="2667" w:type="dxa"/>
            <w:tcBorders>
              <w:top w:val="nil"/>
              <w:left w:val="nil"/>
              <w:bottom w:val="single" w:sz="4" w:space="0" w:color="auto"/>
              <w:right w:val="single" w:sz="4" w:space="0" w:color="auto"/>
            </w:tcBorders>
          </w:tcPr>
          <w:p w14:paraId="12A3BA80" w14:textId="77777777" w:rsidR="00F3779C" w:rsidRPr="00EB74FF" w:rsidRDefault="00F3779C" w:rsidP="00F3779C">
            <w:pPr>
              <w:spacing w:after="0"/>
              <w:rPr>
                <w:rFonts w:asciiTheme="minorHAnsi" w:hAnsiTheme="minorHAnsi" w:cstheme="minorHAnsi"/>
                <w:color w:val="000000"/>
                <w:lang w:val="en-GB" w:eastAsia="en-GB"/>
              </w:rPr>
            </w:pPr>
            <w:r w:rsidRPr="00F3779C">
              <w:rPr>
                <w:rFonts w:asciiTheme="minorHAnsi" w:hAnsiTheme="minorHAnsi" w:cstheme="minorHAnsi"/>
                <w:color w:val="000000"/>
                <w:lang w:val="en-GB" w:eastAsia="en-GB"/>
              </w:rPr>
              <w:t>INSTAL_AMT</w:t>
            </w:r>
          </w:p>
        </w:tc>
      </w:tr>
      <w:tr w:rsidR="00E24801" w:rsidRPr="00EB74FF" w14:paraId="6F33F891" w14:textId="77777777" w:rsidTr="00F3779C">
        <w:trPr>
          <w:trHeight w:val="255"/>
        </w:trPr>
        <w:tc>
          <w:tcPr>
            <w:tcW w:w="303" w:type="dxa"/>
            <w:tcBorders>
              <w:top w:val="nil"/>
              <w:left w:val="single" w:sz="4" w:space="0" w:color="auto"/>
              <w:bottom w:val="single" w:sz="4" w:space="0" w:color="auto"/>
              <w:right w:val="single" w:sz="4" w:space="0" w:color="auto"/>
            </w:tcBorders>
          </w:tcPr>
          <w:p w14:paraId="78B31F02" w14:textId="2EC9DF26" w:rsidR="00E24801" w:rsidRPr="00EB74FF" w:rsidRDefault="00C35631" w:rsidP="00E24801">
            <w:pPr>
              <w:spacing w:after="0"/>
              <w:rPr>
                <w:rFonts w:asciiTheme="minorHAnsi" w:hAnsiTheme="minorHAnsi" w:cstheme="minorHAnsi"/>
                <w:color w:val="000000"/>
                <w:lang w:val="en-GB" w:eastAsia="en-GB"/>
              </w:rPr>
            </w:pPr>
            <w:ins w:id="426" w:author="Mohamed Ramadan" w:date="2019-01-14T12:07:00Z">
              <w:r>
                <w:rPr>
                  <w:rFonts w:ascii="Calibri" w:hAnsiTheme="minorHAnsi" w:cstheme="minorHAnsi"/>
                  <w:color w:val="000000"/>
                  <w:rtl/>
                  <w:lang w:val="en-GB" w:eastAsia="en-GB"/>
                </w:rPr>
                <w:t>11</w:t>
              </w:r>
            </w:ins>
          </w:p>
        </w:tc>
        <w:tc>
          <w:tcPr>
            <w:tcW w:w="3505" w:type="dxa"/>
            <w:tcBorders>
              <w:top w:val="nil"/>
              <w:left w:val="single" w:sz="4" w:space="0" w:color="auto"/>
              <w:bottom w:val="single" w:sz="4" w:space="0" w:color="auto"/>
              <w:right w:val="single" w:sz="4" w:space="0" w:color="auto"/>
            </w:tcBorders>
            <w:shd w:val="clear" w:color="auto" w:fill="auto"/>
            <w:noWrap/>
          </w:tcPr>
          <w:p w14:paraId="0AB98B49" w14:textId="77777777" w:rsidR="00E24801" w:rsidRPr="00E24801" w:rsidRDefault="00E24801" w:rsidP="00E24801">
            <w:pPr>
              <w:spacing w:after="0" w:line="240" w:lineRule="auto"/>
              <w:rPr>
                <w:rFonts w:ascii="Arial" w:hAnsi="Arial" w:cs="Arial"/>
                <w:sz w:val="20"/>
                <w:szCs w:val="20"/>
                <w:lang w:bidi="ar-SA"/>
              </w:rPr>
            </w:pPr>
            <w:r>
              <w:rPr>
                <w:rFonts w:ascii="Arial" w:hAnsi="Arial" w:cs="Arial"/>
                <w:sz w:val="20"/>
                <w:szCs w:val="20"/>
              </w:rPr>
              <w:t>Liability Currency</w:t>
            </w:r>
          </w:p>
        </w:tc>
        <w:tc>
          <w:tcPr>
            <w:tcW w:w="3600" w:type="dxa"/>
            <w:tcBorders>
              <w:top w:val="nil"/>
              <w:left w:val="nil"/>
              <w:bottom w:val="single" w:sz="4" w:space="0" w:color="auto"/>
              <w:right w:val="single" w:sz="4" w:space="0" w:color="auto"/>
            </w:tcBorders>
            <w:shd w:val="clear" w:color="auto" w:fill="auto"/>
            <w:noWrap/>
          </w:tcPr>
          <w:p w14:paraId="0B21373B" w14:textId="77777777" w:rsidR="00E24801" w:rsidRPr="00E24801" w:rsidRDefault="00E24801" w:rsidP="00E24801">
            <w:pPr>
              <w:spacing w:after="0" w:line="240" w:lineRule="auto"/>
              <w:rPr>
                <w:rFonts w:ascii="Arial" w:hAnsi="Arial" w:cs="Arial"/>
                <w:sz w:val="20"/>
                <w:szCs w:val="20"/>
                <w:lang w:bidi="ar-SA"/>
              </w:rPr>
            </w:pPr>
            <w:r>
              <w:rPr>
                <w:rFonts w:ascii="Arial" w:hAnsi="Arial" w:cs="Arial"/>
                <w:sz w:val="20"/>
                <w:szCs w:val="20"/>
              </w:rPr>
              <w:t>Liability Currency</w:t>
            </w:r>
          </w:p>
        </w:tc>
        <w:tc>
          <w:tcPr>
            <w:tcW w:w="2667" w:type="dxa"/>
            <w:tcBorders>
              <w:top w:val="nil"/>
              <w:left w:val="nil"/>
              <w:bottom w:val="single" w:sz="4" w:space="0" w:color="auto"/>
              <w:right w:val="single" w:sz="4" w:space="0" w:color="auto"/>
            </w:tcBorders>
          </w:tcPr>
          <w:p w14:paraId="14507F65" w14:textId="77777777" w:rsidR="00E24801" w:rsidRPr="00EB74FF" w:rsidRDefault="00E24801" w:rsidP="00E24801">
            <w:pPr>
              <w:spacing w:after="0"/>
              <w:rPr>
                <w:rFonts w:asciiTheme="minorHAnsi" w:hAnsiTheme="minorHAnsi" w:cstheme="minorHAnsi"/>
                <w:color w:val="000000"/>
                <w:lang w:val="en-GB" w:eastAsia="en-GB"/>
              </w:rPr>
            </w:pPr>
            <w:r w:rsidRPr="00F3779C">
              <w:rPr>
                <w:rFonts w:asciiTheme="minorHAnsi" w:hAnsiTheme="minorHAnsi" w:cstheme="minorHAnsi"/>
                <w:color w:val="000000"/>
                <w:lang w:val="en-GB" w:eastAsia="en-GB"/>
              </w:rPr>
              <w:t>LIAB_CURRENCY</w:t>
            </w:r>
          </w:p>
        </w:tc>
      </w:tr>
      <w:tr w:rsidR="00E24801" w:rsidRPr="00EB74FF" w14:paraId="0515BEF9" w14:textId="77777777" w:rsidTr="00F3779C">
        <w:trPr>
          <w:trHeight w:val="255"/>
        </w:trPr>
        <w:tc>
          <w:tcPr>
            <w:tcW w:w="303" w:type="dxa"/>
            <w:tcBorders>
              <w:top w:val="nil"/>
              <w:left w:val="single" w:sz="4" w:space="0" w:color="auto"/>
              <w:bottom w:val="single" w:sz="4" w:space="0" w:color="auto"/>
              <w:right w:val="single" w:sz="4" w:space="0" w:color="auto"/>
            </w:tcBorders>
          </w:tcPr>
          <w:p w14:paraId="37D3B954" w14:textId="559944CA" w:rsidR="00E24801" w:rsidRPr="00EB74FF" w:rsidRDefault="00C35631" w:rsidP="00E24801">
            <w:pPr>
              <w:spacing w:after="0"/>
              <w:rPr>
                <w:rFonts w:asciiTheme="minorHAnsi" w:hAnsiTheme="minorHAnsi" w:cstheme="minorHAnsi"/>
                <w:color w:val="000000"/>
                <w:lang w:val="en-GB" w:eastAsia="en-GB"/>
              </w:rPr>
            </w:pPr>
            <w:ins w:id="427" w:author="Mohamed Ramadan" w:date="2019-01-14T12:07:00Z">
              <w:r>
                <w:rPr>
                  <w:rFonts w:ascii="Calibri" w:hAnsiTheme="minorHAnsi" w:cstheme="minorHAnsi"/>
                  <w:color w:val="000000"/>
                  <w:rtl/>
                  <w:lang w:val="en-GB" w:eastAsia="en-GB"/>
                </w:rPr>
                <w:t>12</w:t>
              </w:r>
            </w:ins>
          </w:p>
        </w:tc>
        <w:tc>
          <w:tcPr>
            <w:tcW w:w="3505" w:type="dxa"/>
            <w:tcBorders>
              <w:top w:val="nil"/>
              <w:left w:val="single" w:sz="4" w:space="0" w:color="auto"/>
              <w:bottom w:val="single" w:sz="4" w:space="0" w:color="auto"/>
              <w:right w:val="single" w:sz="4" w:space="0" w:color="auto"/>
            </w:tcBorders>
            <w:shd w:val="clear" w:color="auto" w:fill="auto"/>
            <w:noWrap/>
          </w:tcPr>
          <w:p w14:paraId="50799FA9" w14:textId="77777777" w:rsidR="00E24801" w:rsidRPr="00E24801" w:rsidRDefault="00E24801" w:rsidP="00E24801">
            <w:pPr>
              <w:spacing w:after="0" w:line="240" w:lineRule="auto"/>
              <w:rPr>
                <w:rFonts w:ascii="Arial" w:hAnsi="Arial" w:cs="Arial"/>
                <w:sz w:val="20"/>
                <w:szCs w:val="20"/>
                <w:lang w:bidi="ar-SA"/>
              </w:rPr>
            </w:pPr>
            <w:r>
              <w:rPr>
                <w:rFonts w:ascii="Arial" w:hAnsi="Arial" w:cs="Arial"/>
                <w:sz w:val="20"/>
                <w:szCs w:val="20"/>
              </w:rPr>
              <w:t>Installment Repeat</w:t>
            </w:r>
          </w:p>
        </w:tc>
        <w:tc>
          <w:tcPr>
            <w:tcW w:w="3600" w:type="dxa"/>
            <w:tcBorders>
              <w:top w:val="nil"/>
              <w:left w:val="nil"/>
              <w:bottom w:val="single" w:sz="4" w:space="0" w:color="auto"/>
              <w:right w:val="single" w:sz="4" w:space="0" w:color="auto"/>
            </w:tcBorders>
            <w:shd w:val="clear" w:color="auto" w:fill="auto"/>
            <w:noWrap/>
          </w:tcPr>
          <w:p w14:paraId="64EEEF8F" w14:textId="77777777" w:rsidR="00E24801" w:rsidRPr="00E24801" w:rsidRDefault="00E24801" w:rsidP="00E24801">
            <w:pPr>
              <w:spacing w:after="0" w:line="240" w:lineRule="auto"/>
              <w:rPr>
                <w:rFonts w:ascii="Arial" w:hAnsi="Arial" w:cs="Arial"/>
                <w:sz w:val="20"/>
                <w:szCs w:val="20"/>
                <w:lang w:bidi="ar-SA"/>
              </w:rPr>
            </w:pPr>
            <w:r>
              <w:rPr>
                <w:rFonts w:ascii="Arial" w:hAnsi="Arial" w:cs="Arial"/>
                <w:sz w:val="20"/>
                <w:szCs w:val="20"/>
              </w:rPr>
              <w:t>Installment Repeat</w:t>
            </w:r>
          </w:p>
        </w:tc>
        <w:tc>
          <w:tcPr>
            <w:tcW w:w="2667" w:type="dxa"/>
            <w:tcBorders>
              <w:top w:val="nil"/>
              <w:left w:val="nil"/>
              <w:bottom w:val="single" w:sz="4" w:space="0" w:color="auto"/>
              <w:right w:val="single" w:sz="4" w:space="0" w:color="auto"/>
            </w:tcBorders>
          </w:tcPr>
          <w:p w14:paraId="3D6920A2" w14:textId="77777777" w:rsidR="00E24801" w:rsidRPr="00F3779C" w:rsidRDefault="00E24801" w:rsidP="00E24801">
            <w:pPr>
              <w:spacing w:after="0"/>
              <w:rPr>
                <w:rFonts w:asciiTheme="minorHAnsi" w:hAnsiTheme="minorHAnsi" w:cstheme="minorHAnsi"/>
                <w:color w:val="000000"/>
                <w:lang w:val="en-GB" w:eastAsia="en-GB"/>
              </w:rPr>
            </w:pPr>
            <w:r w:rsidRPr="00F3779C">
              <w:rPr>
                <w:rFonts w:asciiTheme="minorHAnsi" w:hAnsiTheme="minorHAnsi" w:cstheme="minorHAnsi"/>
                <w:color w:val="000000"/>
                <w:lang w:val="en-GB" w:eastAsia="en-GB"/>
              </w:rPr>
              <w:t>INSTAL_REPEAT</w:t>
            </w:r>
          </w:p>
        </w:tc>
      </w:tr>
      <w:tr w:rsidR="00E24801" w:rsidRPr="00EB74FF" w14:paraId="741F5204" w14:textId="77777777" w:rsidTr="00C35631">
        <w:tblPrEx>
          <w:tblW w:w="10075" w:type="dxa"/>
          <w:tblPrExChange w:id="428" w:author="Mohamed Ramadan" w:date="2019-01-14T12:08:00Z">
            <w:tblPrEx>
              <w:tblW w:w="10075" w:type="dxa"/>
            </w:tblPrEx>
          </w:tblPrExChange>
        </w:tblPrEx>
        <w:trPr>
          <w:trHeight w:val="255"/>
          <w:trPrChange w:id="429" w:author="Mohamed Ramadan" w:date="2019-01-14T12:08:00Z">
            <w:trPr>
              <w:trHeight w:val="255"/>
            </w:trPr>
          </w:trPrChange>
        </w:trPr>
        <w:tc>
          <w:tcPr>
            <w:tcW w:w="303" w:type="dxa"/>
            <w:tcBorders>
              <w:top w:val="nil"/>
              <w:left w:val="single" w:sz="4" w:space="0" w:color="auto"/>
              <w:bottom w:val="single" w:sz="4" w:space="0" w:color="auto"/>
              <w:right w:val="single" w:sz="4" w:space="0" w:color="auto"/>
            </w:tcBorders>
            <w:tcPrChange w:id="430" w:author="Mohamed Ramadan" w:date="2019-01-14T12:08:00Z">
              <w:tcPr>
                <w:tcW w:w="303" w:type="dxa"/>
                <w:tcBorders>
                  <w:top w:val="nil"/>
                  <w:left w:val="single" w:sz="4" w:space="0" w:color="auto"/>
                  <w:bottom w:val="single" w:sz="4" w:space="0" w:color="auto"/>
                  <w:right w:val="single" w:sz="4" w:space="0" w:color="auto"/>
                </w:tcBorders>
              </w:tcPr>
            </w:tcPrChange>
          </w:tcPr>
          <w:p w14:paraId="2E4BFAF3" w14:textId="7A14B5AB" w:rsidR="00E24801" w:rsidRPr="00EB74FF" w:rsidRDefault="00C35631" w:rsidP="00E24801">
            <w:pPr>
              <w:spacing w:after="0"/>
              <w:rPr>
                <w:rFonts w:asciiTheme="minorHAnsi" w:hAnsiTheme="minorHAnsi" w:cstheme="minorHAnsi"/>
                <w:color w:val="000000"/>
                <w:lang w:val="en-GB" w:eastAsia="en-GB"/>
              </w:rPr>
            </w:pPr>
            <w:ins w:id="431" w:author="Mohamed Ramadan" w:date="2019-01-14T12:07:00Z">
              <w:r>
                <w:rPr>
                  <w:rFonts w:ascii="Calibri" w:hAnsiTheme="minorHAnsi" w:cstheme="minorHAnsi"/>
                  <w:color w:val="000000"/>
                  <w:rtl/>
                  <w:lang w:val="en-GB" w:eastAsia="en-GB"/>
                </w:rPr>
                <w:t>13</w:t>
              </w:r>
            </w:ins>
          </w:p>
        </w:tc>
        <w:tc>
          <w:tcPr>
            <w:tcW w:w="3505" w:type="dxa"/>
            <w:tcBorders>
              <w:top w:val="nil"/>
              <w:left w:val="single" w:sz="4" w:space="0" w:color="auto"/>
              <w:bottom w:val="single" w:sz="4" w:space="0" w:color="auto"/>
              <w:right w:val="single" w:sz="4" w:space="0" w:color="auto"/>
            </w:tcBorders>
            <w:shd w:val="clear" w:color="auto" w:fill="auto"/>
            <w:noWrap/>
            <w:hideMark/>
            <w:tcPrChange w:id="432" w:author="Mohamed Ramadan" w:date="2019-01-14T12:08:00Z">
              <w:tcPr>
                <w:tcW w:w="3505" w:type="dxa"/>
                <w:tcBorders>
                  <w:top w:val="nil"/>
                  <w:left w:val="single" w:sz="4" w:space="0" w:color="auto"/>
                  <w:bottom w:val="single" w:sz="4" w:space="0" w:color="auto"/>
                  <w:right w:val="single" w:sz="4" w:space="0" w:color="auto"/>
                </w:tcBorders>
                <w:shd w:val="clear" w:color="auto" w:fill="auto"/>
                <w:noWrap/>
                <w:hideMark/>
              </w:tcPr>
            </w:tcPrChange>
          </w:tcPr>
          <w:p w14:paraId="33E7015D" w14:textId="77777777" w:rsidR="00E24801" w:rsidRPr="00EB74FF" w:rsidRDefault="00E24801" w:rsidP="00E24801">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Liability Due Date</w:t>
            </w:r>
          </w:p>
        </w:tc>
        <w:tc>
          <w:tcPr>
            <w:tcW w:w="3600" w:type="dxa"/>
            <w:tcBorders>
              <w:top w:val="nil"/>
              <w:left w:val="nil"/>
              <w:bottom w:val="single" w:sz="4" w:space="0" w:color="auto"/>
              <w:right w:val="single" w:sz="4" w:space="0" w:color="auto"/>
            </w:tcBorders>
            <w:shd w:val="clear" w:color="auto" w:fill="auto"/>
            <w:noWrap/>
            <w:hideMark/>
            <w:tcPrChange w:id="433" w:author="Mohamed Ramadan" w:date="2019-01-14T12:08:00Z">
              <w:tcPr>
                <w:tcW w:w="3600" w:type="dxa"/>
                <w:tcBorders>
                  <w:top w:val="nil"/>
                  <w:left w:val="nil"/>
                  <w:bottom w:val="single" w:sz="4" w:space="0" w:color="auto"/>
                  <w:right w:val="single" w:sz="4" w:space="0" w:color="auto"/>
                </w:tcBorders>
                <w:shd w:val="clear" w:color="auto" w:fill="auto"/>
                <w:noWrap/>
                <w:hideMark/>
              </w:tcPr>
            </w:tcPrChange>
          </w:tcPr>
          <w:p w14:paraId="402C1265" w14:textId="77777777" w:rsidR="00E24801" w:rsidRPr="00EB74FF" w:rsidRDefault="00E24801" w:rsidP="00E24801">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Liability due date</w:t>
            </w:r>
          </w:p>
        </w:tc>
        <w:tc>
          <w:tcPr>
            <w:tcW w:w="2667" w:type="dxa"/>
            <w:tcBorders>
              <w:top w:val="nil"/>
              <w:left w:val="nil"/>
              <w:bottom w:val="single" w:sz="4" w:space="0" w:color="auto"/>
              <w:right w:val="single" w:sz="4" w:space="0" w:color="auto"/>
            </w:tcBorders>
            <w:tcPrChange w:id="434" w:author="Mohamed Ramadan" w:date="2019-01-14T12:08:00Z">
              <w:tcPr>
                <w:tcW w:w="2667" w:type="dxa"/>
                <w:tcBorders>
                  <w:top w:val="nil"/>
                  <w:left w:val="nil"/>
                  <w:bottom w:val="single" w:sz="4" w:space="0" w:color="auto"/>
                  <w:right w:val="single" w:sz="4" w:space="0" w:color="auto"/>
                </w:tcBorders>
              </w:tcPr>
            </w:tcPrChange>
          </w:tcPr>
          <w:p w14:paraId="75CA7CB6" w14:textId="77777777" w:rsidR="00E24801" w:rsidRPr="00EB74FF" w:rsidRDefault="00CA7DDF" w:rsidP="00E24801">
            <w:pPr>
              <w:spacing w:after="0"/>
              <w:rPr>
                <w:rFonts w:asciiTheme="minorHAnsi" w:hAnsiTheme="minorHAnsi" w:cstheme="minorHAnsi"/>
                <w:color w:val="000000"/>
                <w:lang w:val="en-GB" w:eastAsia="en-GB"/>
              </w:rPr>
            </w:pPr>
            <w:r w:rsidRPr="00CA7DDF">
              <w:rPr>
                <w:rFonts w:asciiTheme="minorHAnsi" w:hAnsiTheme="minorHAnsi" w:cstheme="minorHAnsi"/>
                <w:color w:val="000000"/>
                <w:lang w:val="en-GB" w:eastAsia="en-GB"/>
              </w:rPr>
              <w:t>LIAB_DUE_DATE</w:t>
            </w:r>
          </w:p>
        </w:tc>
      </w:tr>
      <w:tr w:rsidR="00C35631" w:rsidRPr="00EB74FF" w14:paraId="5F0E5359" w14:textId="77777777" w:rsidTr="00C35631">
        <w:tblPrEx>
          <w:tblW w:w="10075" w:type="dxa"/>
          <w:tblPrExChange w:id="435" w:author="Mohamed Ramadan" w:date="2019-01-14T12:08:00Z">
            <w:tblPrEx>
              <w:tblW w:w="10075" w:type="dxa"/>
            </w:tblPrEx>
          </w:tblPrExChange>
        </w:tblPrEx>
        <w:trPr>
          <w:trHeight w:val="255"/>
          <w:ins w:id="436" w:author="Mohamed Ramadan" w:date="2019-01-14T12:08:00Z"/>
          <w:trPrChange w:id="437" w:author="Mohamed Ramadan" w:date="2019-01-14T12:08:00Z">
            <w:trPr>
              <w:trHeight w:val="255"/>
            </w:trPr>
          </w:trPrChange>
        </w:trPr>
        <w:tc>
          <w:tcPr>
            <w:tcW w:w="303" w:type="dxa"/>
            <w:tcBorders>
              <w:top w:val="single" w:sz="4" w:space="0" w:color="auto"/>
              <w:left w:val="single" w:sz="4" w:space="0" w:color="auto"/>
              <w:bottom w:val="single" w:sz="4" w:space="0" w:color="auto"/>
              <w:right w:val="single" w:sz="4" w:space="0" w:color="auto"/>
            </w:tcBorders>
            <w:tcPrChange w:id="438" w:author="Mohamed Ramadan" w:date="2019-01-14T12:08:00Z">
              <w:tcPr>
                <w:tcW w:w="303" w:type="dxa"/>
                <w:tcBorders>
                  <w:top w:val="nil"/>
                  <w:left w:val="single" w:sz="4" w:space="0" w:color="auto"/>
                  <w:bottom w:val="single" w:sz="4" w:space="0" w:color="auto"/>
                  <w:right w:val="single" w:sz="4" w:space="0" w:color="auto"/>
                </w:tcBorders>
              </w:tcPr>
            </w:tcPrChange>
          </w:tcPr>
          <w:p w14:paraId="17FE99CC" w14:textId="7CB25CD2" w:rsidR="00C35631" w:rsidRDefault="00C35631" w:rsidP="00E24801">
            <w:pPr>
              <w:spacing w:after="0"/>
              <w:rPr>
                <w:ins w:id="439" w:author="Mohamed Ramadan" w:date="2019-01-14T12:08:00Z"/>
                <w:rFonts w:ascii="Calibri" w:hAnsiTheme="minorHAnsi" w:cstheme="minorHAnsi"/>
                <w:color w:val="000000"/>
                <w:rtl/>
                <w:lang w:val="en-GB" w:eastAsia="en-GB"/>
              </w:rPr>
            </w:pPr>
            <w:ins w:id="440" w:author="Mohamed Ramadan" w:date="2019-01-14T12:08:00Z">
              <w:r>
                <w:rPr>
                  <w:rFonts w:ascii="Calibri" w:hAnsiTheme="minorHAnsi" w:cstheme="minorHAnsi"/>
                  <w:color w:val="000000"/>
                  <w:rtl/>
                  <w:lang w:val="en-GB" w:eastAsia="en-GB"/>
                </w:rPr>
                <w:t>14</w:t>
              </w:r>
            </w:ins>
          </w:p>
        </w:tc>
        <w:tc>
          <w:tcPr>
            <w:tcW w:w="3505" w:type="dxa"/>
            <w:tcBorders>
              <w:top w:val="single" w:sz="4" w:space="0" w:color="auto"/>
              <w:left w:val="single" w:sz="4" w:space="0" w:color="auto"/>
              <w:bottom w:val="single" w:sz="4" w:space="0" w:color="auto"/>
              <w:right w:val="single" w:sz="4" w:space="0" w:color="auto"/>
            </w:tcBorders>
            <w:shd w:val="clear" w:color="auto" w:fill="auto"/>
            <w:noWrap/>
            <w:tcPrChange w:id="441" w:author="Mohamed Ramadan" w:date="2019-01-14T12:08:00Z">
              <w:tcPr>
                <w:tcW w:w="3505" w:type="dxa"/>
                <w:tcBorders>
                  <w:top w:val="nil"/>
                  <w:left w:val="single" w:sz="4" w:space="0" w:color="auto"/>
                  <w:bottom w:val="single" w:sz="4" w:space="0" w:color="auto"/>
                  <w:right w:val="single" w:sz="4" w:space="0" w:color="auto"/>
                </w:tcBorders>
                <w:shd w:val="clear" w:color="auto" w:fill="auto"/>
                <w:noWrap/>
              </w:tcPr>
            </w:tcPrChange>
          </w:tcPr>
          <w:p w14:paraId="1D5ED5B8" w14:textId="4C1E5747" w:rsidR="00C35631" w:rsidRPr="00EB74FF" w:rsidRDefault="00C35631" w:rsidP="00E24801">
            <w:pPr>
              <w:spacing w:after="0"/>
              <w:rPr>
                <w:ins w:id="442" w:author="Mohamed Ramadan" w:date="2019-01-14T12:08:00Z"/>
                <w:rFonts w:asciiTheme="minorHAnsi" w:hAnsiTheme="minorHAnsi" w:cstheme="minorHAnsi"/>
                <w:color w:val="000000"/>
                <w:lang w:val="en-GB" w:eastAsia="en-GB"/>
              </w:rPr>
            </w:pPr>
            <w:ins w:id="443" w:author="Mohamed Ramadan" w:date="2019-01-14T12:08:00Z">
              <w:r>
                <w:rPr>
                  <w:rFonts w:asciiTheme="minorHAnsi" w:hAnsiTheme="minorHAnsi" w:cstheme="minorHAnsi"/>
                  <w:color w:val="000000"/>
                  <w:lang w:val="en-GB" w:eastAsia="en-GB"/>
                </w:rPr>
                <w:t>Instalment repeat times</w:t>
              </w:r>
            </w:ins>
          </w:p>
        </w:tc>
        <w:tc>
          <w:tcPr>
            <w:tcW w:w="3600" w:type="dxa"/>
            <w:tcBorders>
              <w:top w:val="single" w:sz="4" w:space="0" w:color="auto"/>
              <w:left w:val="nil"/>
              <w:bottom w:val="single" w:sz="4" w:space="0" w:color="auto"/>
              <w:right w:val="single" w:sz="4" w:space="0" w:color="auto"/>
            </w:tcBorders>
            <w:shd w:val="clear" w:color="auto" w:fill="auto"/>
            <w:noWrap/>
            <w:tcPrChange w:id="444" w:author="Mohamed Ramadan" w:date="2019-01-14T12:08:00Z">
              <w:tcPr>
                <w:tcW w:w="3600" w:type="dxa"/>
                <w:tcBorders>
                  <w:top w:val="nil"/>
                  <w:left w:val="nil"/>
                  <w:bottom w:val="single" w:sz="4" w:space="0" w:color="auto"/>
                  <w:right w:val="single" w:sz="4" w:space="0" w:color="auto"/>
                </w:tcBorders>
                <w:shd w:val="clear" w:color="auto" w:fill="auto"/>
                <w:noWrap/>
              </w:tcPr>
            </w:tcPrChange>
          </w:tcPr>
          <w:p w14:paraId="5A39A692" w14:textId="76FE24D3" w:rsidR="00C35631" w:rsidRPr="00EB74FF" w:rsidRDefault="00C35631" w:rsidP="00E24801">
            <w:pPr>
              <w:spacing w:after="0"/>
              <w:rPr>
                <w:ins w:id="445" w:author="Mohamed Ramadan" w:date="2019-01-14T12:08:00Z"/>
                <w:rFonts w:asciiTheme="minorHAnsi" w:hAnsiTheme="minorHAnsi" w:cstheme="minorHAnsi"/>
                <w:color w:val="000000"/>
                <w:lang w:val="en-GB" w:eastAsia="en-GB"/>
              </w:rPr>
            </w:pPr>
            <w:ins w:id="446" w:author="Mohamed Ramadan" w:date="2019-01-14T12:08:00Z">
              <w:r>
                <w:rPr>
                  <w:rFonts w:asciiTheme="minorHAnsi" w:hAnsiTheme="minorHAnsi" w:cstheme="minorHAnsi"/>
                  <w:color w:val="000000"/>
                  <w:lang w:val="en-GB" w:eastAsia="en-GB"/>
                </w:rPr>
                <w:t>Instalment repeat times</w:t>
              </w:r>
            </w:ins>
          </w:p>
        </w:tc>
        <w:tc>
          <w:tcPr>
            <w:tcW w:w="2667" w:type="dxa"/>
            <w:tcBorders>
              <w:top w:val="single" w:sz="4" w:space="0" w:color="auto"/>
              <w:left w:val="nil"/>
              <w:bottom w:val="single" w:sz="4" w:space="0" w:color="auto"/>
              <w:right w:val="single" w:sz="4" w:space="0" w:color="auto"/>
            </w:tcBorders>
            <w:tcPrChange w:id="447" w:author="Mohamed Ramadan" w:date="2019-01-14T12:08:00Z">
              <w:tcPr>
                <w:tcW w:w="2667" w:type="dxa"/>
                <w:tcBorders>
                  <w:top w:val="nil"/>
                  <w:left w:val="nil"/>
                  <w:bottom w:val="single" w:sz="4" w:space="0" w:color="auto"/>
                  <w:right w:val="single" w:sz="4" w:space="0" w:color="auto"/>
                </w:tcBorders>
              </w:tcPr>
            </w:tcPrChange>
          </w:tcPr>
          <w:p w14:paraId="70B807C0" w14:textId="39D08CC6" w:rsidR="00C35631" w:rsidRPr="00C35631" w:rsidRDefault="00C35631">
            <w:pPr>
              <w:spacing w:after="0" w:line="240" w:lineRule="auto"/>
              <w:rPr>
                <w:ins w:id="448" w:author="Mohamed Ramadan" w:date="2019-01-14T12:08:00Z"/>
                <w:rFonts w:ascii="Calibri" w:hAnsi="Calibri" w:cs="Calibri"/>
                <w:color w:val="000000"/>
                <w:lang w:bidi="ar-SA"/>
                <w:rPrChange w:id="449" w:author="Mohamed Ramadan" w:date="2019-01-14T12:08:00Z">
                  <w:rPr>
                    <w:ins w:id="450" w:author="Mohamed Ramadan" w:date="2019-01-14T12:08:00Z"/>
                    <w:rFonts w:asciiTheme="minorHAnsi" w:hAnsiTheme="minorHAnsi" w:cstheme="minorHAnsi"/>
                    <w:color w:val="000000"/>
                    <w:lang w:val="en-GB" w:eastAsia="en-GB"/>
                  </w:rPr>
                </w:rPrChange>
              </w:rPr>
              <w:pPrChange w:id="451" w:author="Mohamed Ramadan" w:date="2019-01-14T12:08:00Z">
                <w:pPr>
                  <w:spacing w:after="0"/>
                </w:pPr>
              </w:pPrChange>
            </w:pPr>
            <w:ins w:id="452" w:author="Mohamed Ramadan" w:date="2019-01-14T12:08:00Z">
              <w:r>
                <w:rPr>
                  <w:rFonts w:ascii="Calibri" w:hAnsi="Calibri" w:cs="Calibri"/>
                  <w:color w:val="000000"/>
                </w:rPr>
                <w:t>INSTAL_REPEAT_TIMES</w:t>
              </w:r>
            </w:ins>
          </w:p>
        </w:tc>
      </w:tr>
    </w:tbl>
    <w:p w14:paraId="709A660D" w14:textId="77777777" w:rsidR="00295BA1" w:rsidRDefault="00295BA1">
      <w:pPr>
        <w:spacing w:after="0" w:line="240" w:lineRule="auto"/>
        <w:rPr>
          <w:b/>
          <w:bCs/>
          <w:i/>
          <w:iCs/>
          <w:smallCaps/>
          <w:spacing w:val="5"/>
          <w:sz w:val="26"/>
          <w:szCs w:val="26"/>
          <w:lang w:val="x-none" w:eastAsia="x-none"/>
        </w:rPr>
      </w:pPr>
      <w:r>
        <w:rPr>
          <w:b/>
          <w:bCs/>
        </w:rPr>
        <w:br w:type="page"/>
      </w:r>
    </w:p>
    <w:p w14:paraId="6E49F1A3" w14:textId="77777777" w:rsidR="00E55AF0" w:rsidRPr="00810B8C" w:rsidRDefault="00E55AF0" w:rsidP="0034151F">
      <w:pPr>
        <w:pStyle w:val="Heading3"/>
        <w:spacing w:before="360" w:after="360"/>
        <w:rPr>
          <w:b/>
          <w:bCs/>
        </w:rPr>
      </w:pPr>
      <w:bookmarkStart w:id="453" w:name="_Toc535244555"/>
      <w:r w:rsidRPr="00810B8C">
        <w:rPr>
          <w:b/>
          <w:bCs/>
        </w:rPr>
        <w:lastRenderedPageBreak/>
        <w:t>Safe Information Request</w:t>
      </w:r>
      <w:bookmarkEnd w:id="453"/>
    </w:p>
    <w:tbl>
      <w:tblPr>
        <w:tblW w:w="0" w:type="auto"/>
        <w:tblLook w:val="04A0" w:firstRow="1" w:lastRow="0" w:firstColumn="1" w:lastColumn="0" w:noHBand="0" w:noVBand="1"/>
      </w:tblPr>
      <w:tblGrid>
        <w:gridCol w:w="328"/>
        <w:gridCol w:w="3325"/>
        <w:gridCol w:w="3690"/>
        <w:gridCol w:w="2301"/>
      </w:tblGrid>
      <w:tr w:rsidR="00CA7DDF" w:rsidRPr="00EB74FF" w14:paraId="7712CA13" w14:textId="77777777" w:rsidTr="00CA7DDF">
        <w:trPr>
          <w:trHeight w:val="255"/>
        </w:trPr>
        <w:tc>
          <w:tcPr>
            <w:tcW w:w="305" w:type="dxa"/>
            <w:tcBorders>
              <w:top w:val="single" w:sz="4" w:space="0" w:color="auto"/>
              <w:left w:val="single" w:sz="4" w:space="0" w:color="auto"/>
              <w:bottom w:val="single" w:sz="4" w:space="0" w:color="auto"/>
              <w:right w:val="single" w:sz="4" w:space="0" w:color="auto"/>
            </w:tcBorders>
            <w:shd w:val="clear" w:color="000000" w:fill="EEECE1"/>
          </w:tcPr>
          <w:p w14:paraId="25C7F03B" w14:textId="77777777" w:rsidR="00CA7DDF" w:rsidRPr="00EB74FF" w:rsidRDefault="00CA7DDF" w:rsidP="00781647">
            <w:pPr>
              <w:spacing w:after="0"/>
              <w:rPr>
                <w:rFonts w:asciiTheme="minorHAnsi" w:hAnsiTheme="minorHAnsi" w:cstheme="minorHAnsi"/>
                <w:color w:val="000000"/>
                <w:lang w:val="en-GB" w:eastAsia="en-GB"/>
              </w:rPr>
            </w:pPr>
          </w:p>
        </w:tc>
        <w:tc>
          <w:tcPr>
            <w:tcW w:w="3325" w:type="dxa"/>
            <w:tcBorders>
              <w:top w:val="single" w:sz="4" w:space="0" w:color="auto"/>
              <w:left w:val="single" w:sz="4" w:space="0" w:color="auto"/>
              <w:bottom w:val="single" w:sz="4" w:space="0" w:color="auto"/>
              <w:right w:val="single" w:sz="4" w:space="0" w:color="auto"/>
            </w:tcBorders>
            <w:shd w:val="clear" w:color="000000" w:fill="EEECE1"/>
            <w:noWrap/>
            <w:hideMark/>
          </w:tcPr>
          <w:p w14:paraId="0257BE36" w14:textId="77777777" w:rsidR="00CA7DDF" w:rsidRPr="00EB74FF" w:rsidRDefault="00CA7DDF"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690" w:type="dxa"/>
            <w:tcBorders>
              <w:top w:val="single" w:sz="4" w:space="0" w:color="auto"/>
              <w:left w:val="nil"/>
              <w:bottom w:val="single" w:sz="4" w:space="0" w:color="auto"/>
              <w:right w:val="single" w:sz="4" w:space="0" w:color="auto"/>
            </w:tcBorders>
            <w:shd w:val="clear" w:color="000000" w:fill="EEECE1"/>
            <w:noWrap/>
            <w:hideMark/>
          </w:tcPr>
          <w:p w14:paraId="7B28C89F" w14:textId="77777777" w:rsidR="00CA7DDF" w:rsidRPr="00EB74FF" w:rsidRDefault="00CA7DDF"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301" w:type="dxa"/>
            <w:tcBorders>
              <w:top w:val="single" w:sz="4" w:space="0" w:color="auto"/>
              <w:left w:val="nil"/>
              <w:bottom w:val="single" w:sz="4" w:space="0" w:color="auto"/>
              <w:right w:val="single" w:sz="4" w:space="0" w:color="auto"/>
            </w:tcBorders>
            <w:shd w:val="clear" w:color="000000" w:fill="EEECE1"/>
          </w:tcPr>
          <w:p w14:paraId="66A58601" w14:textId="77777777" w:rsidR="00CA7DDF" w:rsidRPr="00EB74FF" w:rsidRDefault="00CA7DDF" w:rsidP="00781647">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CA7DDF" w:rsidRPr="00EB74FF" w14:paraId="281F44C0" w14:textId="77777777" w:rsidTr="00CA7DDF">
        <w:trPr>
          <w:trHeight w:val="255"/>
        </w:trPr>
        <w:tc>
          <w:tcPr>
            <w:tcW w:w="305" w:type="dxa"/>
            <w:tcBorders>
              <w:top w:val="nil"/>
              <w:left w:val="single" w:sz="4" w:space="0" w:color="auto"/>
              <w:bottom w:val="single" w:sz="4" w:space="0" w:color="auto"/>
              <w:right w:val="single" w:sz="4" w:space="0" w:color="auto"/>
            </w:tcBorders>
          </w:tcPr>
          <w:p w14:paraId="26DF2275" w14:textId="4A459CB9" w:rsidR="00CA7DDF" w:rsidRPr="00EB74FF" w:rsidRDefault="00D049AE" w:rsidP="00781647">
            <w:pPr>
              <w:spacing w:after="0"/>
              <w:rPr>
                <w:rFonts w:asciiTheme="minorHAnsi" w:hAnsiTheme="minorHAnsi" w:cstheme="minorHAnsi"/>
                <w:color w:val="000000"/>
                <w:lang w:val="en-GB" w:eastAsia="en-GB"/>
              </w:rPr>
            </w:pPr>
            <w:ins w:id="454" w:author="Mohamed Ramadan" w:date="2019-01-14T12:09:00Z">
              <w:r>
                <w:rPr>
                  <w:rFonts w:asciiTheme="minorHAnsi" w:hAnsiTheme="minorHAnsi" w:cstheme="minorHAnsi"/>
                  <w:color w:val="000000"/>
                  <w:lang w:val="en-GB" w:eastAsia="en-GB"/>
                </w:rPr>
                <w:t>1</w:t>
              </w:r>
            </w:ins>
          </w:p>
        </w:tc>
        <w:tc>
          <w:tcPr>
            <w:tcW w:w="3325" w:type="dxa"/>
            <w:tcBorders>
              <w:top w:val="nil"/>
              <w:left w:val="single" w:sz="4" w:space="0" w:color="auto"/>
              <w:bottom w:val="single" w:sz="4" w:space="0" w:color="auto"/>
              <w:right w:val="single" w:sz="4" w:space="0" w:color="auto"/>
            </w:tcBorders>
            <w:shd w:val="clear" w:color="auto" w:fill="auto"/>
            <w:noWrap/>
            <w:hideMark/>
          </w:tcPr>
          <w:p w14:paraId="5939972D" w14:textId="77777777" w:rsidR="00CA7DDF" w:rsidRPr="00EB74FF" w:rsidRDefault="00CA7DDF"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Safe Information Request Identifier</w:t>
            </w:r>
          </w:p>
        </w:tc>
        <w:tc>
          <w:tcPr>
            <w:tcW w:w="3690" w:type="dxa"/>
            <w:tcBorders>
              <w:top w:val="nil"/>
              <w:left w:val="nil"/>
              <w:bottom w:val="single" w:sz="4" w:space="0" w:color="auto"/>
              <w:right w:val="single" w:sz="4" w:space="0" w:color="auto"/>
            </w:tcBorders>
            <w:shd w:val="clear" w:color="auto" w:fill="auto"/>
            <w:noWrap/>
            <w:hideMark/>
          </w:tcPr>
          <w:p w14:paraId="11698DCA" w14:textId="77777777" w:rsidR="00CA7DDF" w:rsidRPr="00EB74FF" w:rsidRDefault="00CA7DDF"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2301" w:type="dxa"/>
            <w:tcBorders>
              <w:top w:val="nil"/>
              <w:left w:val="nil"/>
              <w:bottom w:val="single" w:sz="4" w:space="0" w:color="auto"/>
              <w:right w:val="single" w:sz="4" w:space="0" w:color="auto"/>
            </w:tcBorders>
          </w:tcPr>
          <w:p w14:paraId="19713C34" w14:textId="77777777" w:rsidR="00CA7DDF" w:rsidRPr="00EB74FF" w:rsidRDefault="00CA7DDF" w:rsidP="00781647">
            <w:pPr>
              <w:spacing w:after="0"/>
              <w:rPr>
                <w:rFonts w:asciiTheme="minorHAnsi" w:hAnsiTheme="minorHAnsi" w:cstheme="minorHAnsi"/>
                <w:color w:val="000000"/>
                <w:lang w:val="en-GB" w:eastAsia="en-GB"/>
              </w:rPr>
            </w:pPr>
            <w:r w:rsidRPr="00CA7DDF">
              <w:rPr>
                <w:rFonts w:asciiTheme="minorHAnsi" w:hAnsiTheme="minorHAnsi" w:cstheme="minorHAnsi"/>
                <w:color w:val="000000"/>
                <w:lang w:val="en-GB" w:eastAsia="en-GB"/>
              </w:rPr>
              <w:t>SAFE_INFO_REQST_ID</w:t>
            </w:r>
          </w:p>
        </w:tc>
      </w:tr>
      <w:tr w:rsidR="00CA7DDF" w:rsidRPr="00EB74FF" w14:paraId="30E21BEB" w14:textId="77777777" w:rsidTr="00CA7DDF">
        <w:trPr>
          <w:trHeight w:val="255"/>
        </w:trPr>
        <w:tc>
          <w:tcPr>
            <w:tcW w:w="305" w:type="dxa"/>
            <w:tcBorders>
              <w:top w:val="nil"/>
              <w:left w:val="single" w:sz="4" w:space="0" w:color="auto"/>
              <w:bottom w:val="single" w:sz="4" w:space="0" w:color="auto"/>
              <w:right w:val="single" w:sz="4" w:space="0" w:color="auto"/>
            </w:tcBorders>
          </w:tcPr>
          <w:p w14:paraId="529D3385" w14:textId="6B9A51A0" w:rsidR="00CA7DDF" w:rsidRPr="00EB74FF" w:rsidRDefault="00D049AE" w:rsidP="00781647">
            <w:pPr>
              <w:spacing w:after="0"/>
              <w:rPr>
                <w:rFonts w:asciiTheme="minorHAnsi" w:hAnsiTheme="minorHAnsi" w:cstheme="minorHAnsi"/>
                <w:color w:val="000000"/>
                <w:lang w:val="en-GB" w:eastAsia="en-GB"/>
              </w:rPr>
            </w:pPr>
            <w:ins w:id="455" w:author="Mohamed Ramadan" w:date="2019-01-14T12:09:00Z">
              <w:r>
                <w:rPr>
                  <w:rFonts w:asciiTheme="minorHAnsi" w:hAnsiTheme="minorHAnsi" w:cstheme="minorHAnsi"/>
                  <w:color w:val="000000"/>
                  <w:lang w:val="en-GB" w:eastAsia="en-GB"/>
                </w:rPr>
                <w:t>2</w:t>
              </w:r>
            </w:ins>
          </w:p>
        </w:tc>
        <w:tc>
          <w:tcPr>
            <w:tcW w:w="3325" w:type="dxa"/>
            <w:tcBorders>
              <w:top w:val="nil"/>
              <w:left w:val="single" w:sz="4" w:space="0" w:color="auto"/>
              <w:bottom w:val="single" w:sz="4" w:space="0" w:color="auto"/>
              <w:right w:val="single" w:sz="4" w:space="0" w:color="auto"/>
            </w:tcBorders>
            <w:shd w:val="clear" w:color="auto" w:fill="auto"/>
            <w:noWrap/>
          </w:tcPr>
          <w:p w14:paraId="73CE50E0" w14:textId="77777777" w:rsidR="00CA7DDF" w:rsidRPr="00EB74FF" w:rsidRDefault="00CA7DDF"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Agency Service Request Identifier</w:t>
            </w:r>
          </w:p>
        </w:tc>
        <w:tc>
          <w:tcPr>
            <w:tcW w:w="3690" w:type="dxa"/>
            <w:tcBorders>
              <w:top w:val="nil"/>
              <w:left w:val="nil"/>
              <w:bottom w:val="single" w:sz="4" w:space="0" w:color="auto"/>
              <w:right w:val="single" w:sz="4" w:space="0" w:color="auto"/>
            </w:tcBorders>
            <w:shd w:val="clear" w:color="auto" w:fill="auto"/>
            <w:noWrap/>
          </w:tcPr>
          <w:p w14:paraId="4D01A03A" w14:textId="77777777" w:rsidR="00CA7DDF" w:rsidRPr="00EB74FF" w:rsidRDefault="00CA7DDF"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2301" w:type="dxa"/>
            <w:tcBorders>
              <w:top w:val="nil"/>
              <w:left w:val="nil"/>
              <w:bottom w:val="single" w:sz="4" w:space="0" w:color="auto"/>
              <w:right w:val="single" w:sz="4" w:space="0" w:color="auto"/>
            </w:tcBorders>
          </w:tcPr>
          <w:p w14:paraId="526CBED7" w14:textId="77777777" w:rsidR="00CA7DDF" w:rsidRPr="00EB74FF" w:rsidRDefault="00CA7DDF" w:rsidP="00781647">
            <w:pPr>
              <w:spacing w:after="0"/>
              <w:rPr>
                <w:rFonts w:asciiTheme="minorHAnsi" w:hAnsiTheme="minorHAnsi" w:cstheme="minorHAnsi"/>
                <w:color w:val="000000"/>
                <w:lang w:val="en-GB" w:eastAsia="en-GB"/>
              </w:rPr>
            </w:pPr>
            <w:r w:rsidRPr="00CA7DDF">
              <w:rPr>
                <w:rFonts w:asciiTheme="minorHAnsi" w:hAnsiTheme="minorHAnsi" w:cstheme="minorHAnsi"/>
                <w:color w:val="000000"/>
                <w:lang w:val="en-GB" w:eastAsia="en-GB"/>
              </w:rPr>
              <w:t>AGCY_SRVC_REQST_ID</w:t>
            </w:r>
          </w:p>
        </w:tc>
      </w:tr>
      <w:tr w:rsidR="00CA7DDF" w:rsidRPr="00EB74FF" w14:paraId="3A7685DE" w14:textId="77777777" w:rsidTr="00CA7DDF">
        <w:trPr>
          <w:trHeight w:val="255"/>
        </w:trPr>
        <w:tc>
          <w:tcPr>
            <w:tcW w:w="305" w:type="dxa"/>
            <w:tcBorders>
              <w:top w:val="nil"/>
              <w:left w:val="single" w:sz="4" w:space="0" w:color="auto"/>
              <w:bottom w:val="single" w:sz="4" w:space="0" w:color="auto"/>
              <w:right w:val="single" w:sz="4" w:space="0" w:color="auto"/>
            </w:tcBorders>
          </w:tcPr>
          <w:p w14:paraId="6D55C9BB" w14:textId="1A3A60F6" w:rsidR="00CA7DDF" w:rsidRPr="00EB74FF" w:rsidRDefault="00D049AE" w:rsidP="00781647">
            <w:pPr>
              <w:spacing w:after="0"/>
              <w:rPr>
                <w:rFonts w:asciiTheme="minorHAnsi" w:hAnsiTheme="minorHAnsi" w:cstheme="minorHAnsi"/>
                <w:color w:val="000000"/>
                <w:lang w:val="en-GB" w:eastAsia="en-GB"/>
              </w:rPr>
            </w:pPr>
            <w:ins w:id="456" w:author="Mohamed Ramadan" w:date="2019-01-14T12:09:00Z">
              <w:r>
                <w:rPr>
                  <w:rFonts w:asciiTheme="minorHAnsi" w:hAnsiTheme="minorHAnsi" w:cstheme="minorHAnsi"/>
                  <w:color w:val="000000"/>
                  <w:lang w:val="en-GB" w:eastAsia="en-GB"/>
                </w:rPr>
                <w:t>3</w:t>
              </w:r>
            </w:ins>
          </w:p>
        </w:tc>
        <w:tc>
          <w:tcPr>
            <w:tcW w:w="3325" w:type="dxa"/>
            <w:tcBorders>
              <w:top w:val="nil"/>
              <w:left w:val="single" w:sz="4" w:space="0" w:color="auto"/>
              <w:bottom w:val="single" w:sz="4" w:space="0" w:color="auto"/>
              <w:right w:val="single" w:sz="4" w:space="0" w:color="auto"/>
            </w:tcBorders>
            <w:shd w:val="clear" w:color="auto" w:fill="auto"/>
            <w:noWrap/>
            <w:hideMark/>
          </w:tcPr>
          <w:p w14:paraId="0F28F017" w14:textId="77777777" w:rsidR="00CA7DDF" w:rsidRPr="00EB74FF" w:rsidRDefault="00CA7DDF" w:rsidP="00781647">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Box Number</w:t>
            </w:r>
          </w:p>
        </w:tc>
        <w:tc>
          <w:tcPr>
            <w:tcW w:w="3690" w:type="dxa"/>
            <w:tcBorders>
              <w:top w:val="nil"/>
              <w:left w:val="nil"/>
              <w:bottom w:val="single" w:sz="4" w:space="0" w:color="auto"/>
              <w:right w:val="single" w:sz="4" w:space="0" w:color="auto"/>
            </w:tcBorders>
            <w:shd w:val="clear" w:color="auto" w:fill="auto"/>
            <w:noWrap/>
            <w:hideMark/>
          </w:tcPr>
          <w:p w14:paraId="308F5E39" w14:textId="77777777" w:rsidR="00CA7DDF" w:rsidRPr="00EB74FF" w:rsidRDefault="00CA7DDF" w:rsidP="00781647">
            <w:pPr>
              <w:spacing w:after="0"/>
              <w:rPr>
                <w:rFonts w:asciiTheme="minorHAnsi" w:hAnsiTheme="minorHAnsi" w:cstheme="minorHAnsi"/>
                <w:color w:val="000000"/>
                <w:lang w:eastAsia="en-GB"/>
              </w:rPr>
            </w:pPr>
            <w:r w:rsidRPr="00EB74FF">
              <w:rPr>
                <w:rFonts w:asciiTheme="minorHAnsi" w:hAnsiTheme="minorHAnsi" w:cstheme="minorHAnsi"/>
                <w:color w:val="000000"/>
                <w:lang w:val="en-GB" w:eastAsia="en-GB"/>
              </w:rPr>
              <w:t> Information on involved party’s specific Safe Box number to be inquired</w:t>
            </w:r>
          </w:p>
        </w:tc>
        <w:tc>
          <w:tcPr>
            <w:tcW w:w="2301" w:type="dxa"/>
            <w:tcBorders>
              <w:top w:val="nil"/>
              <w:left w:val="nil"/>
              <w:bottom w:val="single" w:sz="4" w:space="0" w:color="auto"/>
              <w:right w:val="single" w:sz="4" w:space="0" w:color="auto"/>
            </w:tcBorders>
          </w:tcPr>
          <w:p w14:paraId="071E8F92" w14:textId="77777777" w:rsidR="00CA7DDF" w:rsidRPr="00EB74FF" w:rsidRDefault="00CA7DDF" w:rsidP="00781647">
            <w:pPr>
              <w:spacing w:after="0"/>
              <w:rPr>
                <w:rFonts w:asciiTheme="minorHAnsi" w:hAnsiTheme="minorHAnsi" w:cstheme="minorHAnsi"/>
                <w:color w:val="000000"/>
                <w:lang w:val="en-GB" w:eastAsia="en-GB"/>
              </w:rPr>
            </w:pPr>
            <w:r w:rsidRPr="00CA7DDF">
              <w:rPr>
                <w:rFonts w:asciiTheme="minorHAnsi" w:hAnsiTheme="minorHAnsi" w:cstheme="minorHAnsi"/>
                <w:color w:val="000000"/>
                <w:lang w:val="en-GB" w:eastAsia="en-GB"/>
              </w:rPr>
              <w:t>BOX_NO</w:t>
            </w:r>
          </w:p>
        </w:tc>
      </w:tr>
    </w:tbl>
    <w:p w14:paraId="6FFA6778" w14:textId="77777777" w:rsidR="00E55AF0" w:rsidRPr="00810B8C" w:rsidRDefault="00E55AF0" w:rsidP="0034151F">
      <w:pPr>
        <w:pStyle w:val="Heading3"/>
        <w:spacing w:before="360" w:after="360"/>
        <w:rPr>
          <w:b/>
          <w:bCs/>
        </w:rPr>
      </w:pPr>
      <w:bookmarkStart w:id="457" w:name="_Toc535244556"/>
      <w:r w:rsidRPr="00810B8C">
        <w:rPr>
          <w:b/>
          <w:bCs/>
        </w:rPr>
        <w:t>Safe Information Response</w:t>
      </w:r>
      <w:bookmarkEnd w:id="457"/>
    </w:p>
    <w:tbl>
      <w:tblPr>
        <w:tblW w:w="9895" w:type="dxa"/>
        <w:tblLook w:val="04A0" w:firstRow="1" w:lastRow="0" w:firstColumn="1" w:lastColumn="0" w:noHBand="0" w:noVBand="1"/>
      </w:tblPr>
      <w:tblGrid>
        <w:gridCol w:w="328"/>
        <w:gridCol w:w="3415"/>
        <w:gridCol w:w="3510"/>
        <w:gridCol w:w="2642"/>
      </w:tblGrid>
      <w:tr w:rsidR="00CA7DDF" w:rsidRPr="00EB74FF" w14:paraId="24DFBAD5" w14:textId="77777777" w:rsidTr="001701B0">
        <w:trPr>
          <w:trHeight w:val="255"/>
        </w:trPr>
        <w:tc>
          <w:tcPr>
            <w:tcW w:w="313" w:type="dxa"/>
            <w:tcBorders>
              <w:top w:val="single" w:sz="4" w:space="0" w:color="auto"/>
              <w:left w:val="single" w:sz="4" w:space="0" w:color="auto"/>
              <w:bottom w:val="single" w:sz="4" w:space="0" w:color="auto"/>
              <w:right w:val="single" w:sz="4" w:space="0" w:color="auto"/>
            </w:tcBorders>
            <w:shd w:val="clear" w:color="000000" w:fill="EEECE1"/>
          </w:tcPr>
          <w:p w14:paraId="74604DEB" w14:textId="77777777" w:rsidR="00CA7DDF" w:rsidRPr="00EB74FF" w:rsidRDefault="00CA7DDF" w:rsidP="00CA7DDF">
            <w:pPr>
              <w:spacing w:after="0"/>
              <w:rPr>
                <w:rFonts w:asciiTheme="minorHAnsi" w:hAnsiTheme="minorHAnsi" w:cstheme="minorHAnsi"/>
                <w:color w:val="000000"/>
                <w:lang w:val="en-GB" w:eastAsia="en-GB"/>
              </w:rPr>
            </w:pPr>
          </w:p>
        </w:tc>
        <w:tc>
          <w:tcPr>
            <w:tcW w:w="3415" w:type="dxa"/>
            <w:tcBorders>
              <w:top w:val="single" w:sz="4" w:space="0" w:color="auto"/>
              <w:left w:val="single" w:sz="4" w:space="0" w:color="auto"/>
              <w:bottom w:val="single" w:sz="4" w:space="0" w:color="auto"/>
              <w:right w:val="single" w:sz="4" w:space="0" w:color="auto"/>
            </w:tcBorders>
            <w:shd w:val="clear" w:color="000000" w:fill="EEECE1"/>
            <w:noWrap/>
            <w:hideMark/>
          </w:tcPr>
          <w:p w14:paraId="2D9A1CCB" w14:textId="77777777" w:rsidR="00CA7DDF" w:rsidRPr="00EB74FF" w:rsidRDefault="00CA7DDF" w:rsidP="00CA7DD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510" w:type="dxa"/>
            <w:tcBorders>
              <w:top w:val="single" w:sz="4" w:space="0" w:color="auto"/>
              <w:left w:val="nil"/>
              <w:bottom w:val="single" w:sz="4" w:space="0" w:color="auto"/>
              <w:right w:val="single" w:sz="4" w:space="0" w:color="auto"/>
            </w:tcBorders>
            <w:shd w:val="clear" w:color="000000" w:fill="EEECE1"/>
            <w:noWrap/>
            <w:hideMark/>
          </w:tcPr>
          <w:p w14:paraId="0C4F6B4B" w14:textId="77777777" w:rsidR="00CA7DDF" w:rsidRPr="00EB74FF" w:rsidRDefault="00CA7DDF" w:rsidP="00CA7DD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2657" w:type="dxa"/>
            <w:tcBorders>
              <w:top w:val="single" w:sz="4" w:space="0" w:color="auto"/>
              <w:left w:val="nil"/>
              <w:bottom w:val="single" w:sz="4" w:space="0" w:color="auto"/>
              <w:right w:val="single" w:sz="4" w:space="0" w:color="auto"/>
            </w:tcBorders>
            <w:shd w:val="clear" w:color="000000" w:fill="EEECE1"/>
          </w:tcPr>
          <w:p w14:paraId="5DD3E407" w14:textId="77777777" w:rsidR="00CA7DDF" w:rsidRPr="00EB74FF" w:rsidRDefault="00CA7DDF" w:rsidP="00CA7DDF">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CA7DDF" w:rsidRPr="00EB74FF" w14:paraId="105D0B2C" w14:textId="77777777" w:rsidTr="001701B0">
        <w:trPr>
          <w:trHeight w:val="255"/>
        </w:trPr>
        <w:tc>
          <w:tcPr>
            <w:tcW w:w="313" w:type="dxa"/>
            <w:tcBorders>
              <w:top w:val="nil"/>
              <w:left w:val="single" w:sz="4" w:space="0" w:color="auto"/>
              <w:bottom w:val="single" w:sz="4" w:space="0" w:color="auto"/>
              <w:right w:val="single" w:sz="4" w:space="0" w:color="auto"/>
            </w:tcBorders>
          </w:tcPr>
          <w:p w14:paraId="360F5280" w14:textId="4CA67E54" w:rsidR="00CA7DDF" w:rsidRPr="00EB74FF" w:rsidRDefault="00D049AE" w:rsidP="00CA7DDF">
            <w:pPr>
              <w:spacing w:after="0"/>
              <w:rPr>
                <w:rFonts w:asciiTheme="minorHAnsi" w:hAnsiTheme="minorHAnsi" w:cstheme="minorHAnsi"/>
                <w:color w:val="000000"/>
                <w:lang w:val="en-GB" w:eastAsia="en-GB"/>
              </w:rPr>
            </w:pPr>
            <w:ins w:id="458" w:author="Mohamed Ramadan" w:date="2019-01-14T12:09:00Z">
              <w:r>
                <w:rPr>
                  <w:rFonts w:asciiTheme="minorHAnsi" w:hAnsiTheme="minorHAnsi" w:cstheme="minorHAnsi"/>
                  <w:color w:val="000000"/>
                  <w:lang w:val="en-GB" w:eastAsia="en-GB"/>
                </w:rPr>
                <w:t>1</w:t>
              </w:r>
            </w:ins>
          </w:p>
        </w:tc>
        <w:tc>
          <w:tcPr>
            <w:tcW w:w="3415" w:type="dxa"/>
            <w:tcBorders>
              <w:top w:val="nil"/>
              <w:left w:val="single" w:sz="4" w:space="0" w:color="auto"/>
              <w:bottom w:val="single" w:sz="4" w:space="0" w:color="auto"/>
              <w:right w:val="single" w:sz="4" w:space="0" w:color="auto"/>
            </w:tcBorders>
            <w:shd w:val="clear" w:color="auto" w:fill="auto"/>
            <w:noWrap/>
            <w:hideMark/>
          </w:tcPr>
          <w:p w14:paraId="04DCB92B" w14:textId="77777777" w:rsidR="00CA7DDF" w:rsidRPr="00EB74FF" w:rsidRDefault="00CA7DDF" w:rsidP="00CA7DD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Safe Information Response Identifier</w:t>
            </w:r>
          </w:p>
        </w:tc>
        <w:tc>
          <w:tcPr>
            <w:tcW w:w="3510" w:type="dxa"/>
            <w:tcBorders>
              <w:top w:val="nil"/>
              <w:left w:val="nil"/>
              <w:bottom w:val="single" w:sz="4" w:space="0" w:color="auto"/>
              <w:right w:val="single" w:sz="4" w:space="0" w:color="auto"/>
            </w:tcBorders>
            <w:shd w:val="clear" w:color="auto" w:fill="auto"/>
            <w:noWrap/>
            <w:hideMark/>
          </w:tcPr>
          <w:p w14:paraId="22B850BC" w14:textId="77777777" w:rsidR="00CA7DDF" w:rsidRPr="00EB74FF" w:rsidRDefault="00CA7DDF" w:rsidP="00CA7DD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System generated Primary Key (PK )</w:t>
            </w:r>
          </w:p>
        </w:tc>
        <w:tc>
          <w:tcPr>
            <w:tcW w:w="2657" w:type="dxa"/>
            <w:tcBorders>
              <w:top w:val="nil"/>
              <w:left w:val="nil"/>
              <w:bottom w:val="single" w:sz="4" w:space="0" w:color="auto"/>
              <w:right w:val="single" w:sz="4" w:space="0" w:color="auto"/>
            </w:tcBorders>
          </w:tcPr>
          <w:p w14:paraId="13FDF2EC" w14:textId="77777777" w:rsidR="00CA7DDF" w:rsidRPr="00EB74FF" w:rsidRDefault="003B12B2" w:rsidP="00CA7DDF">
            <w:pPr>
              <w:spacing w:after="0"/>
              <w:rPr>
                <w:rFonts w:asciiTheme="minorHAnsi" w:hAnsiTheme="minorHAnsi" w:cstheme="minorHAnsi"/>
                <w:color w:val="000000"/>
                <w:lang w:val="en-GB" w:eastAsia="en-GB"/>
              </w:rPr>
            </w:pPr>
            <w:r w:rsidRPr="003B12B2">
              <w:rPr>
                <w:rFonts w:asciiTheme="minorHAnsi" w:hAnsiTheme="minorHAnsi" w:cstheme="minorHAnsi"/>
                <w:color w:val="000000"/>
                <w:lang w:val="en-GB" w:eastAsia="en-GB"/>
              </w:rPr>
              <w:t>SAFE_INFO_RESP_ID</w:t>
            </w:r>
          </w:p>
        </w:tc>
      </w:tr>
      <w:tr w:rsidR="00CA7DDF" w:rsidRPr="00EB74FF" w14:paraId="7DB5D911" w14:textId="77777777" w:rsidTr="001701B0">
        <w:trPr>
          <w:trHeight w:val="255"/>
        </w:trPr>
        <w:tc>
          <w:tcPr>
            <w:tcW w:w="313" w:type="dxa"/>
            <w:tcBorders>
              <w:top w:val="nil"/>
              <w:left w:val="single" w:sz="4" w:space="0" w:color="auto"/>
              <w:bottom w:val="single" w:sz="4" w:space="0" w:color="auto"/>
              <w:right w:val="single" w:sz="4" w:space="0" w:color="auto"/>
            </w:tcBorders>
          </w:tcPr>
          <w:p w14:paraId="5C825CBE" w14:textId="2A4948DD" w:rsidR="00CA7DDF" w:rsidRPr="00EB74FF" w:rsidRDefault="00D049AE" w:rsidP="00CA7DDF">
            <w:pPr>
              <w:spacing w:after="0"/>
              <w:rPr>
                <w:rFonts w:asciiTheme="minorHAnsi" w:hAnsiTheme="minorHAnsi" w:cstheme="minorHAnsi"/>
                <w:color w:val="000000"/>
                <w:lang w:val="en-GB" w:eastAsia="en-GB"/>
              </w:rPr>
            </w:pPr>
            <w:ins w:id="459" w:author="Mohamed Ramadan" w:date="2019-01-14T12:09:00Z">
              <w:r>
                <w:rPr>
                  <w:rFonts w:asciiTheme="minorHAnsi" w:hAnsiTheme="minorHAnsi" w:cstheme="minorHAnsi"/>
                  <w:color w:val="000000"/>
                  <w:lang w:val="en-GB" w:eastAsia="en-GB"/>
                </w:rPr>
                <w:t>2</w:t>
              </w:r>
            </w:ins>
          </w:p>
        </w:tc>
        <w:tc>
          <w:tcPr>
            <w:tcW w:w="3415" w:type="dxa"/>
            <w:tcBorders>
              <w:top w:val="nil"/>
              <w:left w:val="single" w:sz="4" w:space="0" w:color="auto"/>
              <w:bottom w:val="single" w:sz="4" w:space="0" w:color="auto"/>
              <w:right w:val="single" w:sz="4" w:space="0" w:color="auto"/>
            </w:tcBorders>
            <w:shd w:val="clear" w:color="auto" w:fill="auto"/>
            <w:noWrap/>
          </w:tcPr>
          <w:p w14:paraId="102CC2FD" w14:textId="77777777" w:rsidR="00CA7DDF" w:rsidRPr="00EB74FF" w:rsidRDefault="00CA7DDF" w:rsidP="00CA7DD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Executor Service Task Identifier</w:t>
            </w:r>
          </w:p>
        </w:tc>
        <w:tc>
          <w:tcPr>
            <w:tcW w:w="3510" w:type="dxa"/>
            <w:tcBorders>
              <w:top w:val="nil"/>
              <w:left w:val="nil"/>
              <w:bottom w:val="single" w:sz="4" w:space="0" w:color="auto"/>
              <w:right w:val="single" w:sz="4" w:space="0" w:color="auto"/>
            </w:tcBorders>
            <w:shd w:val="clear" w:color="auto" w:fill="auto"/>
            <w:noWrap/>
          </w:tcPr>
          <w:p w14:paraId="20410ED9" w14:textId="77777777" w:rsidR="00CA7DDF" w:rsidRPr="00EB74FF" w:rsidRDefault="00CA7DDF" w:rsidP="00CA7DD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2657" w:type="dxa"/>
            <w:tcBorders>
              <w:top w:val="nil"/>
              <w:left w:val="nil"/>
              <w:bottom w:val="single" w:sz="4" w:space="0" w:color="auto"/>
              <w:right w:val="single" w:sz="4" w:space="0" w:color="auto"/>
            </w:tcBorders>
          </w:tcPr>
          <w:p w14:paraId="7AE35160" w14:textId="77777777" w:rsidR="00CA7DDF" w:rsidRPr="00EB74FF" w:rsidRDefault="003B12B2" w:rsidP="00CA7DDF">
            <w:pPr>
              <w:spacing w:after="0"/>
              <w:rPr>
                <w:rFonts w:asciiTheme="minorHAnsi" w:hAnsiTheme="minorHAnsi" w:cstheme="minorHAnsi"/>
                <w:color w:val="000000"/>
                <w:lang w:val="en-GB" w:eastAsia="en-GB"/>
              </w:rPr>
            </w:pPr>
            <w:r w:rsidRPr="003B12B2">
              <w:rPr>
                <w:rFonts w:asciiTheme="minorHAnsi" w:hAnsiTheme="minorHAnsi" w:cstheme="minorHAnsi"/>
                <w:color w:val="000000"/>
                <w:lang w:val="en-GB" w:eastAsia="en-GB"/>
              </w:rPr>
              <w:t>EXETR_SRVC_TASK_ID</w:t>
            </w:r>
          </w:p>
        </w:tc>
      </w:tr>
      <w:tr w:rsidR="00CA7DDF" w:rsidRPr="00EB74FF" w14:paraId="3EF0CBDE" w14:textId="77777777" w:rsidTr="001701B0">
        <w:trPr>
          <w:trHeight w:val="255"/>
        </w:trPr>
        <w:tc>
          <w:tcPr>
            <w:tcW w:w="313" w:type="dxa"/>
            <w:tcBorders>
              <w:top w:val="nil"/>
              <w:left w:val="single" w:sz="4" w:space="0" w:color="auto"/>
              <w:bottom w:val="single" w:sz="4" w:space="0" w:color="auto"/>
              <w:right w:val="single" w:sz="4" w:space="0" w:color="auto"/>
            </w:tcBorders>
          </w:tcPr>
          <w:p w14:paraId="4455517E" w14:textId="587D12C9" w:rsidR="00CA7DDF" w:rsidRPr="00EB74FF" w:rsidRDefault="00D049AE" w:rsidP="00CA7DDF">
            <w:pPr>
              <w:spacing w:after="0"/>
              <w:rPr>
                <w:rFonts w:asciiTheme="minorHAnsi" w:hAnsiTheme="minorHAnsi" w:cstheme="minorHAnsi"/>
                <w:color w:val="000000"/>
                <w:lang w:val="en-GB" w:eastAsia="en-GB"/>
              </w:rPr>
            </w:pPr>
            <w:ins w:id="460" w:author="Mohamed Ramadan" w:date="2019-01-14T12:09:00Z">
              <w:r>
                <w:rPr>
                  <w:rFonts w:asciiTheme="minorHAnsi" w:hAnsiTheme="minorHAnsi" w:cstheme="minorHAnsi"/>
                  <w:color w:val="000000"/>
                  <w:lang w:val="en-GB" w:eastAsia="en-GB"/>
                </w:rPr>
                <w:t>3</w:t>
              </w:r>
            </w:ins>
          </w:p>
        </w:tc>
        <w:tc>
          <w:tcPr>
            <w:tcW w:w="3415" w:type="dxa"/>
            <w:tcBorders>
              <w:top w:val="nil"/>
              <w:left w:val="single" w:sz="4" w:space="0" w:color="auto"/>
              <w:bottom w:val="single" w:sz="4" w:space="0" w:color="auto"/>
              <w:right w:val="single" w:sz="4" w:space="0" w:color="auto"/>
            </w:tcBorders>
            <w:shd w:val="clear" w:color="auto" w:fill="auto"/>
            <w:noWrap/>
            <w:hideMark/>
          </w:tcPr>
          <w:p w14:paraId="18243368" w14:textId="77777777" w:rsidR="00CA7DDF" w:rsidRPr="00EB74FF" w:rsidRDefault="00CA7DDF" w:rsidP="00CA7DD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Box Number</w:t>
            </w:r>
          </w:p>
        </w:tc>
        <w:tc>
          <w:tcPr>
            <w:tcW w:w="3510" w:type="dxa"/>
            <w:tcBorders>
              <w:top w:val="nil"/>
              <w:left w:val="nil"/>
              <w:bottom w:val="single" w:sz="4" w:space="0" w:color="auto"/>
              <w:right w:val="single" w:sz="4" w:space="0" w:color="auto"/>
            </w:tcBorders>
            <w:shd w:val="clear" w:color="auto" w:fill="auto"/>
            <w:noWrap/>
            <w:hideMark/>
          </w:tcPr>
          <w:p w14:paraId="3FD4CE16" w14:textId="77777777" w:rsidR="00CA7DDF" w:rsidRPr="00EB74FF" w:rsidRDefault="00CA7DDF" w:rsidP="00CA7DD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Involved party’s Safe Box number</w:t>
            </w:r>
          </w:p>
        </w:tc>
        <w:tc>
          <w:tcPr>
            <w:tcW w:w="2657" w:type="dxa"/>
            <w:tcBorders>
              <w:top w:val="nil"/>
              <w:left w:val="nil"/>
              <w:bottom w:val="single" w:sz="4" w:space="0" w:color="auto"/>
              <w:right w:val="single" w:sz="4" w:space="0" w:color="auto"/>
            </w:tcBorders>
          </w:tcPr>
          <w:p w14:paraId="61F2E966" w14:textId="77777777" w:rsidR="00CA7DDF" w:rsidRPr="00EB74FF" w:rsidRDefault="003B12B2" w:rsidP="00CA7DDF">
            <w:pPr>
              <w:spacing w:after="0"/>
              <w:rPr>
                <w:rFonts w:asciiTheme="minorHAnsi" w:hAnsiTheme="minorHAnsi" w:cstheme="minorHAnsi"/>
                <w:color w:val="000000"/>
                <w:lang w:val="en-GB" w:eastAsia="en-GB"/>
              </w:rPr>
            </w:pPr>
            <w:r w:rsidRPr="003B12B2">
              <w:rPr>
                <w:rFonts w:asciiTheme="minorHAnsi" w:hAnsiTheme="minorHAnsi" w:cstheme="minorHAnsi"/>
                <w:color w:val="000000"/>
                <w:lang w:val="en-GB" w:eastAsia="en-GB"/>
              </w:rPr>
              <w:t>BOX_NO</w:t>
            </w:r>
          </w:p>
        </w:tc>
      </w:tr>
      <w:tr w:rsidR="00CA7DDF" w:rsidRPr="00EB74FF" w14:paraId="74E5E9EB" w14:textId="77777777" w:rsidTr="001701B0">
        <w:trPr>
          <w:trHeight w:val="255"/>
        </w:trPr>
        <w:tc>
          <w:tcPr>
            <w:tcW w:w="313" w:type="dxa"/>
            <w:tcBorders>
              <w:top w:val="nil"/>
              <w:left w:val="single" w:sz="4" w:space="0" w:color="auto"/>
              <w:bottom w:val="single" w:sz="4" w:space="0" w:color="auto"/>
              <w:right w:val="single" w:sz="4" w:space="0" w:color="auto"/>
            </w:tcBorders>
          </w:tcPr>
          <w:p w14:paraId="36C9C703" w14:textId="51469451" w:rsidR="00CA7DDF" w:rsidRPr="00EB74FF" w:rsidRDefault="00D049AE" w:rsidP="00CA7DDF">
            <w:pPr>
              <w:spacing w:after="0"/>
              <w:rPr>
                <w:rFonts w:asciiTheme="minorHAnsi" w:hAnsiTheme="minorHAnsi" w:cstheme="minorHAnsi"/>
                <w:color w:val="000000"/>
                <w:lang w:val="en-GB" w:eastAsia="en-GB"/>
              </w:rPr>
            </w:pPr>
            <w:ins w:id="461" w:author="Mohamed Ramadan" w:date="2019-01-14T12:09:00Z">
              <w:r>
                <w:rPr>
                  <w:rFonts w:asciiTheme="minorHAnsi" w:hAnsiTheme="minorHAnsi" w:cstheme="minorHAnsi"/>
                  <w:color w:val="000000"/>
                  <w:lang w:val="en-GB" w:eastAsia="en-GB"/>
                </w:rPr>
                <w:t>4</w:t>
              </w:r>
            </w:ins>
          </w:p>
        </w:tc>
        <w:tc>
          <w:tcPr>
            <w:tcW w:w="3415" w:type="dxa"/>
            <w:tcBorders>
              <w:top w:val="nil"/>
              <w:left w:val="single" w:sz="4" w:space="0" w:color="auto"/>
              <w:bottom w:val="single" w:sz="4" w:space="0" w:color="auto"/>
              <w:right w:val="single" w:sz="4" w:space="0" w:color="auto"/>
            </w:tcBorders>
            <w:shd w:val="clear" w:color="auto" w:fill="auto"/>
            <w:noWrap/>
            <w:hideMark/>
          </w:tcPr>
          <w:p w14:paraId="75E47CE0" w14:textId="77777777" w:rsidR="00CA7DDF" w:rsidRPr="00EB74FF" w:rsidRDefault="00CA7DDF" w:rsidP="00CA7DD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Safe Branch</w:t>
            </w:r>
          </w:p>
        </w:tc>
        <w:tc>
          <w:tcPr>
            <w:tcW w:w="3510" w:type="dxa"/>
            <w:tcBorders>
              <w:top w:val="nil"/>
              <w:left w:val="nil"/>
              <w:bottom w:val="single" w:sz="4" w:space="0" w:color="auto"/>
              <w:right w:val="single" w:sz="4" w:space="0" w:color="auto"/>
            </w:tcBorders>
            <w:shd w:val="clear" w:color="auto" w:fill="auto"/>
            <w:noWrap/>
            <w:hideMark/>
          </w:tcPr>
          <w:p w14:paraId="5997A5D1" w14:textId="77777777" w:rsidR="00CA7DDF" w:rsidRPr="00EB74FF" w:rsidRDefault="00CA7DDF" w:rsidP="00CA7DDF">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Bank branch of the safe</w:t>
            </w:r>
          </w:p>
        </w:tc>
        <w:tc>
          <w:tcPr>
            <w:tcW w:w="2657" w:type="dxa"/>
            <w:tcBorders>
              <w:top w:val="nil"/>
              <w:left w:val="nil"/>
              <w:bottom w:val="single" w:sz="4" w:space="0" w:color="auto"/>
              <w:right w:val="single" w:sz="4" w:space="0" w:color="auto"/>
            </w:tcBorders>
          </w:tcPr>
          <w:p w14:paraId="29C13A4A" w14:textId="77777777" w:rsidR="00CA7DDF" w:rsidRPr="00EB74FF" w:rsidRDefault="003B12B2" w:rsidP="00CA7DDF">
            <w:pPr>
              <w:spacing w:after="0"/>
              <w:rPr>
                <w:rFonts w:asciiTheme="minorHAnsi" w:hAnsiTheme="minorHAnsi" w:cstheme="minorHAnsi"/>
                <w:color w:val="000000"/>
                <w:lang w:val="en-GB" w:eastAsia="en-GB"/>
              </w:rPr>
            </w:pPr>
            <w:r w:rsidRPr="003B12B2">
              <w:rPr>
                <w:rFonts w:asciiTheme="minorHAnsi" w:hAnsiTheme="minorHAnsi" w:cstheme="minorHAnsi"/>
                <w:color w:val="000000"/>
                <w:lang w:val="en-GB" w:eastAsia="en-GB"/>
              </w:rPr>
              <w:t>SAFE_BRANCH</w:t>
            </w:r>
          </w:p>
        </w:tc>
      </w:tr>
      <w:tr w:rsidR="00356EEE" w:rsidRPr="00EB74FF" w14:paraId="3A23E443" w14:textId="77777777" w:rsidTr="001701B0">
        <w:trPr>
          <w:trHeight w:val="255"/>
        </w:trPr>
        <w:tc>
          <w:tcPr>
            <w:tcW w:w="313" w:type="dxa"/>
            <w:tcBorders>
              <w:top w:val="nil"/>
              <w:left w:val="single" w:sz="4" w:space="0" w:color="auto"/>
              <w:bottom w:val="single" w:sz="4" w:space="0" w:color="auto"/>
              <w:right w:val="single" w:sz="4" w:space="0" w:color="auto"/>
            </w:tcBorders>
          </w:tcPr>
          <w:p w14:paraId="334BCFB0" w14:textId="1BB4C577" w:rsidR="00356EEE" w:rsidRPr="00EB74FF" w:rsidRDefault="00D049AE" w:rsidP="00356EEE">
            <w:pPr>
              <w:spacing w:after="0"/>
              <w:rPr>
                <w:rFonts w:asciiTheme="minorHAnsi" w:hAnsiTheme="minorHAnsi" w:cstheme="minorHAnsi"/>
                <w:color w:val="000000"/>
                <w:lang w:val="en-GB" w:eastAsia="en-GB"/>
              </w:rPr>
            </w:pPr>
            <w:ins w:id="462" w:author="Mohamed Ramadan" w:date="2019-01-14T12:09:00Z">
              <w:r>
                <w:rPr>
                  <w:rFonts w:asciiTheme="minorHAnsi" w:hAnsiTheme="minorHAnsi" w:cstheme="minorHAnsi"/>
                  <w:color w:val="000000"/>
                  <w:lang w:val="en-GB" w:eastAsia="en-GB"/>
                </w:rPr>
                <w:t>5</w:t>
              </w:r>
            </w:ins>
          </w:p>
        </w:tc>
        <w:tc>
          <w:tcPr>
            <w:tcW w:w="3415" w:type="dxa"/>
            <w:tcBorders>
              <w:top w:val="nil"/>
              <w:left w:val="single" w:sz="4" w:space="0" w:color="auto"/>
              <w:bottom w:val="single" w:sz="4" w:space="0" w:color="auto"/>
              <w:right w:val="single" w:sz="4" w:space="0" w:color="auto"/>
            </w:tcBorders>
            <w:shd w:val="clear" w:color="auto" w:fill="auto"/>
            <w:noWrap/>
          </w:tcPr>
          <w:p w14:paraId="7E6B5B64" w14:textId="77777777" w:rsidR="00356EEE" w:rsidRPr="00EB74FF" w:rsidRDefault="00356EEE" w:rsidP="00356EE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J</w:t>
            </w:r>
            <w:r w:rsidRPr="00356EEE">
              <w:rPr>
                <w:rFonts w:asciiTheme="minorHAnsi" w:hAnsiTheme="minorHAnsi" w:cstheme="minorHAnsi"/>
                <w:color w:val="000000"/>
                <w:lang w:val="en-GB" w:eastAsia="en-GB"/>
              </w:rPr>
              <w:t>oint flag</w:t>
            </w:r>
          </w:p>
        </w:tc>
        <w:tc>
          <w:tcPr>
            <w:tcW w:w="3510" w:type="dxa"/>
            <w:tcBorders>
              <w:top w:val="nil"/>
              <w:left w:val="nil"/>
              <w:bottom w:val="single" w:sz="4" w:space="0" w:color="auto"/>
              <w:right w:val="single" w:sz="4" w:space="0" w:color="auto"/>
            </w:tcBorders>
            <w:shd w:val="clear" w:color="auto" w:fill="auto"/>
            <w:noWrap/>
          </w:tcPr>
          <w:p w14:paraId="779DFDF7" w14:textId="77777777" w:rsidR="00356EEE" w:rsidRPr="00EB74FF" w:rsidRDefault="00356EEE" w:rsidP="00356EEE">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J</w:t>
            </w:r>
            <w:r w:rsidRPr="00356EEE">
              <w:rPr>
                <w:rFonts w:asciiTheme="minorHAnsi" w:hAnsiTheme="minorHAnsi" w:cstheme="minorHAnsi"/>
                <w:color w:val="000000"/>
                <w:lang w:val="en-GB" w:eastAsia="en-GB"/>
              </w:rPr>
              <w:t>oint flag</w:t>
            </w:r>
          </w:p>
        </w:tc>
        <w:tc>
          <w:tcPr>
            <w:tcW w:w="2657" w:type="dxa"/>
            <w:tcBorders>
              <w:top w:val="nil"/>
              <w:left w:val="nil"/>
              <w:bottom w:val="single" w:sz="4" w:space="0" w:color="auto"/>
              <w:right w:val="single" w:sz="4" w:space="0" w:color="auto"/>
            </w:tcBorders>
          </w:tcPr>
          <w:p w14:paraId="0324E9A4" w14:textId="77777777" w:rsidR="00356EEE" w:rsidRPr="003B12B2" w:rsidRDefault="00356EEE" w:rsidP="00356EEE">
            <w:pPr>
              <w:spacing w:after="0"/>
              <w:rPr>
                <w:rFonts w:asciiTheme="minorHAnsi" w:hAnsiTheme="minorHAnsi" w:cstheme="minorHAnsi"/>
                <w:color w:val="000000"/>
                <w:lang w:val="en-GB" w:eastAsia="en-GB"/>
              </w:rPr>
            </w:pPr>
            <w:r w:rsidRPr="00356EEE">
              <w:rPr>
                <w:rFonts w:asciiTheme="minorHAnsi" w:hAnsiTheme="minorHAnsi" w:cstheme="minorHAnsi"/>
                <w:color w:val="000000"/>
                <w:lang w:val="en-GB" w:eastAsia="en-GB"/>
              </w:rPr>
              <w:t>JNT_ACC</w:t>
            </w:r>
          </w:p>
        </w:tc>
      </w:tr>
      <w:tr w:rsidR="00356EEE" w:rsidRPr="00EB74FF" w14:paraId="1C74C619" w14:textId="77777777" w:rsidTr="001701B0">
        <w:trPr>
          <w:trHeight w:val="255"/>
        </w:trPr>
        <w:tc>
          <w:tcPr>
            <w:tcW w:w="313" w:type="dxa"/>
            <w:tcBorders>
              <w:top w:val="nil"/>
              <w:left w:val="single" w:sz="4" w:space="0" w:color="auto"/>
              <w:bottom w:val="single" w:sz="4" w:space="0" w:color="auto"/>
              <w:right w:val="single" w:sz="4" w:space="0" w:color="auto"/>
            </w:tcBorders>
          </w:tcPr>
          <w:p w14:paraId="0DF8B437" w14:textId="01081823" w:rsidR="00356EEE" w:rsidRPr="00EB74FF" w:rsidRDefault="00D049AE" w:rsidP="00356EEE">
            <w:pPr>
              <w:spacing w:after="0"/>
              <w:rPr>
                <w:rFonts w:asciiTheme="minorHAnsi" w:hAnsiTheme="minorHAnsi" w:cstheme="minorHAnsi"/>
                <w:color w:val="000000"/>
                <w:lang w:val="en-GB" w:eastAsia="en-GB"/>
              </w:rPr>
            </w:pPr>
            <w:ins w:id="463" w:author="Mohamed Ramadan" w:date="2019-01-14T12:09:00Z">
              <w:r>
                <w:rPr>
                  <w:rFonts w:asciiTheme="minorHAnsi" w:hAnsiTheme="minorHAnsi" w:cstheme="minorHAnsi"/>
                  <w:color w:val="000000"/>
                  <w:lang w:val="en-GB" w:eastAsia="en-GB"/>
                </w:rPr>
                <w:t>6</w:t>
              </w:r>
            </w:ins>
          </w:p>
        </w:tc>
        <w:tc>
          <w:tcPr>
            <w:tcW w:w="3415" w:type="dxa"/>
            <w:tcBorders>
              <w:top w:val="nil"/>
              <w:left w:val="single" w:sz="4" w:space="0" w:color="auto"/>
              <w:bottom w:val="single" w:sz="4" w:space="0" w:color="auto"/>
              <w:right w:val="single" w:sz="4" w:space="0" w:color="auto"/>
            </w:tcBorders>
            <w:shd w:val="clear" w:color="auto" w:fill="auto"/>
            <w:noWrap/>
            <w:hideMark/>
          </w:tcPr>
          <w:p w14:paraId="19264C3E" w14:textId="77777777" w:rsidR="00356EEE" w:rsidRPr="00EB74FF" w:rsidRDefault="00356EEE" w:rsidP="00356EEE">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Box Opening Date</w:t>
            </w:r>
          </w:p>
        </w:tc>
        <w:tc>
          <w:tcPr>
            <w:tcW w:w="3510" w:type="dxa"/>
            <w:tcBorders>
              <w:top w:val="nil"/>
              <w:left w:val="nil"/>
              <w:bottom w:val="single" w:sz="4" w:space="0" w:color="auto"/>
              <w:right w:val="single" w:sz="4" w:space="0" w:color="auto"/>
            </w:tcBorders>
            <w:shd w:val="clear" w:color="auto" w:fill="auto"/>
            <w:noWrap/>
            <w:hideMark/>
          </w:tcPr>
          <w:p w14:paraId="6D47AB15" w14:textId="77777777" w:rsidR="00356EEE" w:rsidRPr="00EB74FF" w:rsidRDefault="00356EEE" w:rsidP="00356EEE">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w:t>
            </w:r>
            <w:r w:rsidRPr="00EB74FF">
              <w:rPr>
                <w:rFonts w:asciiTheme="minorHAnsi" w:hAnsiTheme="minorHAnsi" w:cstheme="minorHAnsi"/>
              </w:rPr>
              <w:t>Safe Box opening date</w:t>
            </w:r>
          </w:p>
        </w:tc>
        <w:tc>
          <w:tcPr>
            <w:tcW w:w="2657" w:type="dxa"/>
            <w:tcBorders>
              <w:top w:val="nil"/>
              <w:left w:val="nil"/>
              <w:bottom w:val="single" w:sz="4" w:space="0" w:color="auto"/>
              <w:right w:val="single" w:sz="4" w:space="0" w:color="auto"/>
            </w:tcBorders>
          </w:tcPr>
          <w:p w14:paraId="717B262F" w14:textId="77777777" w:rsidR="00356EEE" w:rsidRPr="00EB74FF" w:rsidRDefault="00356EEE" w:rsidP="00356EEE">
            <w:pPr>
              <w:spacing w:after="0"/>
              <w:rPr>
                <w:rFonts w:asciiTheme="minorHAnsi" w:hAnsiTheme="minorHAnsi" w:cstheme="minorHAnsi"/>
                <w:color w:val="000000"/>
                <w:lang w:val="en-GB" w:eastAsia="en-GB"/>
              </w:rPr>
            </w:pPr>
            <w:r w:rsidRPr="003B12B2">
              <w:rPr>
                <w:rFonts w:asciiTheme="minorHAnsi" w:hAnsiTheme="minorHAnsi" w:cstheme="minorHAnsi"/>
                <w:color w:val="000000"/>
                <w:lang w:val="en-GB" w:eastAsia="en-GB"/>
              </w:rPr>
              <w:t>BOX_OPN_DATE</w:t>
            </w:r>
          </w:p>
        </w:tc>
      </w:tr>
    </w:tbl>
    <w:p w14:paraId="46E06BA6" w14:textId="77777777" w:rsidR="00712138" w:rsidRPr="00712138" w:rsidRDefault="00712138" w:rsidP="00712138">
      <w:pPr>
        <w:spacing w:after="0" w:line="240" w:lineRule="auto"/>
        <w:rPr>
          <w:smallCaps/>
          <w:sz w:val="28"/>
          <w:szCs w:val="28"/>
          <w:lang w:eastAsia="x-none"/>
        </w:rPr>
      </w:pPr>
    </w:p>
    <w:p w14:paraId="2A8E8C7C" w14:textId="77777777" w:rsidR="00493F8A" w:rsidRDefault="00493F8A" w:rsidP="00493F8A">
      <w:pPr>
        <w:pStyle w:val="Heading1"/>
        <w:tabs>
          <w:tab w:val="clear" w:pos="432"/>
        </w:tabs>
        <w:spacing w:before="0"/>
      </w:pPr>
      <w:bookmarkStart w:id="464" w:name="_Toc535244557"/>
      <w:r>
        <w:t xml:space="preserve">Subject Area: </w:t>
      </w:r>
      <w:r>
        <w:rPr>
          <w:lang w:val="en-US"/>
        </w:rPr>
        <w:t>Wave 2 - Execution Process</w:t>
      </w:r>
      <w:bookmarkEnd w:id="464"/>
      <w:r>
        <w:rPr>
          <w:lang w:val="en-US"/>
        </w:rPr>
        <w:t xml:space="preserve"> </w:t>
      </w:r>
    </w:p>
    <w:p w14:paraId="39B027F8" w14:textId="77777777" w:rsidR="00493F8A" w:rsidRDefault="00493F8A" w:rsidP="00493F8A">
      <w:pPr>
        <w:ind w:left="360"/>
        <w:jc w:val="both"/>
        <w:rPr>
          <w:rFonts w:asciiTheme="minorHAnsi" w:hAnsiTheme="minorHAnsi"/>
          <w:sz w:val="24"/>
          <w:szCs w:val="24"/>
        </w:rPr>
      </w:pPr>
      <w:r>
        <w:rPr>
          <w:rFonts w:asciiTheme="minorHAnsi" w:hAnsiTheme="minorHAnsi"/>
          <w:sz w:val="24"/>
          <w:szCs w:val="24"/>
        </w:rPr>
        <w:t xml:space="preserve">General </w:t>
      </w:r>
      <w:r w:rsidRPr="0036721C">
        <w:rPr>
          <w:rFonts w:asciiTheme="minorHAnsi" w:hAnsiTheme="minorHAnsi"/>
          <w:sz w:val="24"/>
          <w:szCs w:val="24"/>
        </w:rPr>
        <w:t xml:space="preserve">Inquiry subject area covers entities defined for storing information related to Inquiries </w:t>
      </w:r>
      <w:r>
        <w:rPr>
          <w:rFonts w:asciiTheme="minorHAnsi" w:hAnsiTheme="minorHAnsi"/>
          <w:sz w:val="24"/>
          <w:szCs w:val="24"/>
        </w:rPr>
        <w:t xml:space="preserve">services </w:t>
      </w:r>
      <w:r w:rsidRPr="0036721C">
        <w:rPr>
          <w:rFonts w:asciiTheme="minorHAnsi" w:hAnsiTheme="minorHAnsi"/>
          <w:sz w:val="24"/>
          <w:szCs w:val="24"/>
        </w:rPr>
        <w:t xml:space="preserve">received </w:t>
      </w:r>
      <w:r>
        <w:rPr>
          <w:rFonts w:asciiTheme="minorHAnsi" w:hAnsiTheme="minorHAnsi"/>
          <w:sz w:val="24"/>
          <w:szCs w:val="24"/>
        </w:rPr>
        <w:t xml:space="preserve">from Government agencies </w:t>
      </w:r>
      <w:r w:rsidRPr="0036721C">
        <w:rPr>
          <w:rFonts w:asciiTheme="minorHAnsi" w:hAnsiTheme="minorHAnsi"/>
          <w:sz w:val="24"/>
          <w:szCs w:val="24"/>
        </w:rPr>
        <w:t>against individuals, companies, and government organizations related to accounts, deposits, safe, and liabilities maintained by financial institutions.</w:t>
      </w:r>
    </w:p>
    <w:p w14:paraId="35FA3467" w14:textId="77777777" w:rsidR="00493F8A" w:rsidRPr="001849C6" w:rsidRDefault="00493F8A" w:rsidP="00493F8A">
      <w:pPr>
        <w:pStyle w:val="Heading2"/>
        <w:spacing w:before="120" w:after="120"/>
        <w:rPr>
          <w:lang w:val="en-US"/>
        </w:rPr>
      </w:pPr>
      <w:bookmarkStart w:id="465" w:name="_Toc535244558"/>
      <w:r>
        <w:rPr>
          <w:lang w:val="en-US"/>
        </w:rPr>
        <w:t>Logical Data Model (LDM)</w:t>
      </w:r>
      <w:bookmarkEnd w:id="465"/>
    </w:p>
    <w:p w14:paraId="5AB92F0E" w14:textId="77777777" w:rsidR="00493F8A" w:rsidRDefault="00493F8A" w:rsidP="00493F8A">
      <w:pPr>
        <w:ind w:left="360"/>
        <w:jc w:val="both"/>
        <w:rPr>
          <w:rFonts w:asciiTheme="minorHAnsi" w:hAnsiTheme="minorHAnsi"/>
          <w:sz w:val="16"/>
          <w:szCs w:val="16"/>
        </w:rPr>
      </w:pPr>
      <w:r w:rsidRPr="0036721C">
        <w:rPr>
          <w:rFonts w:asciiTheme="minorHAnsi" w:hAnsiTheme="minorHAnsi"/>
          <w:sz w:val="24"/>
          <w:szCs w:val="24"/>
        </w:rPr>
        <w:t xml:space="preserve">Logical Data Model for </w:t>
      </w:r>
      <w:r>
        <w:rPr>
          <w:rFonts w:asciiTheme="minorHAnsi" w:hAnsiTheme="minorHAnsi"/>
          <w:sz w:val="24"/>
          <w:szCs w:val="24"/>
        </w:rPr>
        <w:t xml:space="preserve">General </w:t>
      </w:r>
      <w:r w:rsidRPr="00E56EF1">
        <w:rPr>
          <w:rFonts w:asciiTheme="minorHAnsi" w:hAnsiTheme="minorHAnsi"/>
          <w:sz w:val="24"/>
          <w:szCs w:val="24"/>
        </w:rPr>
        <w:t xml:space="preserve">Inquiry </w:t>
      </w:r>
      <w:r>
        <w:rPr>
          <w:rFonts w:asciiTheme="minorHAnsi" w:hAnsiTheme="minorHAnsi"/>
          <w:sz w:val="24"/>
          <w:szCs w:val="24"/>
        </w:rPr>
        <w:t xml:space="preserve">process/ services </w:t>
      </w:r>
      <w:r w:rsidRPr="0036721C">
        <w:rPr>
          <w:rFonts w:asciiTheme="minorHAnsi" w:hAnsiTheme="minorHAnsi"/>
          <w:sz w:val="24"/>
          <w:szCs w:val="24"/>
        </w:rPr>
        <w:t>subject area is given below, an embedded object for the same is included in the next section for easy of viewing.</w:t>
      </w:r>
    </w:p>
    <w:p w14:paraId="0D4F0B8C" w14:textId="7E2BB393" w:rsidR="00493F8A" w:rsidRPr="00F0131C" w:rsidRDefault="00493F8A" w:rsidP="00493F8A">
      <w:pPr>
        <w:ind w:left="360"/>
        <w:jc w:val="both"/>
        <w:rPr>
          <w:rFonts w:asciiTheme="minorHAnsi" w:hAnsiTheme="minorHAnsi"/>
          <w:sz w:val="16"/>
          <w:szCs w:val="16"/>
        </w:rPr>
      </w:pPr>
      <w:del w:id="466" w:author="Mohamed Ramadan" w:date="2019-01-14T15:22:00Z">
        <w:r w:rsidDel="00357427">
          <w:rPr>
            <w:rFonts w:asciiTheme="minorHAnsi" w:hAnsiTheme="minorHAnsi"/>
            <w:noProof/>
            <w:sz w:val="16"/>
            <w:szCs w:val="16"/>
            <w:lang w:bidi="ar-SA"/>
            <w:rPrChange w:id="467" w:author="Unknown">
              <w:rPr>
                <w:noProof/>
                <w:lang w:bidi="ar-SA"/>
              </w:rPr>
            </w:rPrChange>
          </w:rPr>
          <w:lastRenderedPageBreak/>
          <w:drawing>
            <wp:inline distT="0" distB="0" distL="0" distR="0" wp14:anchorId="6208135A" wp14:editId="12602028">
              <wp:extent cx="6115685" cy="521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V1.45 Format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5685" cy="5219700"/>
                      </a:xfrm>
                      <a:prstGeom prst="rect">
                        <a:avLst/>
                      </a:prstGeom>
                    </pic:spPr>
                  </pic:pic>
                </a:graphicData>
              </a:graphic>
            </wp:inline>
          </w:drawing>
        </w:r>
      </w:del>
      <w:ins w:id="468" w:author="Mohamed Ramadan" w:date="2019-01-14T15:22:00Z">
        <w:r w:rsidR="00357427">
          <w:rPr>
            <w:rFonts w:asciiTheme="minorHAnsi" w:hAnsiTheme="minorHAnsi"/>
            <w:noProof/>
            <w:sz w:val="16"/>
            <w:szCs w:val="16"/>
            <w:lang w:bidi="ar-SA"/>
            <w:rPrChange w:id="469" w:author="Unknown">
              <w:rPr>
                <w:noProof/>
                <w:lang w:bidi="ar-SA"/>
              </w:rPr>
            </w:rPrChange>
          </w:rPr>
          <w:drawing>
            <wp:inline distT="0" distB="0" distL="0" distR="0" wp14:anchorId="6D9502D7" wp14:editId="1D008D9B">
              <wp:extent cx="6115685" cy="627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ve2_V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5685" cy="6276975"/>
                      </a:xfrm>
                      <a:prstGeom prst="rect">
                        <a:avLst/>
                      </a:prstGeom>
                    </pic:spPr>
                  </pic:pic>
                </a:graphicData>
              </a:graphic>
            </wp:inline>
          </w:drawing>
        </w:r>
      </w:ins>
    </w:p>
    <w:p w14:paraId="2C7ABD12" w14:textId="77777777" w:rsidR="00493F8A" w:rsidRPr="004E2BAE" w:rsidRDefault="00493F8A" w:rsidP="00493F8A">
      <w:pPr>
        <w:pStyle w:val="Caption"/>
      </w:pPr>
      <w:r w:rsidRPr="00DB619B">
        <w:t xml:space="preserve">Figure </w:t>
      </w:r>
      <w:fldSimple w:instr=" SEQ Figure \* ARABIC ">
        <w:r w:rsidRPr="00DB619B">
          <w:t>1</w:t>
        </w:r>
      </w:fldSimple>
      <w:r w:rsidRPr="00DB619B">
        <w:t>: Inquiry Subject Area – Logical Data Model</w:t>
      </w:r>
      <w:r>
        <w:rPr>
          <w:sz w:val="24"/>
          <w:szCs w:val="24"/>
        </w:rPr>
        <w:br w:type="page"/>
      </w:r>
    </w:p>
    <w:p w14:paraId="7BB432C1" w14:textId="77777777" w:rsidR="00493F8A" w:rsidRPr="00ED222E" w:rsidRDefault="00493F8A" w:rsidP="00493F8A">
      <w:pPr>
        <w:pStyle w:val="Default"/>
        <w:rPr>
          <w:rFonts w:asciiTheme="minorHAnsi" w:hAnsiTheme="minorHAnsi"/>
          <w:sz w:val="28"/>
          <w:szCs w:val="28"/>
          <w:u w:val="single"/>
        </w:rPr>
      </w:pPr>
      <w:r w:rsidRPr="00ED222E">
        <w:rPr>
          <w:rFonts w:asciiTheme="minorHAnsi" w:hAnsiTheme="minorHAnsi"/>
          <w:sz w:val="28"/>
          <w:szCs w:val="28"/>
          <w:u w:val="single"/>
        </w:rPr>
        <w:lastRenderedPageBreak/>
        <w:t>Inquiry Subject Area – Embedded Object (Logical Data Model)</w:t>
      </w:r>
    </w:p>
    <w:p w14:paraId="4B0C0070" w14:textId="77777777" w:rsidR="00493F8A" w:rsidRPr="003666B7" w:rsidRDefault="00493F8A" w:rsidP="00493F8A">
      <w:pPr>
        <w:pStyle w:val="Default"/>
        <w:rPr>
          <w:u w:val="single"/>
        </w:rPr>
      </w:pPr>
    </w:p>
    <w:p w14:paraId="267998F0" w14:textId="77777777" w:rsidR="00493F8A" w:rsidRPr="003666B7" w:rsidRDefault="00493F8A" w:rsidP="00493F8A">
      <w:pPr>
        <w:rPr>
          <w:rFonts w:asciiTheme="minorHAnsi" w:hAnsiTheme="minorHAnsi"/>
          <w:sz w:val="24"/>
          <w:szCs w:val="24"/>
        </w:rPr>
      </w:pPr>
      <w:r w:rsidRPr="003666B7">
        <w:rPr>
          <w:rFonts w:asciiTheme="minorHAnsi" w:hAnsiTheme="minorHAnsi"/>
          <w:sz w:val="24"/>
          <w:szCs w:val="24"/>
        </w:rPr>
        <w:t>Logical data model of subject area Inquiry is included below as an embedded object for easy of viewing:</w:t>
      </w:r>
    </w:p>
    <w:p w14:paraId="21ECF745" w14:textId="77777777" w:rsidR="00493F8A" w:rsidRDefault="00493F8A" w:rsidP="00493F8A">
      <w:pPr>
        <w:ind w:left="360"/>
        <w:jc w:val="both"/>
        <w:rPr>
          <w:rFonts w:asciiTheme="minorHAnsi" w:hAnsiTheme="minorHAnsi"/>
          <w:sz w:val="24"/>
          <w:szCs w:val="24"/>
        </w:rPr>
      </w:pPr>
    </w:p>
    <w:p w14:paraId="1AD6E1DE" w14:textId="77777777" w:rsidR="00493F8A" w:rsidRPr="00DB619B" w:rsidRDefault="00493F8A" w:rsidP="00493F8A">
      <w:pPr>
        <w:jc w:val="both"/>
        <w:rPr>
          <w:rFonts w:asciiTheme="minorHAnsi" w:hAnsiTheme="minorHAnsi"/>
          <w:sz w:val="24"/>
          <w:szCs w:val="24"/>
        </w:rPr>
      </w:pPr>
      <w:r w:rsidRPr="00DB619B">
        <w:rPr>
          <w:rFonts w:asciiTheme="minorHAnsi" w:hAnsiTheme="minorHAnsi"/>
          <w:sz w:val="24"/>
          <w:szCs w:val="24"/>
        </w:rPr>
        <w:t>The following table includes all the entities and attributes of “</w:t>
      </w:r>
      <w:r>
        <w:rPr>
          <w:rFonts w:asciiTheme="minorHAnsi" w:hAnsiTheme="minorHAnsi"/>
          <w:sz w:val="24"/>
          <w:szCs w:val="24"/>
        </w:rPr>
        <w:t xml:space="preserve">General </w:t>
      </w:r>
      <w:r w:rsidRPr="00DB619B">
        <w:rPr>
          <w:rFonts w:asciiTheme="minorHAnsi" w:hAnsiTheme="minorHAnsi"/>
          <w:sz w:val="24"/>
          <w:szCs w:val="24"/>
        </w:rPr>
        <w:t xml:space="preserve">Inquiry” subject area shown in figure 1. </w:t>
      </w:r>
    </w:p>
    <w:p w14:paraId="40A3C648" w14:textId="77777777" w:rsidR="00493F8A" w:rsidRDefault="00493F8A" w:rsidP="00493F8A">
      <w:pPr>
        <w:jc w:val="both"/>
        <w:rPr>
          <w:rFonts w:asciiTheme="minorHAnsi" w:hAnsiTheme="minorHAnsi"/>
          <w:sz w:val="24"/>
          <w:szCs w:val="24"/>
        </w:rPr>
      </w:pPr>
      <w:r w:rsidRPr="00E55AF0">
        <w:rPr>
          <w:rFonts w:asciiTheme="minorHAnsi" w:hAnsiTheme="minorHAnsi"/>
          <w:b/>
          <w:bCs/>
          <w:sz w:val="24"/>
          <w:szCs w:val="24"/>
        </w:rPr>
        <w:t>Note</w:t>
      </w:r>
      <w:r w:rsidRPr="00DB619B">
        <w:rPr>
          <w:rFonts w:asciiTheme="minorHAnsi" w:hAnsiTheme="minorHAnsi"/>
          <w:sz w:val="24"/>
          <w:szCs w:val="24"/>
        </w:rPr>
        <w:t xml:space="preserve">: Names used for entity/attributes are self-explanatory/intuitive. </w:t>
      </w:r>
    </w:p>
    <w:p w14:paraId="65FAA0AE" w14:textId="77777777" w:rsidR="00493F8A" w:rsidRDefault="00493F8A" w:rsidP="00493F8A">
      <w:pPr>
        <w:jc w:val="both"/>
        <w:rPr>
          <w:rFonts w:asciiTheme="minorHAnsi" w:hAnsiTheme="minorHAnsi"/>
          <w:sz w:val="24"/>
          <w:szCs w:val="24"/>
        </w:rPr>
      </w:pPr>
      <w:r w:rsidRPr="00DB619B">
        <w:rPr>
          <w:rFonts w:asciiTheme="minorHAnsi" w:hAnsiTheme="minorHAnsi"/>
          <w:sz w:val="24"/>
          <w:szCs w:val="24"/>
        </w:rPr>
        <w:t>Description is included only where further explanation is considered helpful.</w:t>
      </w:r>
    </w:p>
    <w:p w14:paraId="5AF31BF6" w14:textId="77777777" w:rsidR="00493F8A" w:rsidRPr="008873A5" w:rsidRDefault="00493F8A" w:rsidP="00493F8A">
      <w:pPr>
        <w:rPr>
          <w:b/>
          <w:bCs/>
          <w:sz w:val="32"/>
          <w:szCs w:val="32"/>
        </w:rPr>
      </w:pPr>
      <w:r w:rsidRPr="008873A5">
        <w:rPr>
          <w:b/>
          <w:bCs/>
          <w:sz w:val="32"/>
          <w:szCs w:val="32"/>
        </w:rPr>
        <w:t xml:space="preserve">List of Entitles </w:t>
      </w:r>
    </w:p>
    <w:p w14:paraId="3B8483A9" w14:textId="77777777" w:rsidR="00493F8A" w:rsidRPr="00810B8C" w:rsidRDefault="005B359A" w:rsidP="00493F8A">
      <w:pPr>
        <w:pStyle w:val="Heading3"/>
        <w:spacing w:before="360" w:after="360"/>
        <w:rPr>
          <w:b/>
          <w:bCs/>
        </w:rPr>
      </w:pPr>
      <w:bookmarkStart w:id="470" w:name="_Toc535244559"/>
      <w:r>
        <w:rPr>
          <w:b/>
          <w:bCs/>
          <w:lang w:val="en-US"/>
        </w:rPr>
        <w:t>Ban Execution Request</w:t>
      </w:r>
      <w:bookmarkEnd w:id="470"/>
    </w:p>
    <w:tbl>
      <w:tblPr>
        <w:tblW w:w="10327" w:type="dxa"/>
        <w:tblInd w:w="-342" w:type="dxa"/>
        <w:tblLook w:val="04A0" w:firstRow="1" w:lastRow="0" w:firstColumn="1" w:lastColumn="0" w:noHBand="0" w:noVBand="1"/>
      </w:tblPr>
      <w:tblGrid>
        <w:gridCol w:w="494"/>
        <w:gridCol w:w="3559"/>
        <w:gridCol w:w="3240"/>
        <w:gridCol w:w="3034"/>
      </w:tblGrid>
      <w:tr w:rsidR="005B359A" w:rsidRPr="00EB74FF" w14:paraId="5911FCFE" w14:textId="77777777" w:rsidTr="00AE2DA9">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65BBB552" w14:textId="77777777" w:rsidR="005B359A" w:rsidRPr="00EB74FF" w:rsidRDefault="005B359A" w:rsidP="00AE2DA9">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6D27FD34" w14:textId="77777777" w:rsidR="005B359A" w:rsidRPr="00EB74FF" w:rsidRDefault="005B359A"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32299BBE" w14:textId="77777777" w:rsidR="005B359A" w:rsidRPr="00EB74FF" w:rsidRDefault="005B359A"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01489893" w14:textId="77777777" w:rsidR="005B359A" w:rsidRPr="00EB74FF" w:rsidRDefault="005B359A"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5B359A" w:rsidRPr="00EB74FF" w14:paraId="5DCE42B2" w14:textId="77777777" w:rsidTr="00155360">
        <w:trPr>
          <w:trHeight w:val="255"/>
        </w:trPr>
        <w:tc>
          <w:tcPr>
            <w:tcW w:w="494" w:type="dxa"/>
            <w:tcBorders>
              <w:top w:val="nil"/>
              <w:left w:val="single" w:sz="4" w:space="0" w:color="auto"/>
              <w:bottom w:val="single" w:sz="4" w:space="0" w:color="auto"/>
              <w:right w:val="single" w:sz="4" w:space="0" w:color="auto"/>
            </w:tcBorders>
          </w:tcPr>
          <w:p w14:paraId="222381F4" w14:textId="77777777" w:rsidR="005B359A"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559" w:type="dxa"/>
            <w:tcBorders>
              <w:top w:val="nil"/>
              <w:left w:val="single" w:sz="4" w:space="0" w:color="auto"/>
              <w:bottom w:val="single" w:sz="4" w:space="0" w:color="auto"/>
              <w:right w:val="single" w:sz="4" w:space="0" w:color="auto"/>
            </w:tcBorders>
            <w:shd w:val="clear" w:color="auto" w:fill="auto"/>
            <w:noWrap/>
          </w:tcPr>
          <w:p w14:paraId="473D3F3D" w14:textId="77777777" w:rsidR="005B359A" w:rsidRPr="00EB74FF" w:rsidRDefault="00AE2DA9"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Ban execution request identifier </w:t>
            </w:r>
          </w:p>
        </w:tc>
        <w:tc>
          <w:tcPr>
            <w:tcW w:w="3240" w:type="dxa"/>
            <w:tcBorders>
              <w:top w:val="nil"/>
              <w:left w:val="nil"/>
              <w:bottom w:val="single" w:sz="4" w:space="0" w:color="auto"/>
              <w:right w:val="single" w:sz="4" w:space="0" w:color="auto"/>
            </w:tcBorders>
            <w:shd w:val="clear" w:color="auto" w:fill="auto"/>
            <w:noWrap/>
          </w:tcPr>
          <w:p w14:paraId="13AFD996" w14:textId="77777777" w:rsidR="005B359A" w:rsidRPr="00EB74FF" w:rsidRDefault="00CC2C2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DB </w:t>
            </w:r>
            <w:r w:rsidR="00BB6B00">
              <w:rPr>
                <w:rFonts w:asciiTheme="minorHAnsi" w:hAnsiTheme="minorHAnsi" w:cstheme="minorHAnsi"/>
                <w:color w:val="000000"/>
                <w:lang w:val="en-GB" w:eastAsia="en-GB"/>
              </w:rPr>
              <w:t>s</w:t>
            </w:r>
            <w:r w:rsidR="00AE2DA9">
              <w:rPr>
                <w:rFonts w:asciiTheme="minorHAnsi" w:hAnsiTheme="minorHAnsi" w:cstheme="minorHAnsi"/>
                <w:color w:val="000000"/>
                <w:lang w:val="en-GB" w:eastAsia="en-GB"/>
              </w:rPr>
              <w:t xml:space="preserve">ystem generated </w:t>
            </w:r>
            <w:r>
              <w:rPr>
                <w:rFonts w:asciiTheme="minorHAnsi" w:hAnsiTheme="minorHAnsi" w:cstheme="minorHAnsi"/>
                <w:color w:val="000000"/>
                <w:lang w:val="en-GB" w:eastAsia="en-GB"/>
              </w:rPr>
              <w:t>primary key (PK)</w:t>
            </w:r>
          </w:p>
        </w:tc>
        <w:tc>
          <w:tcPr>
            <w:tcW w:w="3034" w:type="dxa"/>
            <w:tcBorders>
              <w:top w:val="nil"/>
              <w:left w:val="nil"/>
              <w:bottom w:val="single" w:sz="4" w:space="0" w:color="auto"/>
              <w:right w:val="single" w:sz="4" w:space="0" w:color="auto"/>
            </w:tcBorders>
          </w:tcPr>
          <w:p w14:paraId="5C3AFB79" w14:textId="77777777" w:rsidR="005B359A" w:rsidRPr="00EB74FF" w:rsidRDefault="00AE2DA9" w:rsidP="00AE2DA9">
            <w:pPr>
              <w:spacing w:after="0"/>
              <w:rPr>
                <w:rFonts w:asciiTheme="minorHAnsi" w:hAnsiTheme="minorHAnsi" w:cstheme="minorHAnsi"/>
                <w:color w:val="000000"/>
                <w:lang w:val="en-GB" w:eastAsia="en-GB"/>
              </w:rPr>
            </w:pPr>
            <w:r w:rsidRPr="00AE2DA9">
              <w:rPr>
                <w:rFonts w:asciiTheme="minorHAnsi" w:hAnsiTheme="minorHAnsi" w:cstheme="minorHAnsi"/>
                <w:color w:val="000000"/>
                <w:lang w:val="en-GB" w:eastAsia="en-GB"/>
              </w:rPr>
              <w:t>BAN_EXEC_REQST_ID</w:t>
            </w:r>
          </w:p>
        </w:tc>
      </w:tr>
      <w:tr w:rsidR="005B359A" w:rsidRPr="00EB74FF" w14:paraId="36BCC305" w14:textId="77777777" w:rsidTr="00AE2DA9">
        <w:trPr>
          <w:trHeight w:val="255"/>
        </w:trPr>
        <w:tc>
          <w:tcPr>
            <w:tcW w:w="494" w:type="dxa"/>
            <w:tcBorders>
              <w:top w:val="nil"/>
              <w:left w:val="single" w:sz="4" w:space="0" w:color="auto"/>
              <w:bottom w:val="single" w:sz="4" w:space="0" w:color="auto"/>
              <w:right w:val="single" w:sz="4" w:space="0" w:color="auto"/>
            </w:tcBorders>
          </w:tcPr>
          <w:p w14:paraId="4CE19C87" w14:textId="77777777" w:rsidR="005B359A"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559" w:type="dxa"/>
            <w:tcBorders>
              <w:top w:val="nil"/>
              <w:left w:val="single" w:sz="4" w:space="0" w:color="auto"/>
              <w:bottom w:val="single" w:sz="4" w:space="0" w:color="auto"/>
              <w:right w:val="single" w:sz="4" w:space="0" w:color="auto"/>
            </w:tcBorders>
            <w:shd w:val="clear" w:color="auto" w:fill="auto"/>
            <w:noWrap/>
          </w:tcPr>
          <w:p w14:paraId="063EB62C" w14:textId="77777777" w:rsidR="005B359A" w:rsidRPr="00EB74FF" w:rsidRDefault="00CC2C2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Agency service request identifier</w:t>
            </w:r>
          </w:p>
        </w:tc>
        <w:tc>
          <w:tcPr>
            <w:tcW w:w="3240" w:type="dxa"/>
            <w:tcBorders>
              <w:top w:val="nil"/>
              <w:left w:val="nil"/>
              <w:bottom w:val="single" w:sz="4" w:space="0" w:color="auto"/>
              <w:right w:val="single" w:sz="4" w:space="0" w:color="auto"/>
            </w:tcBorders>
            <w:shd w:val="clear" w:color="auto" w:fill="auto"/>
            <w:noWrap/>
          </w:tcPr>
          <w:p w14:paraId="2EDF6245" w14:textId="1D0455F3" w:rsidR="005B359A" w:rsidRPr="00EB74FF" w:rsidRDefault="0097422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3034" w:type="dxa"/>
            <w:tcBorders>
              <w:top w:val="nil"/>
              <w:left w:val="nil"/>
              <w:bottom w:val="single" w:sz="4" w:space="0" w:color="auto"/>
              <w:right w:val="single" w:sz="4" w:space="0" w:color="auto"/>
            </w:tcBorders>
          </w:tcPr>
          <w:p w14:paraId="4AC9B1F4" w14:textId="77777777" w:rsidR="005B359A" w:rsidRPr="00EB74FF" w:rsidRDefault="00CC2C2C" w:rsidP="00AE2DA9">
            <w:pPr>
              <w:spacing w:after="0"/>
              <w:rPr>
                <w:rFonts w:asciiTheme="minorHAnsi" w:hAnsiTheme="minorHAnsi" w:cstheme="minorHAnsi"/>
                <w:color w:val="000000"/>
                <w:lang w:val="en-GB" w:eastAsia="en-GB"/>
              </w:rPr>
            </w:pPr>
            <w:r w:rsidRPr="00CC2C2C">
              <w:rPr>
                <w:rFonts w:asciiTheme="minorHAnsi" w:hAnsiTheme="minorHAnsi" w:cstheme="minorHAnsi"/>
                <w:color w:val="000000"/>
                <w:lang w:val="en-GB" w:eastAsia="en-GB"/>
              </w:rPr>
              <w:t>AGCY_SRVC_REQST_ID</w:t>
            </w:r>
          </w:p>
        </w:tc>
      </w:tr>
      <w:tr w:rsidR="005B359A" w:rsidRPr="00EB74FF" w14:paraId="2260DDC4" w14:textId="77777777" w:rsidTr="00155360">
        <w:trPr>
          <w:trHeight w:val="255"/>
        </w:trPr>
        <w:tc>
          <w:tcPr>
            <w:tcW w:w="494" w:type="dxa"/>
            <w:tcBorders>
              <w:top w:val="nil"/>
              <w:left w:val="single" w:sz="4" w:space="0" w:color="auto"/>
              <w:bottom w:val="single" w:sz="4" w:space="0" w:color="auto"/>
              <w:right w:val="single" w:sz="4" w:space="0" w:color="auto"/>
            </w:tcBorders>
          </w:tcPr>
          <w:p w14:paraId="02926771" w14:textId="77777777" w:rsidR="005B359A"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559" w:type="dxa"/>
            <w:tcBorders>
              <w:top w:val="nil"/>
              <w:left w:val="single" w:sz="4" w:space="0" w:color="auto"/>
              <w:bottom w:val="single" w:sz="4" w:space="0" w:color="auto"/>
              <w:right w:val="single" w:sz="4" w:space="0" w:color="auto"/>
            </w:tcBorders>
            <w:shd w:val="clear" w:color="auto" w:fill="auto"/>
            <w:noWrap/>
          </w:tcPr>
          <w:p w14:paraId="45971E9C" w14:textId="77777777" w:rsidR="005B359A" w:rsidRPr="00EB74FF" w:rsidRDefault="00645C0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Decision number</w:t>
            </w:r>
          </w:p>
        </w:tc>
        <w:tc>
          <w:tcPr>
            <w:tcW w:w="3240" w:type="dxa"/>
            <w:tcBorders>
              <w:top w:val="nil"/>
              <w:left w:val="nil"/>
              <w:bottom w:val="single" w:sz="4" w:space="0" w:color="auto"/>
              <w:right w:val="single" w:sz="4" w:space="0" w:color="auto"/>
            </w:tcBorders>
            <w:shd w:val="clear" w:color="auto" w:fill="auto"/>
            <w:noWrap/>
          </w:tcPr>
          <w:p w14:paraId="517E283B" w14:textId="77777777" w:rsidR="005B359A" w:rsidRPr="00EB74FF" w:rsidRDefault="00645C0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 decision number</w:t>
            </w:r>
          </w:p>
        </w:tc>
        <w:tc>
          <w:tcPr>
            <w:tcW w:w="3034" w:type="dxa"/>
            <w:tcBorders>
              <w:top w:val="nil"/>
              <w:left w:val="nil"/>
              <w:bottom w:val="single" w:sz="4" w:space="0" w:color="auto"/>
              <w:right w:val="single" w:sz="4" w:space="0" w:color="auto"/>
            </w:tcBorders>
          </w:tcPr>
          <w:p w14:paraId="6FDA3CF1" w14:textId="77777777" w:rsidR="005B359A" w:rsidRPr="00EB74FF" w:rsidRDefault="00645C08" w:rsidP="00AE2DA9">
            <w:pPr>
              <w:spacing w:after="0"/>
              <w:rPr>
                <w:rFonts w:asciiTheme="minorHAnsi" w:hAnsiTheme="minorHAnsi" w:cstheme="minorHAnsi"/>
                <w:color w:val="000000"/>
                <w:lang w:val="en-GB" w:eastAsia="en-GB"/>
              </w:rPr>
            </w:pPr>
            <w:r w:rsidRPr="00645C08">
              <w:rPr>
                <w:rFonts w:asciiTheme="minorHAnsi" w:hAnsiTheme="minorHAnsi" w:cstheme="minorHAnsi"/>
                <w:color w:val="000000"/>
                <w:lang w:val="en-GB" w:eastAsia="en-GB"/>
              </w:rPr>
              <w:t>DECISION_NUMBER</w:t>
            </w:r>
          </w:p>
        </w:tc>
      </w:tr>
      <w:tr w:rsidR="005B359A" w:rsidRPr="00EB74FF" w14:paraId="622FF2CC" w14:textId="77777777" w:rsidTr="00155360">
        <w:trPr>
          <w:trHeight w:val="255"/>
        </w:trPr>
        <w:tc>
          <w:tcPr>
            <w:tcW w:w="494" w:type="dxa"/>
            <w:tcBorders>
              <w:top w:val="nil"/>
              <w:left w:val="single" w:sz="4" w:space="0" w:color="auto"/>
              <w:bottom w:val="single" w:sz="4" w:space="0" w:color="auto"/>
              <w:right w:val="single" w:sz="4" w:space="0" w:color="auto"/>
            </w:tcBorders>
          </w:tcPr>
          <w:p w14:paraId="7928778D" w14:textId="77777777" w:rsidR="005B359A"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559" w:type="dxa"/>
            <w:tcBorders>
              <w:top w:val="nil"/>
              <w:left w:val="single" w:sz="4" w:space="0" w:color="auto"/>
              <w:bottom w:val="single" w:sz="4" w:space="0" w:color="auto"/>
              <w:right w:val="single" w:sz="4" w:space="0" w:color="auto"/>
            </w:tcBorders>
            <w:shd w:val="clear" w:color="auto" w:fill="auto"/>
            <w:noWrap/>
          </w:tcPr>
          <w:p w14:paraId="207F43C7" w14:textId="77777777" w:rsidR="005B359A" w:rsidRPr="00EB74FF" w:rsidRDefault="00645C0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Decision issuing date </w:t>
            </w:r>
          </w:p>
        </w:tc>
        <w:tc>
          <w:tcPr>
            <w:tcW w:w="3240" w:type="dxa"/>
            <w:tcBorders>
              <w:top w:val="nil"/>
              <w:left w:val="nil"/>
              <w:bottom w:val="single" w:sz="4" w:space="0" w:color="auto"/>
              <w:right w:val="single" w:sz="4" w:space="0" w:color="auto"/>
            </w:tcBorders>
            <w:shd w:val="clear" w:color="auto" w:fill="auto"/>
            <w:noWrap/>
          </w:tcPr>
          <w:p w14:paraId="4D57DDF8" w14:textId="77777777" w:rsidR="005B359A" w:rsidRPr="00EB74FF" w:rsidRDefault="00645C0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 decision issuing date</w:t>
            </w:r>
          </w:p>
        </w:tc>
        <w:tc>
          <w:tcPr>
            <w:tcW w:w="3034" w:type="dxa"/>
            <w:tcBorders>
              <w:top w:val="nil"/>
              <w:left w:val="nil"/>
              <w:bottom w:val="single" w:sz="4" w:space="0" w:color="auto"/>
              <w:right w:val="single" w:sz="4" w:space="0" w:color="auto"/>
            </w:tcBorders>
          </w:tcPr>
          <w:p w14:paraId="3EEB412B" w14:textId="77777777" w:rsidR="005B359A" w:rsidRPr="00EB74FF" w:rsidRDefault="00645C08" w:rsidP="00AE2DA9">
            <w:pPr>
              <w:spacing w:after="0"/>
              <w:rPr>
                <w:rFonts w:asciiTheme="minorHAnsi" w:hAnsiTheme="minorHAnsi" w:cstheme="minorHAnsi"/>
                <w:color w:val="000000"/>
                <w:lang w:val="en-GB" w:eastAsia="en-GB"/>
              </w:rPr>
            </w:pPr>
            <w:r w:rsidRPr="00645C08">
              <w:rPr>
                <w:rFonts w:asciiTheme="minorHAnsi" w:hAnsiTheme="minorHAnsi" w:cstheme="minorHAnsi"/>
                <w:color w:val="000000"/>
                <w:lang w:val="en-GB" w:eastAsia="en-GB"/>
              </w:rPr>
              <w:t>DECISION_ISSUE_DATE</w:t>
            </w:r>
          </w:p>
        </w:tc>
      </w:tr>
    </w:tbl>
    <w:p w14:paraId="648276B1" w14:textId="77777777" w:rsidR="00493F8A" w:rsidRPr="00E56EF1" w:rsidRDefault="00493F8A" w:rsidP="00E56EF1">
      <w:pPr>
        <w:ind w:left="360"/>
        <w:jc w:val="both"/>
        <w:rPr>
          <w:rFonts w:asciiTheme="minorHAnsi" w:hAnsiTheme="minorHAnsi"/>
          <w:sz w:val="24"/>
          <w:szCs w:val="24"/>
        </w:rPr>
      </w:pPr>
    </w:p>
    <w:p w14:paraId="7C10446E" w14:textId="77777777" w:rsidR="00DC4998" w:rsidRPr="00810B8C" w:rsidRDefault="00DC4998" w:rsidP="00DC4998">
      <w:pPr>
        <w:pStyle w:val="Heading3"/>
        <w:spacing w:before="360" w:after="360"/>
        <w:rPr>
          <w:b/>
          <w:bCs/>
        </w:rPr>
      </w:pPr>
      <w:bookmarkStart w:id="471" w:name="_Toc535244560"/>
      <w:r>
        <w:rPr>
          <w:b/>
          <w:bCs/>
          <w:lang w:val="en-US"/>
        </w:rPr>
        <w:t>Ban Execution Response</w:t>
      </w:r>
      <w:bookmarkEnd w:id="471"/>
      <w:r>
        <w:rPr>
          <w:b/>
          <w:bCs/>
          <w:lang w:val="en-US"/>
        </w:rPr>
        <w:t xml:space="preserve"> </w:t>
      </w:r>
    </w:p>
    <w:tbl>
      <w:tblPr>
        <w:tblW w:w="10327" w:type="dxa"/>
        <w:tblInd w:w="-342" w:type="dxa"/>
        <w:tblLook w:val="04A0" w:firstRow="1" w:lastRow="0" w:firstColumn="1" w:lastColumn="0" w:noHBand="0" w:noVBand="1"/>
      </w:tblPr>
      <w:tblGrid>
        <w:gridCol w:w="494"/>
        <w:gridCol w:w="3559"/>
        <w:gridCol w:w="3240"/>
        <w:gridCol w:w="3034"/>
      </w:tblGrid>
      <w:tr w:rsidR="00DC4998" w:rsidRPr="00EB74FF" w14:paraId="4EAC40B2" w14:textId="77777777" w:rsidTr="00AE2DA9">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171E31E4" w14:textId="77777777" w:rsidR="00DC4998" w:rsidRPr="00EB74FF" w:rsidRDefault="00DC4998" w:rsidP="00AE2DA9">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7C6CAA1A"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6FC6A313"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326B0504" w14:textId="77777777" w:rsidR="00DC4998" w:rsidRPr="00EB74FF" w:rsidRDefault="00DC499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DC4998" w:rsidRPr="00EB74FF" w14:paraId="17CBB6EF" w14:textId="77777777" w:rsidTr="00AE2DA9">
        <w:trPr>
          <w:trHeight w:val="255"/>
        </w:trPr>
        <w:tc>
          <w:tcPr>
            <w:tcW w:w="494" w:type="dxa"/>
            <w:tcBorders>
              <w:top w:val="nil"/>
              <w:left w:val="single" w:sz="4" w:space="0" w:color="auto"/>
              <w:bottom w:val="single" w:sz="4" w:space="0" w:color="auto"/>
              <w:right w:val="single" w:sz="4" w:space="0" w:color="auto"/>
            </w:tcBorders>
          </w:tcPr>
          <w:p w14:paraId="413AC920" w14:textId="77777777" w:rsidR="00DC4998"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559" w:type="dxa"/>
            <w:tcBorders>
              <w:top w:val="nil"/>
              <w:left w:val="single" w:sz="4" w:space="0" w:color="auto"/>
              <w:bottom w:val="single" w:sz="4" w:space="0" w:color="auto"/>
              <w:right w:val="single" w:sz="4" w:space="0" w:color="auto"/>
            </w:tcBorders>
            <w:shd w:val="clear" w:color="auto" w:fill="auto"/>
            <w:noWrap/>
          </w:tcPr>
          <w:p w14:paraId="0742B003" w14:textId="77777777" w:rsidR="00DC4998" w:rsidRPr="00EB74FF" w:rsidRDefault="00BB6B00"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 execution response identifier</w:t>
            </w:r>
          </w:p>
        </w:tc>
        <w:tc>
          <w:tcPr>
            <w:tcW w:w="3240" w:type="dxa"/>
            <w:tcBorders>
              <w:top w:val="nil"/>
              <w:left w:val="nil"/>
              <w:bottom w:val="single" w:sz="4" w:space="0" w:color="auto"/>
              <w:right w:val="single" w:sz="4" w:space="0" w:color="auto"/>
            </w:tcBorders>
            <w:shd w:val="clear" w:color="auto" w:fill="auto"/>
            <w:noWrap/>
          </w:tcPr>
          <w:p w14:paraId="24671F56" w14:textId="77777777" w:rsidR="00DC4998" w:rsidRPr="00EB74FF" w:rsidRDefault="00BB6B00"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3034" w:type="dxa"/>
            <w:tcBorders>
              <w:top w:val="nil"/>
              <w:left w:val="nil"/>
              <w:bottom w:val="single" w:sz="4" w:space="0" w:color="auto"/>
              <w:right w:val="single" w:sz="4" w:space="0" w:color="auto"/>
            </w:tcBorders>
          </w:tcPr>
          <w:p w14:paraId="2329DB38" w14:textId="77777777" w:rsidR="00DC4998" w:rsidRPr="00EB74FF" w:rsidRDefault="00BB6B00" w:rsidP="00AE2DA9">
            <w:pPr>
              <w:spacing w:after="0"/>
              <w:rPr>
                <w:rFonts w:asciiTheme="minorHAnsi" w:hAnsiTheme="minorHAnsi" w:cstheme="minorHAnsi"/>
                <w:color w:val="000000"/>
                <w:lang w:val="en-GB" w:eastAsia="en-GB"/>
              </w:rPr>
            </w:pPr>
            <w:r w:rsidRPr="00BB6B00">
              <w:rPr>
                <w:rFonts w:asciiTheme="minorHAnsi" w:hAnsiTheme="minorHAnsi" w:cstheme="minorHAnsi"/>
                <w:color w:val="000000"/>
                <w:lang w:val="en-GB" w:eastAsia="en-GB"/>
              </w:rPr>
              <w:t>BAN_EXEC_RESP_ID</w:t>
            </w:r>
          </w:p>
        </w:tc>
      </w:tr>
      <w:tr w:rsidR="00DC4998" w:rsidRPr="00EB74FF" w14:paraId="7605CE4D" w14:textId="77777777" w:rsidTr="00AE2DA9">
        <w:trPr>
          <w:trHeight w:val="255"/>
        </w:trPr>
        <w:tc>
          <w:tcPr>
            <w:tcW w:w="494" w:type="dxa"/>
            <w:tcBorders>
              <w:top w:val="nil"/>
              <w:left w:val="single" w:sz="4" w:space="0" w:color="auto"/>
              <w:bottom w:val="single" w:sz="4" w:space="0" w:color="auto"/>
              <w:right w:val="single" w:sz="4" w:space="0" w:color="auto"/>
            </w:tcBorders>
          </w:tcPr>
          <w:p w14:paraId="7D359C27" w14:textId="77777777" w:rsidR="00DC4998"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559" w:type="dxa"/>
            <w:tcBorders>
              <w:top w:val="nil"/>
              <w:left w:val="single" w:sz="4" w:space="0" w:color="auto"/>
              <w:bottom w:val="single" w:sz="4" w:space="0" w:color="auto"/>
              <w:right w:val="single" w:sz="4" w:space="0" w:color="auto"/>
            </w:tcBorders>
            <w:shd w:val="clear" w:color="auto" w:fill="auto"/>
            <w:noWrap/>
          </w:tcPr>
          <w:p w14:paraId="0CB48041" w14:textId="77777777" w:rsidR="00DC4998"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Executer service task identifier </w:t>
            </w:r>
          </w:p>
        </w:tc>
        <w:tc>
          <w:tcPr>
            <w:tcW w:w="3240" w:type="dxa"/>
            <w:tcBorders>
              <w:top w:val="nil"/>
              <w:left w:val="nil"/>
              <w:bottom w:val="single" w:sz="4" w:space="0" w:color="auto"/>
              <w:right w:val="single" w:sz="4" w:space="0" w:color="auto"/>
            </w:tcBorders>
            <w:shd w:val="clear" w:color="auto" w:fill="auto"/>
            <w:noWrap/>
          </w:tcPr>
          <w:p w14:paraId="03A8E94D" w14:textId="2E6DB964" w:rsidR="00DC4998" w:rsidRPr="00EB74FF" w:rsidRDefault="0097422C"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3034" w:type="dxa"/>
            <w:tcBorders>
              <w:top w:val="nil"/>
              <w:left w:val="nil"/>
              <w:bottom w:val="single" w:sz="4" w:space="0" w:color="auto"/>
              <w:right w:val="single" w:sz="4" w:space="0" w:color="auto"/>
            </w:tcBorders>
          </w:tcPr>
          <w:p w14:paraId="020ADE7B" w14:textId="77777777" w:rsidR="00DC4998" w:rsidRPr="00EB74FF" w:rsidRDefault="002D551C" w:rsidP="00AE2DA9">
            <w:pPr>
              <w:spacing w:after="0"/>
              <w:rPr>
                <w:rFonts w:asciiTheme="minorHAnsi" w:hAnsiTheme="minorHAnsi" w:cstheme="minorHAnsi"/>
                <w:color w:val="000000"/>
                <w:lang w:val="en-GB" w:eastAsia="en-GB"/>
              </w:rPr>
            </w:pPr>
            <w:r w:rsidRPr="002D551C">
              <w:rPr>
                <w:rFonts w:asciiTheme="minorHAnsi" w:hAnsiTheme="minorHAnsi" w:cstheme="minorHAnsi"/>
                <w:color w:val="000000"/>
                <w:lang w:val="en-GB" w:eastAsia="en-GB"/>
              </w:rPr>
              <w:t>EXETR_SRVC_TASK_ID</w:t>
            </w:r>
          </w:p>
        </w:tc>
      </w:tr>
      <w:tr w:rsidR="00DC4998" w:rsidRPr="00EB74FF" w14:paraId="7D244BBD" w14:textId="77777777" w:rsidTr="00BB6B00">
        <w:trPr>
          <w:trHeight w:val="255"/>
        </w:trPr>
        <w:tc>
          <w:tcPr>
            <w:tcW w:w="494" w:type="dxa"/>
            <w:tcBorders>
              <w:top w:val="nil"/>
              <w:left w:val="single" w:sz="4" w:space="0" w:color="auto"/>
              <w:bottom w:val="single" w:sz="4" w:space="0" w:color="auto"/>
              <w:right w:val="single" w:sz="4" w:space="0" w:color="auto"/>
            </w:tcBorders>
          </w:tcPr>
          <w:p w14:paraId="57C853F6" w14:textId="77777777" w:rsidR="00DC4998"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559" w:type="dxa"/>
            <w:tcBorders>
              <w:top w:val="nil"/>
              <w:left w:val="single" w:sz="4" w:space="0" w:color="auto"/>
              <w:bottom w:val="single" w:sz="4" w:space="0" w:color="auto"/>
              <w:right w:val="single" w:sz="4" w:space="0" w:color="auto"/>
            </w:tcBorders>
            <w:shd w:val="clear" w:color="auto" w:fill="auto"/>
            <w:noWrap/>
          </w:tcPr>
          <w:p w14:paraId="3B49FC2E" w14:textId="77777777" w:rsidR="00DC4998" w:rsidRPr="00EB74FF" w:rsidRDefault="009876E1"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name</w:t>
            </w:r>
          </w:p>
        </w:tc>
        <w:tc>
          <w:tcPr>
            <w:tcW w:w="3240" w:type="dxa"/>
            <w:tcBorders>
              <w:top w:val="nil"/>
              <w:left w:val="nil"/>
              <w:bottom w:val="single" w:sz="4" w:space="0" w:color="auto"/>
              <w:right w:val="single" w:sz="4" w:space="0" w:color="auto"/>
            </w:tcBorders>
            <w:shd w:val="clear" w:color="auto" w:fill="auto"/>
            <w:noWrap/>
          </w:tcPr>
          <w:p w14:paraId="205C3533" w14:textId="77777777" w:rsidR="00DC4998" w:rsidRPr="00EB74FF" w:rsidRDefault="009876E1"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Banned customer name</w:t>
            </w:r>
          </w:p>
        </w:tc>
        <w:tc>
          <w:tcPr>
            <w:tcW w:w="3034" w:type="dxa"/>
            <w:tcBorders>
              <w:top w:val="nil"/>
              <w:left w:val="nil"/>
              <w:bottom w:val="single" w:sz="4" w:space="0" w:color="auto"/>
              <w:right w:val="single" w:sz="4" w:space="0" w:color="auto"/>
            </w:tcBorders>
          </w:tcPr>
          <w:p w14:paraId="0C7199C1" w14:textId="77777777" w:rsidR="00DC4998" w:rsidRPr="00EB74FF" w:rsidRDefault="009876E1" w:rsidP="00AE2DA9">
            <w:pPr>
              <w:spacing w:after="0"/>
              <w:rPr>
                <w:rFonts w:asciiTheme="minorHAnsi" w:hAnsiTheme="minorHAnsi" w:cstheme="minorHAnsi"/>
                <w:color w:val="000000"/>
                <w:lang w:val="en-GB" w:eastAsia="en-GB"/>
              </w:rPr>
            </w:pPr>
            <w:r w:rsidRPr="009876E1">
              <w:rPr>
                <w:rFonts w:asciiTheme="minorHAnsi" w:hAnsiTheme="minorHAnsi" w:cstheme="minorHAnsi"/>
                <w:color w:val="000000"/>
                <w:lang w:val="en-GB" w:eastAsia="en-GB"/>
              </w:rPr>
              <w:t>CUST_NAME</w:t>
            </w:r>
          </w:p>
        </w:tc>
      </w:tr>
      <w:tr w:rsidR="00DC4998" w:rsidRPr="00EB74FF" w14:paraId="39230522" w14:textId="77777777" w:rsidTr="00BB6B00">
        <w:trPr>
          <w:trHeight w:val="255"/>
        </w:trPr>
        <w:tc>
          <w:tcPr>
            <w:tcW w:w="494" w:type="dxa"/>
            <w:tcBorders>
              <w:top w:val="single" w:sz="4" w:space="0" w:color="auto"/>
              <w:left w:val="single" w:sz="4" w:space="0" w:color="auto"/>
              <w:bottom w:val="single" w:sz="4" w:space="0" w:color="auto"/>
              <w:right w:val="single" w:sz="4" w:space="0" w:color="auto"/>
            </w:tcBorders>
          </w:tcPr>
          <w:p w14:paraId="747A8E90" w14:textId="77777777" w:rsidR="00DC4998"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CBC22BA" w14:textId="77777777" w:rsidR="00DC4998" w:rsidRPr="00EB74FF" w:rsidRDefault="009876E1"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identifier</w:t>
            </w:r>
          </w:p>
        </w:tc>
        <w:tc>
          <w:tcPr>
            <w:tcW w:w="3240" w:type="dxa"/>
            <w:tcBorders>
              <w:top w:val="single" w:sz="4" w:space="0" w:color="auto"/>
              <w:left w:val="nil"/>
              <w:bottom w:val="single" w:sz="4" w:space="0" w:color="auto"/>
              <w:right w:val="single" w:sz="4" w:space="0" w:color="auto"/>
            </w:tcBorders>
            <w:shd w:val="clear" w:color="auto" w:fill="auto"/>
            <w:noWrap/>
          </w:tcPr>
          <w:p w14:paraId="788CE926" w14:textId="77777777" w:rsidR="00DC4998" w:rsidRPr="00EB74FF" w:rsidRDefault="009876E1"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Banned customer identifier</w:t>
            </w:r>
          </w:p>
        </w:tc>
        <w:tc>
          <w:tcPr>
            <w:tcW w:w="3034" w:type="dxa"/>
            <w:tcBorders>
              <w:top w:val="single" w:sz="4" w:space="0" w:color="auto"/>
              <w:left w:val="nil"/>
              <w:bottom w:val="single" w:sz="4" w:space="0" w:color="auto"/>
              <w:right w:val="single" w:sz="4" w:space="0" w:color="auto"/>
            </w:tcBorders>
          </w:tcPr>
          <w:p w14:paraId="50D93DC1" w14:textId="77777777" w:rsidR="00DC4998" w:rsidRPr="00EB74FF" w:rsidRDefault="009876E1" w:rsidP="00AE2DA9">
            <w:pPr>
              <w:spacing w:after="0"/>
              <w:rPr>
                <w:rFonts w:asciiTheme="minorHAnsi" w:hAnsiTheme="minorHAnsi" w:cstheme="minorHAnsi"/>
                <w:color w:val="000000"/>
                <w:lang w:val="en-GB" w:eastAsia="en-GB"/>
              </w:rPr>
            </w:pPr>
            <w:r w:rsidRPr="009876E1">
              <w:rPr>
                <w:rFonts w:asciiTheme="minorHAnsi" w:hAnsiTheme="minorHAnsi" w:cstheme="minorHAnsi"/>
                <w:color w:val="000000"/>
                <w:lang w:val="en-GB" w:eastAsia="en-GB"/>
              </w:rPr>
              <w:t>CUST_ID</w:t>
            </w:r>
          </w:p>
        </w:tc>
      </w:tr>
      <w:tr w:rsidR="00BB6B00" w:rsidRPr="00EB74FF" w14:paraId="7E43B946" w14:textId="77777777" w:rsidTr="00BB6B00">
        <w:trPr>
          <w:trHeight w:val="255"/>
        </w:trPr>
        <w:tc>
          <w:tcPr>
            <w:tcW w:w="494" w:type="dxa"/>
            <w:tcBorders>
              <w:top w:val="single" w:sz="4" w:space="0" w:color="auto"/>
              <w:left w:val="single" w:sz="4" w:space="0" w:color="auto"/>
              <w:bottom w:val="single" w:sz="4" w:space="0" w:color="auto"/>
              <w:right w:val="single" w:sz="4" w:space="0" w:color="auto"/>
            </w:tcBorders>
          </w:tcPr>
          <w:p w14:paraId="0F88B209" w14:textId="77777777" w:rsidR="00BB6B00"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0A22BE18" w14:textId="77777777" w:rsidR="00BB6B00" w:rsidRPr="00EB74FF" w:rsidRDefault="009876E1"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identification type</w:t>
            </w:r>
          </w:p>
        </w:tc>
        <w:tc>
          <w:tcPr>
            <w:tcW w:w="3240" w:type="dxa"/>
            <w:tcBorders>
              <w:top w:val="single" w:sz="4" w:space="0" w:color="auto"/>
              <w:left w:val="nil"/>
              <w:bottom w:val="single" w:sz="4" w:space="0" w:color="auto"/>
              <w:right w:val="single" w:sz="4" w:space="0" w:color="auto"/>
            </w:tcBorders>
            <w:shd w:val="clear" w:color="auto" w:fill="auto"/>
            <w:noWrap/>
          </w:tcPr>
          <w:p w14:paraId="71E34262" w14:textId="77777777" w:rsidR="00BB6B00" w:rsidRPr="00EB74FF" w:rsidRDefault="009876E1"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Banned customer identification type</w:t>
            </w:r>
          </w:p>
        </w:tc>
        <w:tc>
          <w:tcPr>
            <w:tcW w:w="3034" w:type="dxa"/>
            <w:tcBorders>
              <w:top w:val="single" w:sz="4" w:space="0" w:color="auto"/>
              <w:left w:val="nil"/>
              <w:bottom w:val="single" w:sz="4" w:space="0" w:color="auto"/>
              <w:right w:val="single" w:sz="4" w:space="0" w:color="auto"/>
            </w:tcBorders>
          </w:tcPr>
          <w:p w14:paraId="36769520" w14:textId="77777777" w:rsidR="00BB6B00" w:rsidRPr="00EB74FF" w:rsidRDefault="009876E1" w:rsidP="00AE2DA9">
            <w:pPr>
              <w:spacing w:after="0"/>
              <w:rPr>
                <w:rFonts w:asciiTheme="minorHAnsi" w:hAnsiTheme="minorHAnsi" w:cstheme="minorHAnsi"/>
                <w:color w:val="000000"/>
                <w:lang w:val="en-GB" w:eastAsia="en-GB"/>
              </w:rPr>
            </w:pPr>
            <w:r w:rsidRPr="009876E1">
              <w:rPr>
                <w:rFonts w:asciiTheme="minorHAnsi" w:hAnsiTheme="minorHAnsi" w:cstheme="minorHAnsi"/>
                <w:color w:val="000000"/>
                <w:lang w:val="en-GB" w:eastAsia="en-GB"/>
              </w:rPr>
              <w:t>CUST_ID_TYPE</w:t>
            </w:r>
          </w:p>
        </w:tc>
      </w:tr>
      <w:tr w:rsidR="00BB6B00" w:rsidRPr="00EB74FF" w14:paraId="6406B60B" w14:textId="77777777" w:rsidTr="00BB6B00">
        <w:trPr>
          <w:trHeight w:val="255"/>
        </w:trPr>
        <w:tc>
          <w:tcPr>
            <w:tcW w:w="494" w:type="dxa"/>
            <w:tcBorders>
              <w:top w:val="single" w:sz="4" w:space="0" w:color="auto"/>
              <w:left w:val="single" w:sz="4" w:space="0" w:color="auto"/>
              <w:bottom w:val="single" w:sz="4" w:space="0" w:color="auto"/>
              <w:right w:val="single" w:sz="4" w:space="0" w:color="auto"/>
            </w:tcBorders>
          </w:tcPr>
          <w:p w14:paraId="0727ABAB" w14:textId="77777777" w:rsidR="00BB6B00"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6</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7F16EB4" w14:textId="77777777" w:rsidR="00BB6B00" w:rsidRPr="00EB74FF" w:rsidRDefault="00907156"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nationality code</w:t>
            </w:r>
          </w:p>
        </w:tc>
        <w:tc>
          <w:tcPr>
            <w:tcW w:w="3240" w:type="dxa"/>
            <w:tcBorders>
              <w:top w:val="single" w:sz="4" w:space="0" w:color="auto"/>
              <w:left w:val="nil"/>
              <w:bottom w:val="single" w:sz="4" w:space="0" w:color="auto"/>
              <w:right w:val="single" w:sz="4" w:space="0" w:color="auto"/>
            </w:tcBorders>
            <w:shd w:val="clear" w:color="auto" w:fill="auto"/>
            <w:noWrap/>
          </w:tcPr>
          <w:p w14:paraId="2430AFFB" w14:textId="77777777" w:rsidR="00BB6B00" w:rsidRPr="00EB74FF" w:rsidRDefault="00907156"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Banned customer nationality code</w:t>
            </w:r>
          </w:p>
        </w:tc>
        <w:tc>
          <w:tcPr>
            <w:tcW w:w="3034" w:type="dxa"/>
            <w:tcBorders>
              <w:top w:val="single" w:sz="4" w:space="0" w:color="auto"/>
              <w:left w:val="nil"/>
              <w:bottom w:val="single" w:sz="4" w:space="0" w:color="auto"/>
              <w:right w:val="single" w:sz="4" w:space="0" w:color="auto"/>
            </w:tcBorders>
          </w:tcPr>
          <w:p w14:paraId="7ADBF9AF" w14:textId="77777777" w:rsidR="00BB6B00" w:rsidRPr="00EB74FF" w:rsidRDefault="00907156" w:rsidP="00AE2DA9">
            <w:pPr>
              <w:spacing w:after="0"/>
              <w:rPr>
                <w:rFonts w:asciiTheme="minorHAnsi" w:hAnsiTheme="minorHAnsi" w:cstheme="minorHAnsi"/>
                <w:color w:val="000000"/>
                <w:lang w:val="en-GB" w:eastAsia="en-GB"/>
              </w:rPr>
            </w:pPr>
            <w:r w:rsidRPr="00907156">
              <w:rPr>
                <w:rFonts w:asciiTheme="minorHAnsi" w:hAnsiTheme="minorHAnsi" w:cstheme="minorHAnsi"/>
                <w:color w:val="000000"/>
                <w:lang w:val="en-GB" w:eastAsia="en-GB"/>
              </w:rPr>
              <w:t>CUST_NAT_CD</w:t>
            </w:r>
          </w:p>
        </w:tc>
      </w:tr>
      <w:tr w:rsidR="00BB6B00" w:rsidRPr="00EB74FF" w14:paraId="7D7414F0" w14:textId="77777777" w:rsidTr="00BB6B00">
        <w:trPr>
          <w:trHeight w:val="255"/>
        </w:trPr>
        <w:tc>
          <w:tcPr>
            <w:tcW w:w="494" w:type="dxa"/>
            <w:tcBorders>
              <w:top w:val="single" w:sz="4" w:space="0" w:color="auto"/>
              <w:left w:val="single" w:sz="4" w:space="0" w:color="auto"/>
              <w:bottom w:val="single" w:sz="4" w:space="0" w:color="auto"/>
              <w:right w:val="single" w:sz="4" w:space="0" w:color="auto"/>
            </w:tcBorders>
          </w:tcPr>
          <w:p w14:paraId="7082AD6B" w14:textId="77777777" w:rsidR="00BB6B00" w:rsidRPr="00EB74FF" w:rsidRDefault="002D551C"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7</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6043D183" w14:textId="77777777" w:rsidR="00BB6B00" w:rsidRPr="00EB74FF" w:rsidRDefault="00907156"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Execution date time</w:t>
            </w:r>
          </w:p>
        </w:tc>
        <w:tc>
          <w:tcPr>
            <w:tcW w:w="3240" w:type="dxa"/>
            <w:tcBorders>
              <w:top w:val="single" w:sz="4" w:space="0" w:color="auto"/>
              <w:left w:val="nil"/>
              <w:bottom w:val="single" w:sz="4" w:space="0" w:color="auto"/>
              <w:right w:val="single" w:sz="4" w:space="0" w:color="auto"/>
            </w:tcBorders>
            <w:shd w:val="clear" w:color="auto" w:fill="auto"/>
            <w:noWrap/>
          </w:tcPr>
          <w:p w14:paraId="24C9814F" w14:textId="77777777" w:rsidR="00BB6B00" w:rsidRPr="00EB74FF" w:rsidRDefault="00907156"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Ban Execution date time </w:t>
            </w:r>
          </w:p>
        </w:tc>
        <w:tc>
          <w:tcPr>
            <w:tcW w:w="3034" w:type="dxa"/>
            <w:tcBorders>
              <w:top w:val="single" w:sz="4" w:space="0" w:color="auto"/>
              <w:left w:val="nil"/>
              <w:bottom w:val="single" w:sz="4" w:space="0" w:color="auto"/>
              <w:right w:val="single" w:sz="4" w:space="0" w:color="auto"/>
            </w:tcBorders>
          </w:tcPr>
          <w:p w14:paraId="61726AB2" w14:textId="77777777" w:rsidR="00BB6B00" w:rsidRPr="00EB74FF" w:rsidRDefault="00907156" w:rsidP="00AE2DA9">
            <w:pPr>
              <w:spacing w:after="0"/>
              <w:rPr>
                <w:rFonts w:asciiTheme="minorHAnsi" w:hAnsiTheme="minorHAnsi" w:cstheme="minorHAnsi"/>
                <w:color w:val="000000"/>
                <w:lang w:val="en-GB" w:eastAsia="en-GB"/>
              </w:rPr>
            </w:pPr>
            <w:r w:rsidRPr="00907156">
              <w:rPr>
                <w:rFonts w:asciiTheme="minorHAnsi" w:hAnsiTheme="minorHAnsi" w:cstheme="minorHAnsi"/>
                <w:color w:val="000000"/>
                <w:lang w:val="en-GB" w:eastAsia="en-GB"/>
              </w:rPr>
              <w:t>EXE_DATE_TIME</w:t>
            </w:r>
          </w:p>
        </w:tc>
      </w:tr>
    </w:tbl>
    <w:p w14:paraId="69543911" w14:textId="77777777" w:rsidR="00DC4998" w:rsidRPr="00810B8C" w:rsidRDefault="00DC4998" w:rsidP="00DC4998">
      <w:pPr>
        <w:pStyle w:val="Heading3"/>
        <w:spacing w:before="360" w:after="360"/>
        <w:rPr>
          <w:b/>
          <w:bCs/>
        </w:rPr>
      </w:pPr>
      <w:bookmarkStart w:id="472" w:name="_Toc535244561"/>
      <w:r>
        <w:rPr>
          <w:b/>
          <w:bCs/>
          <w:lang w:val="en-US"/>
        </w:rPr>
        <w:lastRenderedPageBreak/>
        <w:t>Block Execution Request</w:t>
      </w:r>
      <w:bookmarkEnd w:id="472"/>
    </w:p>
    <w:tbl>
      <w:tblPr>
        <w:tblW w:w="10327" w:type="dxa"/>
        <w:tblInd w:w="-342" w:type="dxa"/>
        <w:tblLook w:val="04A0" w:firstRow="1" w:lastRow="0" w:firstColumn="1" w:lastColumn="0" w:noHBand="0" w:noVBand="1"/>
      </w:tblPr>
      <w:tblGrid>
        <w:gridCol w:w="494"/>
        <w:gridCol w:w="3559"/>
        <w:gridCol w:w="3240"/>
        <w:gridCol w:w="3034"/>
      </w:tblGrid>
      <w:tr w:rsidR="00DC4998" w:rsidRPr="00EB74FF" w14:paraId="398A467C" w14:textId="77777777" w:rsidTr="00AE2DA9">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5F1E2102" w14:textId="77777777" w:rsidR="00DC4998" w:rsidRPr="00EB74FF" w:rsidRDefault="00DC4998" w:rsidP="00AE2DA9">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21E52FC8"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7066CE44"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3303F2E7" w14:textId="77777777" w:rsidR="00DC4998" w:rsidRPr="00EB74FF" w:rsidRDefault="00DC499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1C58BB" w:rsidRPr="00EB74FF" w14:paraId="04B7CBAA" w14:textId="77777777" w:rsidTr="00AE2DA9">
        <w:trPr>
          <w:trHeight w:val="255"/>
        </w:trPr>
        <w:tc>
          <w:tcPr>
            <w:tcW w:w="494" w:type="dxa"/>
            <w:tcBorders>
              <w:top w:val="nil"/>
              <w:left w:val="single" w:sz="4" w:space="0" w:color="auto"/>
              <w:bottom w:val="single" w:sz="4" w:space="0" w:color="auto"/>
              <w:right w:val="single" w:sz="4" w:space="0" w:color="auto"/>
            </w:tcBorders>
          </w:tcPr>
          <w:p w14:paraId="08BED03A" w14:textId="77777777" w:rsidR="001C58BB" w:rsidRPr="00EB74FF" w:rsidRDefault="001C58BB" w:rsidP="001C58B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559" w:type="dxa"/>
            <w:tcBorders>
              <w:top w:val="nil"/>
              <w:left w:val="single" w:sz="4" w:space="0" w:color="auto"/>
              <w:bottom w:val="single" w:sz="4" w:space="0" w:color="auto"/>
              <w:right w:val="single" w:sz="4" w:space="0" w:color="auto"/>
            </w:tcBorders>
            <w:shd w:val="clear" w:color="auto" w:fill="auto"/>
            <w:noWrap/>
          </w:tcPr>
          <w:p w14:paraId="1B46F7FF" w14:textId="77777777" w:rsidR="001C58BB" w:rsidRPr="00EB74FF" w:rsidRDefault="001C58BB" w:rsidP="001C58B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Block execution request identifier </w:t>
            </w:r>
          </w:p>
        </w:tc>
        <w:tc>
          <w:tcPr>
            <w:tcW w:w="3240" w:type="dxa"/>
            <w:tcBorders>
              <w:top w:val="nil"/>
              <w:left w:val="nil"/>
              <w:bottom w:val="single" w:sz="4" w:space="0" w:color="auto"/>
              <w:right w:val="single" w:sz="4" w:space="0" w:color="auto"/>
            </w:tcBorders>
            <w:shd w:val="clear" w:color="auto" w:fill="auto"/>
            <w:noWrap/>
          </w:tcPr>
          <w:p w14:paraId="0CA4AA96" w14:textId="77777777" w:rsidR="001C58BB" w:rsidRPr="00EB74FF" w:rsidRDefault="001C58BB" w:rsidP="001C58BB">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3034" w:type="dxa"/>
            <w:tcBorders>
              <w:top w:val="nil"/>
              <w:left w:val="nil"/>
              <w:bottom w:val="single" w:sz="4" w:space="0" w:color="auto"/>
              <w:right w:val="single" w:sz="4" w:space="0" w:color="auto"/>
            </w:tcBorders>
          </w:tcPr>
          <w:p w14:paraId="2430F1C5" w14:textId="77777777" w:rsidR="001C58BB" w:rsidRPr="00EB74FF" w:rsidRDefault="001C58BB" w:rsidP="001C58BB">
            <w:pPr>
              <w:spacing w:after="0"/>
              <w:rPr>
                <w:rFonts w:asciiTheme="minorHAnsi" w:hAnsiTheme="minorHAnsi" w:cstheme="minorHAnsi"/>
                <w:color w:val="000000"/>
                <w:lang w:val="en-GB" w:eastAsia="en-GB"/>
              </w:rPr>
            </w:pPr>
            <w:r w:rsidRPr="001C58BB">
              <w:rPr>
                <w:rFonts w:asciiTheme="minorHAnsi" w:hAnsiTheme="minorHAnsi" w:cstheme="minorHAnsi"/>
                <w:color w:val="000000"/>
                <w:lang w:val="en-GB" w:eastAsia="en-GB"/>
              </w:rPr>
              <w:t>BLOCK_EXEC_REQST_ID</w:t>
            </w:r>
          </w:p>
        </w:tc>
      </w:tr>
      <w:tr w:rsidR="001D6EB8" w:rsidRPr="00EB74FF" w14:paraId="4D60DB0B" w14:textId="77777777" w:rsidTr="00AE2DA9">
        <w:trPr>
          <w:trHeight w:val="255"/>
        </w:trPr>
        <w:tc>
          <w:tcPr>
            <w:tcW w:w="494" w:type="dxa"/>
            <w:tcBorders>
              <w:top w:val="nil"/>
              <w:left w:val="single" w:sz="4" w:space="0" w:color="auto"/>
              <w:bottom w:val="single" w:sz="4" w:space="0" w:color="auto"/>
              <w:right w:val="single" w:sz="4" w:space="0" w:color="auto"/>
            </w:tcBorders>
          </w:tcPr>
          <w:p w14:paraId="1A0CFBF9"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559" w:type="dxa"/>
            <w:tcBorders>
              <w:top w:val="nil"/>
              <w:left w:val="single" w:sz="4" w:space="0" w:color="auto"/>
              <w:bottom w:val="single" w:sz="4" w:space="0" w:color="auto"/>
              <w:right w:val="single" w:sz="4" w:space="0" w:color="auto"/>
            </w:tcBorders>
            <w:shd w:val="clear" w:color="auto" w:fill="auto"/>
            <w:noWrap/>
          </w:tcPr>
          <w:p w14:paraId="7F2B304F"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Agency service request</w:t>
            </w:r>
          </w:p>
        </w:tc>
        <w:tc>
          <w:tcPr>
            <w:tcW w:w="3240" w:type="dxa"/>
            <w:tcBorders>
              <w:top w:val="nil"/>
              <w:left w:val="nil"/>
              <w:bottom w:val="single" w:sz="4" w:space="0" w:color="auto"/>
              <w:right w:val="single" w:sz="4" w:space="0" w:color="auto"/>
            </w:tcBorders>
            <w:shd w:val="clear" w:color="auto" w:fill="auto"/>
            <w:noWrap/>
          </w:tcPr>
          <w:p w14:paraId="36E93106" w14:textId="232ACCEC" w:rsidR="001D6EB8" w:rsidRPr="00EB74FF" w:rsidRDefault="0097422C" w:rsidP="001D6EB8">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3034" w:type="dxa"/>
            <w:tcBorders>
              <w:top w:val="nil"/>
              <w:left w:val="nil"/>
              <w:bottom w:val="single" w:sz="4" w:space="0" w:color="auto"/>
              <w:right w:val="single" w:sz="4" w:space="0" w:color="auto"/>
            </w:tcBorders>
          </w:tcPr>
          <w:p w14:paraId="2B0A836E" w14:textId="77777777" w:rsidR="001D6EB8" w:rsidRPr="00EB74FF" w:rsidRDefault="001D6EB8" w:rsidP="001D6EB8">
            <w:pPr>
              <w:spacing w:after="0"/>
              <w:rPr>
                <w:rFonts w:asciiTheme="minorHAnsi" w:hAnsiTheme="minorHAnsi" w:cstheme="minorHAnsi"/>
                <w:color w:val="000000"/>
                <w:lang w:val="en-GB" w:eastAsia="en-GB"/>
              </w:rPr>
            </w:pPr>
            <w:r w:rsidRPr="001D6EB8">
              <w:rPr>
                <w:rFonts w:asciiTheme="minorHAnsi" w:hAnsiTheme="minorHAnsi" w:cstheme="minorHAnsi"/>
                <w:color w:val="000000"/>
                <w:lang w:val="en-GB" w:eastAsia="en-GB"/>
              </w:rPr>
              <w:t>AGCY_SRVC_REQST_ID</w:t>
            </w:r>
          </w:p>
        </w:tc>
      </w:tr>
      <w:tr w:rsidR="001D6EB8" w:rsidRPr="00EB74FF" w14:paraId="27A7C9F7" w14:textId="77777777" w:rsidTr="00AE2DA9">
        <w:trPr>
          <w:trHeight w:val="255"/>
        </w:trPr>
        <w:tc>
          <w:tcPr>
            <w:tcW w:w="494" w:type="dxa"/>
            <w:tcBorders>
              <w:top w:val="nil"/>
              <w:left w:val="single" w:sz="4" w:space="0" w:color="auto"/>
              <w:bottom w:val="single" w:sz="4" w:space="0" w:color="auto"/>
              <w:right w:val="single" w:sz="4" w:space="0" w:color="auto"/>
            </w:tcBorders>
          </w:tcPr>
          <w:p w14:paraId="17C004CC"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559" w:type="dxa"/>
            <w:tcBorders>
              <w:top w:val="nil"/>
              <w:left w:val="single" w:sz="4" w:space="0" w:color="auto"/>
              <w:bottom w:val="single" w:sz="4" w:space="0" w:color="auto"/>
              <w:right w:val="single" w:sz="4" w:space="0" w:color="auto"/>
            </w:tcBorders>
            <w:shd w:val="clear" w:color="auto" w:fill="auto"/>
            <w:noWrap/>
          </w:tcPr>
          <w:p w14:paraId="3C84CABF"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Decision number</w:t>
            </w:r>
          </w:p>
        </w:tc>
        <w:tc>
          <w:tcPr>
            <w:tcW w:w="3240" w:type="dxa"/>
            <w:tcBorders>
              <w:top w:val="nil"/>
              <w:left w:val="nil"/>
              <w:bottom w:val="single" w:sz="4" w:space="0" w:color="auto"/>
              <w:right w:val="single" w:sz="4" w:space="0" w:color="auto"/>
            </w:tcBorders>
            <w:shd w:val="clear" w:color="auto" w:fill="auto"/>
            <w:noWrap/>
          </w:tcPr>
          <w:p w14:paraId="4D62C38C"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Block decision number</w:t>
            </w:r>
          </w:p>
        </w:tc>
        <w:tc>
          <w:tcPr>
            <w:tcW w:w="3034" w:type="dxa"/>
            <w:tcBorders>
              <w:top w:val="nil"/>
              <w:left w:val="nil"/>
              <w:bottom w:val="single" w:sz="4" w:space="0" w:color="auto"/>
              <w:right w:val="single" w:sz="4" w:space="0" w:color="auto"/>
            </w:tcBorders>
          </w:tcPr>
          <w:p w14:paraId="60F4BA9C" w14:textId="77777777" w:rsidR="001D6EB8" w:rsidRPr="00EB74FF" w:rsidRDefault="001D6EB8" w:rsidP="001D6EB8">
            <w:pPr>
              <w:spacing w:after="0"/>
              <w:rPr>
                <w:rFonts w:asciiTheme="minorHAnsi" w:hAnsiTheme="minorHAnsi" w:cstheme="minorHAnsi"/>
                <w:color w:val="000000"/>
                <w:lang w:val="en-GB" w:eastAsia="en-GB"/>
              </w:rPr>
            </w:pPr>
            <w:r w:rsidRPr="001D6EB8">
              <w:rPr>
                <w:rFonts w:asciiTheme="minorHAnsi" w:hAnsiTheme="minorHAnsi" w:cstheme="minorHAnsi"/>
                <w:color w:val="000000"/>
                <w:lang w:val="en-GB" w:eastAsia="en-GB"/>
              </w:rPr>
              <w:t>DCSN_NUM</w:t>
            </w:r>
          </w:p>
        </w:tc>
      </w:tr>
      <w:tr w:rsidR="001D6EB8" w:rsidRPr="00EB74FF" w14:paraId="62A00580" w14:textId="77777777" w:rsidTr="00AE2DA9">
        <w:trPr>
          <w:trHeight w:val="255"/>
        </w:trPr>
        <w:tc>
          <w:tcPr>
            <w:tcW w:w="494" w:type="dxa"/>
            <w:tcBorders>
              <w:top w:val="nil"/>
              <w:left w:val="single" w:sz="4" w:space="0" w:color="auto"/>
              <w:bottom w:val="single" w:sz="4" w:space="0" w:color="auto"/>
              <w:right w:val="single" w:sz="4" w:space="0" w:color="auto"/>
            </w:tcBorders>
          </w:tcPr>
          <w:p w14:paraId="6AFBD3A8"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559" w:type="dxa"/>
            <w:tcBorders>
              <w:top w:val="nil"/>
              <w:left w:val="single" w:sz="4" w:space="0" w:color="auto"/>
              <w:bottom w:val="single" w:sz="4" w:space="0" w:color="auto"/>
              <w:right w:val="single" w:sz="4" w:space="0" w:color="auto"/>
            </w:tcBorders>
            <w:shd w:val="clear" w:color="auto" w:fill="auto"/>
            <w:noWrap/>
          </w:tcPr>
          <w:p w14:paraId="59F3C672" w14:textId="77777777" w:rsidR="001D6EB8" w:rsidRPr="00EB74FF" w:rsidRDefault="00682B40"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Decision date </w:t>
            </w:r>
          </w:p>
        </w:tc>
        <w:tc>
          <w:tcPr>
            <w:tcW w:w="3240" w:type="dxa"/>
            <w:tcBorders>
              <w:top w:val="nil"/>
              <w:left w:val="nil"/>
              <w:bottom w:val="single" w:sz="4" w:space="0" w:color="auto"/>
              <w:right w:val="single" w:sz="4" w:space="0" w:color="auto"/>
            </w:tcBorders>
            <w:shd w:val="clear" w:color="auto" w:fill="auto"/>
            <w:noWrap/>
          </w:tcPr>
          <w:p w14:paraId="7810EB56" w14:textId="77777777" w:rsidR="001D6EB8" w:rsidRPr="00EB74FF" w:rsidRDefault="00682B40"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Block decision date</w:t>
            </w:r>
          </w:p>
        </w:tc>
        <w:tc>
          <w:tcPr>
            <w:tcW w:w="3034" w:type="dxa"/>
            <w:tcBorders>
              <w:top w:val="nil"/>
              <w:left w:val="nil"/>
              <w:bottom w:val="single" w:sz="4" w:space="0" w:color="auto"/>
              <w:right w:val="single" w:sz="4" w:space="0" w:color="auto"/>
            </w:tcBorders>
          </w:tcPr>
          <w:p w14:paraId="3C213FF9" w14:textId="77777777" w:rsidR="001D6EB8" w:rsidRPr="00033A60" w:rsidRDefault="001D6EB8" w:rsidP="001D6EB8">
            <w:r w:rsidRPr="00033A60">
              <w:t>DCSN_DATE</w:t>
            </w:r>
          </w:p>
        </w:tc>
      </w:tr>
      <w:tr w:rsidR="001D6EB8" w:rsidRPr="00EB74FF" w14:paraId="2168E62C" w14:textId="77777777" w:rsidTr="001C58BB">
        <w:trPr>
          <w:trHeight w:val="255"/>
        </w:trPr>
        <w:tc>
          <w:tcPr>
            <w:tcW w:w="494" w:type="dxa"/>
            <w:tcBorders>
              <w:top w:val="nil"/>
              <w:left w:val="single" w:sz="4" w:space="0" w:color="auto"/>
              <w:bottom w:val="single" w:sz="4" w:space="0" w:color="auto"/>
              <w:right w:val="single" w:sz="4" w:space="0" w:color="auto"/>
            </w:tcBorders>
          </w:tcPr>
          <w:p w14:paraId="2FFFFBBB"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559" w:type="dxa"/>
            <w:tcBorders>
              <w:top w:val="nil"/>
              <w:left w:val="single" w:sz="4" w:space="0" w:color="auto"/>
              <w:bottom w:val="single" w:sz="4" w:space="0" w:color="auto"/>
              <w:right w:val="single" w:sz="4" w:space="0" w:color="auto"/>
            </w:tcBorders>
            <w:shd w:val="clear" w:color="auto" w:fill="auto"/>
            <w:noWrap/>
          </w:tcPr>
          <w:p w14:paraId="0A6914EC" w14:textId="56CD5E06" w:rsidR="001D6EB8" w:rsidRPr="00EB74FF" w:rsidRDefault="004F58A9"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bidi="ar-EG"/>
              </w:rPr>
              <w:t>Debt</w:t>
            </w:r>
            <w:r w:rsidR="00142898">
              <w:rPr>
                <w:rFonts w:asciiTheme="minorHAnsi" w:hAnsiTheme="minorHAnsi" w:cstheme="minorHAnsi"/>
                <w:color w:val="000000"/>
                <w:lang w:val="en-GB" w:eastAsia="en-GB"/>
              </w:rPr>
              <w:t xml:space="preserve"> type</w:t>
            </w:r>
          </w:p>
        </w:tc>
        <w:tc>
          <w:tcPr>
            <w:tcW w:w="3240" w:type="dxa"/>
            <w:tcBorders>
              <w:top w:val="nil"/>
              <w:left w:val="nil"/>
              <w:bottom w:val="single" w:sz="4" w:space="0" w:color="auto"/>
              <w:right w:val="single" w:sz="4" w:space="0" w:color="auto"/>
            </w:tcBorders>
            <w:shd w:val="clear" w:color="auto" w:fill="auto"/>
            <w:noWrap/>
          </w:tcPr>
          <w:p w14:paraId="7C5448FE" w14:textId="192F94CC" w:rsidR="001D6EB8" w:rsidRPr="00EB74FF" w:rsidRDefault="004F58A9"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bidi="ar-EG"/>
              </w:rPr>
              <w:t>Debt</w:t>
            </w:r>
            <w:r>
              <w:rPr>
                <w:rFonts w:asciiTheme="minorHAnsi" w:hAnsiTheme="minorHAnsi" w:cstheme="minorHAnsi"/>
                <w:color w:val="000000"/>
                <w:lang w:val="en-GB" w:eastAsia="en-GB"/>
              </w:rPr>
              <w:t xml:space="preserve"> </w:t>
            </w:r>
            <w:r w:rsidR="00142898">
              <w:rPr>
                <w:rFonts w:asciiTheme="minorHAnsi" w:hAnsiTheme="minorHAnsi" w:cstheme="minorHAnsi"/>
                <w:color w:val="000000"/>
                <w:lang w:val="en-GB" w:eastAsia="en-GB"/>
              </w:rPr>
              <w:t>type</w:t>
            </w:r>
          </w:p>
        </w:tc>
        <w:tc>
          <w:tcPr>
            <w:tcW w:w="3034" w:type="dxa"/>
            <w:tcBorders>
              <w:top w:val="nil"/>
              <w:left w:val="nil"/>
              <w:bottom w:val="single" w:sz="4" w:space="0" w:color="auto"/>
              <w:right w:val="single" w:sz="4" w:space="0" w:color="auto"/>
            </w:tcBorders>
          </w:tcPr>
          <w:p w14:paraId="48813F5E" w14:textId="77777777" w:rsidR="001D6EB8" w:rsidRPr="00033A60" w:rsidRDefault="001D6EB8" w:rsidP="001D6EB8">
            <w:r w:rsidRPr="00033A60">
              <w:t>DBT_TYPE</w:t>
            </w:r>
          </w:p>
        </w:tc>
      </w:tr>
      <w:tr w:rsidR="001D6EB8" w:rsidRPr="00EB74FF" w14:paraId="5191FD5A" w14:textId="77777777" w:rsidTr="001C58BB">
        <w:trPr>
          <w:trHeight w:val="255"/>
        </w:trPr>
        <w:tc>
          <w:tcPr>
            <w:tcW w:w="494" w:type="dxa"/>
            <w:tcBorders>
              <w:top w:val="nil"/>
              <w:left w:val="single" w:sz="4" w:space="0" w:color="auto"/>
              <w:bottom w:val="single" w:sz="4" w:space="0" w:color="auto"/>
              <w:right w:val="single" w:sz="4" w:space="0" w:color="auto"/>
            </w:tcBorders>
          </w:tcPr>
          <w:p w14:paraId="5052E479"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6</w:t>
            </w:r>
          </w:p>
        </w:tc>
        <w:tc>
          <w:tcPr>
            <w:tcW w:w="3559" w:type="dxa"/>
            <w:tcBorders>
              <w:top w:val="nil"/>
              <w:left w:val="single" w:sz="4" w:space="0" w:color="auto"/>
              <w:bottom w:val="single" w:sz="4" w:space="0" w:color="auto"/>
              <w:right w:val="single" w:sz="4" w:space="0" w:color="auto"/>
            </w:tcBorders>
            <w:shd w:val="clear" w:color="auto" w:fill="auto"/>
            <w:noWrap/>
          </w:tcPr>
          <w:p w14:paraId="1713E288" w14:textId="77777777" w:rsidR="001D6EB8" w:rsidRPr="00EB74FF" w:rsidRDefault="00682B40"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Amount value</w:t>
            </w:r>
          </w:p>
        </w:tc>
        <w:tc>
          <w:tcPr>
            <w:tcW w:w="3240" w:type="dxa"/>
            <w:tcBorders>
              <w:top w:val="nil"/>
              <w:left w:val="nil"/>
              <w:bottom w:val="single" w:sz="4" w:space="0" w:color="auto"/>
              <w:right w:val="single" w:sz="4" w:space="0" w:color="auto"/>
            </w:tcBorders>
            <w:shd w:val="clear" w:color="auto" w:fill="auto"/>
            <w:noWrap/>
          </w:tcPr>
          <w:p w14:paraId="70E63672" w14:textId="77777777" w:rsidR="001D6EB8" w:rsidRPr="00EB74FF" w:rsidRDefault="00EE6A1F"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Block amount value</w:t>
            </w:r>
          </w:p>
        </w:tc>
        <w:tc>
          <w:tcPr>
            <w:tcW w:w="3034" w:type="dxa"/>
            <w:tcBorders>
              <w:top w:val="nil"/>
              <w:left w:val="nil"/>
              <w:bottom w:val="single" w:sz="4" w:space="0" w:color="auto"/>
              <w:right w:val="single" w:sz="4" w:space="0" w:color="auto"/>
            </w:tcBorders>
          </w:tcPr>
          <w:p w14:paraId="4AC3B8B6" w14:textId="77777777" w:rsidR="001D6EB8" w:rsidRPr="00033A60" w:rsidRDefault="001D6EB8" w:rsidP="001D6EB8">
            <w:r w:rsidRPr="00033A60">
              <w:t>AMT_VAL</w:t>
            </w:r>
          </w:p>
        </w:tc>
      </w:tr>
      <w:tr w:rsidR="001D6EB8" w:rsidRPr="00EB74FF" w14:paraId="2DDF4016" w14:textId="77777777" w:rsidTr="001C58BB">
        <w:trPr>
          <w:trHeight w:val="255"/>
        </w:trPr>
        <w:tc>
          <w:tcPr>
            <w:tcW w:w="494" w:type="dxa"/>
            <w:tcBorders>
              <w:top w:val="nil"/>
              <w:left w:val="single" w:sz="4" w:space="0" w:color="auto"/>
              <w:bottom w:val="single" w:sz="4" w:space="0" w:color="auto"/>
              <w:right w:val="single" w:sz="4" w:space="0" w:color="auto"/>
            </w:tcBorders>
          </w:tcPr>
          <w:p w14:paraId="68B13A5D"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7</w:t>
            </w:r>
          </w:p>
        </w:tc>
        <w:tc>
          <w:tcPr>
            <w:tcW w:w="3559" w:type="dxa"/>
            <w:tcBorders>
              <w:top w:val="nil"/>
              <w:left w:val="single" w:sz="4" w:space="0" w:color="auto"/>
              <w:bottom w:val="single" w:sz="4" w:space="0" w:color="auto"/>
              <w:right w:val="single" w:sz="4" w:space="0" w:color="auto"/>
            </w:tcBorders>
            <w:shd w:val="clear" w:color="auto" w:fill="auto"/>
            <w:noWrap/>
          </w:tcPr>
          <w:p w14:paraId="7218E55D" w14:textId="77777777" w:rsidR="001D6EB8" w:rsidRPr="00EB74FF" w:rsidRDefault="00682B40"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Amount currency</w:t>
            </w:r>
          </w:p>
        </w:tc>
        <w:tc>
          <w:tcPr>
            <w:tcW w:w="3240" w:type="dxa"/>
            <w:tcBorders>
              <w:top w:val="nil"/>
              <w:left w:val="nil"/>
              <w:bottom w:val="single" w:sz="4" w:space="0" w:color="auto"/>
              <w:right w:val="single" w:sz="4" w:space="0" w:color="auto"/>
            </w:tcBorders>
            <w:shd w:val="clear" w:color="auto" w:fill="auto"/>
            <w:noWrap/>
          </w:tcPr>
          <w:p w14:paraId="402409FC" w14:textId="77777777" w:rsidR="001D6EB8" w:rsidRPr="00EB74FF" w:rsidRDefault="00EE6A1F"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Block amount currency</w:t>
            </w:r>
          </w:p>
        </w:tc>
        <w:tc>
          <w:tcPr>
            <w:tcW w:w="3034" w:type="dxa"/>
            <w:tcBorders>
              <w:top w:val="nil"/>
              <w:left w:val="nil"/>
              <w:bottom w:val="single" w:sz="4" w:space="0" w:color="auto"/>
              <w:right w:val="single" w:sz="4" w:space="0" w:color="auto"/>
            </w:tcBorders>
          </w:tcPr>
          <w:p w14:paraId="419FE349" w14:textId="77777777" w:rsidR="001D6EB8" w:rsidRPr="00033A60" w:rsidRDefault="001D6EB8" w:rsidP="001D6EB8">
            <w:r w:rsidRPr="00033A60">
              <w:t>AMT_CUR</w:t>
            </w:r>
          </w:p>
        </w:tc>
      </w:tr>
      <w:tr w:rsidR="001D6EB8" w:rsidRPr="00EB74FF" w14:paraId="42C895C4" w14:textId="77777777" w:rsidTr="001C58BB">
        <w:trPr>
          <w:trHeight w:val="255"/>
        </w:trPr>
        <w:tc>
          <w:tcPr>
            <w:tcW w:w="494" w:type="dxa"/>
            <w:tcBorders>
              <w:top w:val="nil"/>
              <w:left w:val="single" w:sz="4" w:space="0" w:color="auto"/>
              <w:bottom w:val="single" w:sz="4" w:space="0" w:color="auto"/>
              <w:right w:val="single" w:sz="4" w:space="0" w:color="auto"/>
            </w:tcBorders>
          </w:tcPr>
          <w:p w14:paraId="68AA5A4A"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8</w:t>
            </w:r>
          </w:p>
        </w:tc>
        <w:tc>
          <w:tcPr>
            <w:tcW w:w="3559" w:type="dxa"/>
            <w:tcBorders>
              <w:top w:val="nil"/>
              <w:left w:val="single" w:sz="4" w:space="0" w:color="auto"/>
              <w:bottom w:val="single" w:sz="4" w:space="0" w:color="auto"/>
              <w:right w:val="single" w:sz="4" w:space="0" w:color="auto"/>
            </w:tcBorders>
            <w:shd w:val="clear" w:color="auto" w:fill="auto"/>
            <w:noWrap/>
          </w:tcPr>
          <w:p w14:paraId="6A56C1F7" w14:textId="77777777" w:rsidR="001D6EB8" w:rsidRPr="00EB74FF" w:rsidRDefault="002F20C6"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Bank Account identification number</w:t>
            </w:r>
          </w:p>
        </w:tc>
        <w:tc>
          <w:tcPr>
            <w:tcW w:w="3240" w:type="dxa"/>
            <w:tcBorders>
              <w:top w:val="nil"/>
              <w:left w:val="nil"/>
              <w:bottom w:val="single" w:sz="4" w:space="0" w:color="auto"/>
              <w:right w:val="single" w:sz="4" w:space="0" w:color="auto"/>
            </w:tcBorders>
            <w:shd w:val="clear" w:color="auto" w:fill="auto"/>
            <w:noWrap/>
          </w:tcPr>
          <w:p w14:paraId="1D5C0EF4" w14:textId="1A633C0F" w:rsidR="001D6EB8" w:rsidRPr="00EB74FF" w:rsidRDefault="00082AE4"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Block </w:t>
            </w:r>
            <w:r w:rsidR="002F20C6">
              <w:rPr>
                <w:rFonts w:asciiTheme="minorHAnsi" w:hAnsiTheme="minorHAnsi" w:cstheme="minorHAnsi"/>
                <w:color w:val="000000"/>
                <w:lang w:val="en-GB" w:eastAsia="en-GB"/>
              </w:rPr>
              <w:t>Bank account identification number</w:t>
            </w:r>
          </w:p>
        </w:tc>
        <w:tc>
          <w:tcPr>
            <w:tcW w:w="3034" w:type="dxa"/>
            <w:tcBorders>
              <w:top w:val="nil"/>
              <w:left w:val="nil"/>
              <w:bottom w:val="single" w:sz="4" w:space="0" w:color="auto"/>
              <w:right w:val="single" w:sz="4" w:space="0" w:color="auto"/>
            </w:tcBorders>
          </w:tcPr>
          <w:p w14:paraId="6FB66188" w14:textId="77777777" w:rsidR="001D6EB8" w:rsidRPr="00033A60" w:rsidRDefault="001D6EB8" w:rsidP="001D6EB8">
            <w:r w:rsidRPr="00033A60">
              <w:t>BAI_NUM</w:t>
            </w:r>
          </w:p>
        </w:tc>
      </w:tr>
      <w:tr w:rsidR="001D6EB8" w:rsidRPr="00EB74FF" w14:paraId="171A3BB6" w14:textId="77777777" w:rsidTr="001C58BB">
        <w:trPr>
          <w:trHeight w:val="255"/>
        </w:trPr>
        <w:tc>
          <w:tcPr>
            <w:tcW w:w="494" w:type="dxa"/>
            <w:tcBorders>
              <w:top w:val="nil"/>
              <w:left w:val="single" w:sz="4" w:space="0" w:color="auto"/>
              <w:bottom w:val="single" w:sz="4" w:space="0" w:color="auto"/>
              <w:right w:val="single" w:sz="4" w:space="0" w:color="auto"/>
            </w:tcBorders>
          </w:tcPr>
          <w:p w14:paraId="242667AE"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9</w:t>
            </w:r>
          </w:p>
        </w:tc>
        <w:tc>
          <w:tcPr>
            <w:tcW w:w="3559" w:type="dxa"/>
            <w:tcBorders>
              <w:top w:val="nil"/>
              <w:left w:val="single" w:sz="4" w:space="0" w:color="auto"/>
              <w:bottom w:val="single" w:sz="4" w:space="0" w:color="auto"/>
              <w:right w:val="single" w:sz="4" w:space="0" w:color="auto"/>
            </w:tcBorders>
            <w:shd w:val="clear" w:color="auto" w:fill="auto"/>
            <w:noWrap/>
          </w:tcPr>
          <w:p w14:paraId="70645221" w14:textId="77777777" w:rsidR="001D6EB8" w:rsidRPr="00EB74FF" w:rsidRDefault="002F20C6"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Bank Account identification Account number in IBAN format</w:t>
            </w:r>
          </w:p>
        </w:tc>
        <w:tc>
          <w:tcPr>
            <w:tcW w:w="3240" w:type="dxa"/>
            <w:tcBorders>
              <w:top w:val="nil"/>
              <w:left w:val="nil"/>
              <w:bottom w:val="single" w:sz="4" w:space="0" w:color="auto"/>
              <w:right w:val="single" w:sz="4" w:space="0" w:color="auto"/>
            </w:tcBorders>
            <w:shd w:val="clear" w:color="auto" w:fill="auto"/>
            <w:noWrap/>
          </w:tcPr>
          <w:p w14:paraId="53AFA69C" w14:textId="6C03C451" w:rsidR="001D6EB8" w:rsidRPr="00EB74FF" w:rsidRDefault="00082AE4"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Block </w:t>
            </w:r>
            <w:r w:rsidR="002F20C6">
              <w:rPr>
                <w:rFonts w:asciiTheme="minorHAnsi" w:hAnsiTheme="minorHAnsi" w:cstheme="minorHAnsi"/>
                <w:color w:val="000000"/>
                <w:lang w:val="en-GB" w:eastAsia="en-GB"/>
              </w:rPr>
              <w:t>Bank Account identification Account number in IBAN format</w:t>
            </w:r>
          </w:p>
        </w:tc>
        <w:tc>
          <w:tcPr>
            <w:tcW w:w="3034" w:type="dxa"/>
            <w:tcBorders>
              <w:top w:val="nil"/>
              <w:left w:val="nil"/>
              <w:bottom w:val="single" w:sz="4" w:space="0" w:color="auto"/>
              <w:right w:val="single" w:sz="4" w:space="0" w:color="auto"/>
            </w:tcBorders>
          </w:tcPr>
          <w:p w14:paraId="14979ACC" w14:textId="77777777" w:rsidR="001D6EB8" w:rsidRPr="00033A60" w:rsidRDefault="001D6EB8" w:rsidP="001D6EB8">
            <w:r w:rsidRPr="00033A60">
              <w:t>BAI_IBAN</w:t>
            </w:r>
          </w:p>
        </w:tc>
      </w:tr>
      <w:tr w:rsidR="001D6EB8" w:rsidRPr="00EB74FF" w14:paraId="6D62D298" w14:textId="77777777" w:rsidTr="001C58BB">
        <w:trPr>
          <w:trHeight w:val="255"/>
        </w:trPr>
        <w:tc>
          <w:tcPr>
            <w:tcW w:w="494" w:type="dxa"/>
            <w:tcBorders>
              <w:top w:val="nil"/>
              <w:left w:val="single" w:sz="4" w:space="0" w:color="auto"/>
              <w:bottom w:val="single" w:sz="4" w:space="0" w:color="auto"/>
              <w:right w:val="single" w:sz="4" w:space="0" w:color="auto"/>
            </w:tcBorders>
          </w:tcPr>
          <w:p w14:paraId="6471600D"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10</w:t>
            </w:r>
          </w:p>
        </w:tc>
        <w:tc>
          <w:tcPr>
            <w:tcW w:w="3559" w:type="dxa"/>
            <w:tcBorders>
              <w:top w:val="nil"/>
              <w:left w:val="single" w:sz="4" w:space="0" w:color="auto"/>
              <w:bottom w:val="single" w:sz="4" w:space="0" w:color="auto"/>
              <w:right w:val="single" w:sz="4" w:space="0" w:color="auto"/>
            </w:tcBorders>
            <w:shd w:val="clear" w:color="auto" w:fill="auto"/>
            <w:noWrap/>
          </w:tcPr>
          <w:p w14:paraId="6C7EAFA2" w14:textId="77777777" w:rsidR="001D6EB8" w:rsidRPr="00EB74FF" w:rsidRDefault="001D24FF"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Bank Account Identification _ Bank Identification code</w:t>
            </w:r>
          </w:p>
        </w:tc>
        <w:tc>
          <w:tcPr>
            <w:tcW w:w="3240" w:type="dxa"/>
            <w:tcBorders>
              <w:top w:val="nil"/>
              <w:left w:val="nil"/>
              <w:bottom w:val="single" w:sz="4" w:space="0" w:color="auto"/>
              <w:right w:val="single" w:sz="4" w:space="0" w:color="auto"/>
            </w:tcBorders>
            <w:shd w:val="clear" w:color="auto" w:fill="auto"/>
            <w:noWrap/>
          </w:tcPr>
          <w:p w14:paraId="5324BCAE" w14:textId="678F5275" w:rsidR="001D6EB8" w:rsidRPr="00EB74FF" w:rsidRDefault="00082AE4"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Block </w:t>
            </w:r>
            <w:r w:rsidR="001D24FF">
              <w:rPr>
                <w:rFonts w:asciiTheme="minorHAnsi" w:hAnsiTheme="minorHAnsi" w:cstheme="minorHAnsi"/>
                <w:color w:val="000000"/>
                <w:lang w:val="en-GB" w:eastAsia="en-GB"/>
              </w:rPr>
              <w:t xml:space="preserve">Bank code </w:t>
            </w:r>
          </w:p>
        </w:tc>
        <w:tc>
          <w:tcPr>
            <w:tcW w:w="3034" w:type="dxa"/>
            <w:tcBorders>
              <w:top w:val="nil"/>
              <w:left w:val="nil"/>
              <w:bottom w:val="single" w:sz="4" w:space="0" w:color="auto"/>
              <w:right w:val="single" w:sz="4" w:space="0" w:color="auto"/>
            </w:tcBorders>
          </w:tcPr>
          <w:p w14:paraId="43674F87" w14:textId="77777777" w:rsidR="001D6EB8" w:rsidRPr="00033A60" w:rsidRDefault="001D6EB8" w:rsidP="001D6EB8">
            <w:r w:rsidRPr="00033A60">
              <w:t>BAI_BIC</w:t>
            </w:r>
          </w:p>
        </w:tc>
      </w:tr>
      <w:tr w:rsidR="001D6EB8" w:rsidRPr="00EB74FF" w14:paraId="6213215A" w14:textId="77777777" w:rsidTr="001C58BB">
        <w:trPr>
          <w:trHeight w:val="255"/>
        </w:trPr>
        <w:tc>
          <w:tcPr>
            <w:tcW w:w="494" w:type="dxa"/>
            <w:tcBorders>
              <w:top w:val="nil"/>
              <w:left w:val="single" w:sz="4" w:space="0" w:color="auto"/>
              <w:bottom w:val="single" w:sz="4" w:space="0" w:color="auto"/>
              <w:right w:val="single" w:sz="4" w:space="0" w:color="auto"/>
            </w:tcBorders>
          </w:tcPr>
          <w:p w14:paraId="03360849"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11</w:t>
            </w:r>
          </w:p>
        </w:tc>
        <w:tc>
          <w:tcPr>
            <w:tcW w:w="3559" w:type="dxa"/>
            <w:tcBorders>
              <w:top w:val="nil"/>
              <w:left w:val="single" w:sz="4" w:space="0" w:color="auto"/>
              <w:bottom w:val="single" w:sz="4" w:space="0" w:color="auto"/>
              <w:right w:val="single" w:sz="4" w:space="0" w:color="auto"/>
            </w:tcBorders>
            <w:shd w:val="clear" w:color="auto" w:fill="auto"/>
            <w:noWrap/>
          </w:tcPr>
          <w:p w14:paraId="4AE87DC2" w14:textId="77777777" w:rsidR="001D6EB8" w:rsidRPr="00EB74FF" w:rsidRDefault="00682B40"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Beneficiary </w:t>
            </w:r>
            <w:r w:rsidR="001D24FF">
              <w:rPr>
                <w:rFonts w:asciiTheme="minorHAnsi" w:hAnsiTheme="minorHAnsi" w:cstheme="minorHAnsi"/>
                <w:color w:val="000000"/>
                <w:lang w:val="en-GB" w:eastAsia="en-GB"/>
              </w:rPr>
              <w:t>Account number in IBAN format</w:t>
            </w:r>
          </w:p>
        </w:tc>
        <w:tc>
          <w:tcPr>
            <w:tcW w:w="3240" w:type="dxa"/>
            <w:tcBorders>
              <w:top w:val="nil"/>
              <w:left w:val="nil"/>
              <w:bottom w:val="single" w:sz="4" w:space="0" w:color="auto"/>
              <w:right w:val="single" w:sz="4" w:space="0" w:color="auto"/>
            </w:tcBorders>
            <w:shd w:val="clear" w:color="auto" w:fill="auto"/>
            <w:noWrap/>
          </w:tcPr>
          <w:p w14:paraId="542D5FE2" w14:textId="3EA9FF4A" w:rsidR="001D6EB8" w:rsidRPr="00EB74FF" w:rsidRDefault="00F244F0"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Transfer</w:t>
            </w:r>
            <w:r w:rsidR="00EE6A1F">
              <w:rPr>
                <w:rFonts w:asciiTheme="minorHAnsi" w:hAnsiTheme="minorHAnsi" w:cstheme="minorHAnsi"/>
                <w:color w:val="000000"/>
                <w:lang w:val="en-GB" w:eastAsia="en-GB"/>
              </w:rPr>
              <w:t xml:space="preserve"> beneficiary </w:t>
            </w:r>
            <w:r w:rsidR="001D24FF">
              <w:rPr>
                <w:rFonts w:asciiTheme="minorHAnsi" w:hAnsiTheme="minorHAnsi" w:cstheme="minorHAnsi"/>
                <w:color w:val="000000"/>
                <w:lang w:val="en-GB" w:eastAsia="en-GB"/>
              </w:rPr>
              <w:t>Account number in IBAN format</w:t>
            </w:r>
          </w:p>
        </w:tc>
        <w:tc>
          <w:tcPr>
            <w:tcW w:w="3034" w:type="dxa"/>
            <w:tcBorders>
              <w:top w:val="nil"/>
              <w:left w:val="nil"/>
              <w:bottom w:val="single" w:sz="4" w:space="0" w:color="auto"/>
              <w:right w:val="single" w:sz="4" w:space="0" w:color="auto"/>
            </w:tcBorders>
          </w:tcPr>
          <w:p w14:paraId="6BC43ADD" w14:textId="77777777" w:rsidR="001D6EB8" w:rsidRPr="00033A60" w:rsidRDefault="001D6EB8" w:rsidP="001D6EB8">
            <w:r w:rsidRPr="00033A60">
              <w:t>BENF_IBAN</w:t>
            </w:r>
          </w:p>
        </w:tc>
      </w:tr>
      <w:tr w:rsidR="001D6EB8" w:rsidRPr="00EB74FF" w14:paraId="58A1B0FE" w14:textId="77777777" w:rsidTr="001C58BB">
        <w:trPr>
          <w:trHeight w:val="255"/>
        </w:trPr>
        <w:tc>
          <w:tcPr>
            <w:tcW w:w="494" w:type="dxa"/>
            <w:tcBorders>
              <w:top w:val="nil"/>
              <w:left w:val="single" w:sz="4" w:space="0" w:color="auto"/>
              <w:bottom w:val="single" w:sz="4" w:space="0" w:color="auto"/>
              <w:right w:val="single" w:sz="4" w:space="0" w:color="auto"/>
            </w:tcBorders>
          </w:tcPr>
          <w:p w14:paraId="12F35749" w14:textId="77777777" w:rsidR="001D6EB8" w:rsidRPr="00EB74FF" w:rsidRDefault="001D6EB8"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12</w:t>
            </w:r>
          </w:p>
        </w:tc>
        <w:tc>
          <w:tcPr>
            <w:tcW w:w="3559" w:type="dxa"/>
            <w:tcBorders>
              <w:top w:val="nil"/>
              <w:left w:val="single" w:sz="4" w:space="0" w:color="auto"/>
              <w:bottom w:val="single" w:sz="4" w:space="0" w:color="auto"/>
              <w:right w:val="single" w:sz="4" w:space="0" w:color="auto"/>
            </w:tcBorders>
            <w:shd w:val="clear" w:color="auto" w:fill="auto"/>
            <w:noWrap/>
          </w:tcPr>
          <w:p w14:paraId="1C6839FA" w14:textId="77777777" w:rsidR="001D6EB8" w:rsidRPr="00EB74FF" w:rsidRDefault="00682B40"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Beneficiary B</w:t>
            </w:r>
            <w:r w:rsidR="00330633">
              <w:rPr>
                <w:rFonts w:asciiTheme="minorHAnsi" w:hAnsiTheme="minorHAnsi" w:cstheme="minorHAnsi"/>
                <w:color w:val="000000"/>
                <w:lang w:val="en-GB" w:eastAsia="en-GB"/>
              </w:rPr>
              <w:t>ank identification code</w:t>
            </w:r>
          </w:p>
        </w:tc>
        <w:tc>
          <w:tcPr>
            <w:tcW w:w="3240" w:type="dxa"/>
            <w:tcBorders>
              <w:top w:val="nil"/>
              <w:left w:val="nil"/>
              <w:bottom w:val="single" w:sz="4" w:space="0" w:color="auto"/>
              <w:right w:val="single" w:sz="4" w:space="0" w:color="auto"/>
            </w:tcBorders>
            <w:shd w:val="clear" w:color="auto" w:fill="auto"/>
            <w:noWrap/>
          </w:tcPr>
          <w:p w14:paraId="6584F6F9" w14:textId="4957A988" w:rsidR="001D6EB8" w:rsidRPr="00EB74FF" w:rsidRDefault="00F244F0" w:rsidP="001D6EB8">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Transfer </w:t>
            </w:r>
            <w:r w:rsidR="00EE6A1F">
              <w:rPr>
                <w:rFonts w:asciiTheme="minorHAnsi" w:hAnsiTheme="minorHAnsi" w:cstheme="minorHAnsi"/>
                <w:color w:val="000000"/>
                <w:lang w:val="en-GB" w:eastAsia="en-GB"/>
              </w:rPr>
              <w:t xml:space="preserve">beneficiary </w:t>
            </w:r>
            <w:r w:rsidR="00346286">
              <w:rPr>
                <w:rFonts w:asciiTheme="minorHAnsi" w:hAnsiTheme="minorHAnsi" w:cstheme="minorHAnsi"/>
                <w:color w:val="000000"/>
                <w:lang w:val="en-GB" w:eastAsia="en-GB"/>
              </w:rPr>
              <w:t>Bank identification code</w:t>
            </w:r>
          </w:p>
        </w:tc>
        <w:tc>
          <w:tcPr>
            <w:tcW w:w="3034" w:type="dxa"/>
            <w:tcBorders>
              <w:top w:val="nil"/>
              <w:left w:val="nil"/>
              <w:bottom w:val="single" w:sz="4" w:space="0" w:color="auto"/>
              <w:right w:val="single" w:sz="4" w:space="0" w:color="auto"/>
            </w:tcBorders>
          </w:tcPr>
          <w:p w14:paraId="39038F6A" w14:textId="77777777" w:rsidR="001D6EB8" w:rsidRPr="00033A60" w:rsidRDefault="001D6EB8" w:rsidP="001D6EB8">
            <w:r w:rsidRPr="00033A60">
              <w:t>BENF_BIC</w:t>
            </w:r>
          </w:p>
        </w:tc>
      </w:tr>
      <w:tr w:rsidR="00682B40" w:rsidRPr="00EB74FF" w14:paraId="28186658" w14:textId="77777777" w:rsidTr="001C58BB">
        <w:trPr>
          <w:trHeight w:val="255"/>
        </w:trPr>
        <w:tc>
          <w:tcPr>
            <w:tcW w:w="494" w:type="dxa"/>
            <w:tcBorders>
              <w:top w:val="nil"/>
              <w:left w:val="single" w:sz="4" w:space="0" w:color="auto"/>
              <w:bottom w:val="single" w:sz="4" w:space="0" w:color="auto"/>
              <w:right w:val="single" w:sz="4" w:space="0" w:color="auto"/>
            </w:tcBorders>
          </w:tcPr>
          <w:p w14:paraId="4E0FF828" w14:textId="77777777" w:rsidR="00682B40" w:rsidRPr="00EB74FF" w:rsidRDefault="00682B40" w:rsidP="00682B40">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13</w:t>
            </w:r>
          </w:p>
        </w:tc>
        <w:tc>
          <w:tcPr>
            <w:tcW w:w="3559" w:type="dxa"/>
            <w:tcBorders>
              <w:top w:val="nil"/>
              <w:left w:val="single" w:sz="4" w:space="0" w:color="auto"/>
              <w:bottom w:val="single" w:sz="4" w:space="0" w:color="auto"/>
              <w:right w:val="single" w:sz="4" w:space="0" w:color="auto"/>
            </w:tcBorders>
            <w:shd w:val="clear" w:color="auto" w:fill="auto"/>
            <w:noWrap/>
          </w:tcPr>
          <w:p w14:paraId="55B00859" w14:textId="77777777" w:rsidR="00682B40" w:rsidRPr="00EB74FF" w:rsidRDefault="00682B40" w:rsidP="00682B40">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Beneficiary name</w:t>
            </w:r>
          </w:p>
        </w:tc>
        <w:tc>
          <w:tcPr>
            <w:tcW w:w="3240" w:type="dxa"/>
            <w:tcBorders>
              <w:top w:val="nil"/>
              <w:left w:val="nil"/>
              <w:bottom w:val="single" w:sz="4" w:space="0" w:color="auto"/>
              <w:right w:val="single" w:sz="4" w:space="0" w:color="auto"/>
            </w:tcBorders>
            <w:shd w:val="clear" w:color="auto" w:fill="auto"/>
            <w:noWrap/>
          </w:tcPr>
          <w:p w14:paraId="5D3D14CC" w14:textId="4B802BAB" w:rsidR="00682B40" w:rsidRPr="00EB74FF" w:rsidRDefault="00F244F0" w:rsidP="00682B40">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Transfer </w:t>
            </w:r>
            <w:r w:rsidR="00EE6A1F">
              <w:rPr>
                <w:rFonts w:asciiTheme="minorHAnsi" w:hAnsiTheme="minorHAnsi" w:cstheme="minorHAnsi"/>
                <w:color w:val="000000"/>
                <w:lang w:val="en-GB" w:eastAsia="en-GB"/>
              </w:rPr>
              <w:t>beneficiary name</w:t>
            </w:r>
          </w:p>
        </w:tc>
        <w:tc>
          <w:tcPr>
            <w:tcW w:w="3034" w:type="dxa"/>
            <w:tcBorders>
              <w:top w:val="nil"/>
              <w:left w:val="nil"/>
              <w:bottom w:val="single" w:sz="4" w:space="0" w:color="auto"/>
              <w:right w:val="single" w:sz="4" w:space="0" w:color="auto"/>
            </w:tcBorders>
          </w:tcPr>
          <w:p w14:paraId="0B53C77B" w14:textId="77777777" w:rsidR="00682B40" w:rsidRDefault="00682B40" w:rsidP="00682B40">
            <w:r w:rsidRPr="00033A60">
              <w:t>BENF_NAME</w:t>
            </w:r>
          </w:p>
        </w:tc>
      </w:tr>
    </w:tbl>
    <w:p w14:paraId="4B1AFB56" w14:textId="77777777" w:rsidR="00DC4998" w:rsidRPr="00E56EF1" w:rsidRDefault="00DC4998" w:rsidP="00DC4998">
      <w:pPr>
        <w:ind w:left="360"/>
        <w:jc w:val="both"/>
        <w:rPr>
          <w:rFonts w:asciiTheme="minorHAnsi" w:hAnsiTheme="minorHAnsi"/>
          <w:sz w:val="24"/>
          <w:szCs w:val="24"/>
        </w:rPr>
      </w:pPr>
    </w:p>
    <w:p w14:paraId="6528E303" w14:textId="77777777" w:rsidR="00DC4998" w:rsidRPr="00810B8C" w:rsidRDefault="00DC4998" w:rsidP="00DC4998">
      <w:pPr>
        <w:pStyle w:val="Heading3"/>
        <w:spacing w:before="360" w:after="360"/>
        <w:rPr>
          <w:b/>
          <w:bCs/>
        </w:rPr>
      </w:pPr>
      <w:bookmarkStart w:id="473" w:name="_Toc535244562"/>
      <w:r>
        <w:rPr>
          <w:b/>
          <w:bCs/>
          <w:lang w:val="en-US"/>
        </w:rPr>
        <w:t>Block Execution Response</w:t>
      </w:r>
      <w:bookmarkEnd w:id="473"/>
      <w:r>
        <w:rPr>
          <w:b/>
          <w:bCs/>
          <w:lang w:val="en-US"/>
        </w:rPr>
        <w:t xml:space="preserve"> </w:t>
      </w:r>
    </w:p>
    <w:tbl>
      <w:tblPr>
        <w:tblW w:w="10327" w:type="dxa"/>
        <w:tblInd w:w="-342" w:type="dxa"/>
        <w:tblLook w:val="04A0" w:firstRow="1" w:lastRow="0" w:firstColumn="1" w:lastColumn="0" w:noHBand="0" w:noVBand="1"/>
      </w:tblPr>
      <w:tblGrid>
        <w:gridCol w:w="494"/>
        <w:gridCol w:w="3559"/>
        <w:gridCol w:w="3240"/>
        <w:gridCol w:w="3034"/>
      </w:tblGrid>
      <w:tr w:rsidR="00DC4998" w:rsidRPr="00EB74FF" w14:paraId="248E50C5" w14:textId="77777777" w:rsidTr="00AE2DA9">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6C99E2F2" w14:textId="77777777" w:rsidR="00DC4998" w:rsidRPr="00EB74FF" w:rsidRDefault="00DC4998" w:rsidP="00AE2DA9">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66A45D97"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4AA7577A"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10D3B332" w14:textId="77777777" w:rsidR="00DC4998" w:rsidRPr="00EB74FF" w:rsidRDefault="00DC499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3D261D" w:rsidRPr="00EB74FF" w14:paraId="5E297501" w14:textId="77777777" w:rsidTr="00AE2DA9">
        <w:trPr>
          <w:trHeight w:val="255"/>
        </w:trPr>
        <w:tc>
          <w:tcPr>
            <w:tcW w:w="494" w:type="dxa"/>
            <w:tcBorders>
              <w:top w:val="nil"/>
              <w:left w:val="single" w:sz="4" w:space="0" w:color="auto"/>
              <w:bottom w:val="single" w:sz="4" w:space="0" w:color="auto"/>
              <w:right w:val="single" w:sz="4" w:space="0" w:color="auto"/>
            </w:tcBorders>
          </w:tcPr>
          <w:p w14:paraId="02BD539C" w14:textId="77777777" w:rsidR="003D261D" w:rsidRPr="00EB74FF" w:rsidRDefault="003D261D"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559" w:type="dxa"/>
            <w:tcBorders>
              <w:top w:val="nil"/>
              <w:left w:val="single" w:sz="4" w:space="0" w:color="auto"/>
              <w:bottom w:val="single" w:sz="4" w:space="0" w:color="auto"/>
              <w:right w:val="single" w:sz="4" w:space="0" w:color="auto"/>
            </w:tcBorders>
            <w:shd w:val="clear" w:color="auto" w:fill="auto"/>
            <w:noWrap/>
          </w:tcPr>
          <w:p w14:paraId="343D4A6F" w14:textId="77777777" w:rsidR="003D261D" w:rsidRPr="00EB74FF" w:rsidRDefault="003D261D"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Block execution response identifier</w:t>
            </w:r>
          </w:p>
        </w:tc>
        <w:tc>
          <w:tcPr>
            <w:tcW w:w="3240" w:type="dxa"/>
            <w:tcBorders>
              <w:top w:val="nil"/>
              <w:left w:val="nil"/>
              <w:bottom w:val="single" w:sz="4" w:space="0" w:color="auto"/>
              <w:right w:val="single" w:sz="4" w:space="0" w:color="auto"/>
            </w:tcBorders>
            <w:shd w:val="clear" w:color="auto" w:fill="auto"/>
            <w:noWrap/>
          </w:tcPr>
          <w:p w14:paraId="2E5D5819"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DB system generated primary key (PK) </w:t>
            </w:r>
          </w:p>
        </w:tc>
        <w:tc>
          <w:tcPr>
            <w:tcW w:w="3034" w:type="dxa"/>
            <w:tcBorders>
              <w:top w:val="nil"/>
              <w:left w:val="nil"/>
              <w:bottom w:val="single" w:sz="4" w:space="0" w:color="auto"/>
              <w:right w:val="single" w:sz="4" w:space="0" w:color="auto"/>
            </w:tcBorders>
          </w:tcPr>
          <w:p w14:paraId="4E098468" w14:textId="77777777" w:rsidR="003D261D" w:rsidRPr="00742810" w:rsidRDefault="003D261D" w:rsidP="003D261D">
            <w:r w:rsidRPr="00742810">
              <w:t>BLOCK_EXEC_RESP_ID</w:t>
            </w:r>
          </w:p>
        </w:tc>
      </w:tr>
      <w:tr w:rsidR="003D261D" w:rsidRPr="00EB74FF" w14:paraId="0EDAFF64" w14:textId="77777777" w:rsidTr="00AE2DA9">
        <w:trPr>
          <w:trHeight w:val="255"/>
        </w:trPr>
        <w:tc>
          <w:tcPr>
            <w:tcW w:w="494" w:type="dxa"/>
            <w:tcBorders>
              <w:top w:val="nil"/>
              <w:left w:val="single" w:sz="4" w:space="0" w:color="auto"/>
              <w:bottom w:val="single" w:sz="4" w:space="0" w:color="auto"/>
              <w:right w:val="single" w:sz="4" w:space="0" w:color="auto"/>
            </w:tcBorders>
          </w:tcPr>
          <w:p w14:paraId="777A7E6D" w14:textId="77777777" w:rsidR="003D261D" w:rsidRPr="00EB74FF" w:rsidRDefault="003D261D"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559" w:type="dxa"/>
            <w:tcBorders>
              <w:top w:val="nil"/>
              <w:left w:val="single" w:sz="4" w:space="0" w:color="auto"/>
              <w:bottom w:val="single" w:sz="4" w:space="0" w:color="auto"/>
              <w:right w:val="single" w:sz="4" w:space="0" w:color="auto"/>
            </w:tcBorders>
            <w:shd w:val="clear" w:color="auto" w:fill="auto"/>
            <w:noWrap/>
          </w:tcPr>
          <w:p w14:paraId="31511E59"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Executer service task identifier</w:t>
            </w:r>
          </w:p>
        </w:tc>
        <w:tc>
          <w:tcPr>
            <w:tcW w:w="3240" w:type="dxa"/>
            <w:tcBorders>
              <w:top w:val="nil"/>
              <w:left w:val="nil"/>
              <w:bottom w:val="single" w:sz="4" w:space="0" w:color="auto"/>
              <w:right w:val="single" w:sz="4" w:space="0" w:color="auto"/>
            </w:tcBorders>
            <w:shd w:val="clear" w:color="auto" w:fill="auto"/>
            <w:noWrap/>
          </w:tcPr>
          <w:p w14:paraId="100614D3" w14:textId="0F95E5FD" w:rsidR="003D261D" w:rsidRPr="00EB74FF" w:rsidRDefault="0097422C" w:rsidP="003D261D">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3034" w:type="dxa"/>
            <w:tcBorders>
              <w:top w:val="nil"/>
              <w:left w:val="nil"/>
              <w:bottom w:val="single" w:sz="4" w:space="0" w:color="auto"/>
              <w:right w:val="single" w:sz="4" w:space="0" w:color="auto"/>
            </w:tcBorders>
          </w:tcPr>
          <w:p w14:paraId="5459A9FC" w14:textId="77777777" w:rsidR="003D261D" w:rsidRPr="00742810" w:rsidRDefault="003D261D" w:rsidP="003D261D">
            <w:r w:rsidRPr="00742810">
              <w:t>EXETR_SRVC_TASK_ID</w:t>
            </w:r>
          </w:p>
        </w:tc>
      </w:tr>
      <w:tr w:rsidR="003D261D" w:rsidRPr="00EB74FF" w14:paraId="699FE2B2" w14:textId="77777777" w:rsidTr="003D261D">
        <w:trPr>
          <w:trHeight w:val="255"/>
        </w:trPr>
        <w:tc>
          <w:tcPr>
            <w:tcW w:w="494" w:type="dxa"/>
            <w:tcBorders>
              <w:top w:val="nil"/>
              <w:left w:val="single" w:sz="4" w:space="0" w:color="auto"/>
              <w:bottom w:val="single" w:sz="4" w:space="0" w:color="auto"/>
              <w:right w:val="single" w:sz="4" w:space="0" w:color="auto"/>
            </w:tcBorders>
          </w:tcPr>
          <w:p w14:paraId="028466D0" w14:textId="77777777" w:rsidR="003D261D" w:rsidRPr="00EB74FF" w:rsidRDefault="003D261D"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559" w:type="dxa"/>
            <w:tcBorders>
              <w:top w:val="nil"/>
              <w:left w:val="single" w:sz="4" w:space="0" w:color="auto"/>
              <w:bottom w:val="single" w:sz="4" w:space="0" w:color="auto"/>
              <w:right w:val="single" w:sz="4" w:space="0" w:color="auto"/>
            </w:tcBorders>
            <w:shd w:val="clear" w:color="auto" w:fill="auto"/>
            <w:noWrap/>
          </w:tcPr>
          <w:p w14:paraId="2C68F7FB"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name</w:t>
            </w:r>
          </w:p>
        </w:tc>
        <w:tc>
          <w:tcPr>
            <w:tcW w:w="3240" w:type="dxa"/>
            <w:tcBorders>
              <w:top w:val="nil"/>
              <w:left w:val="nil"/>
              <w:bottom w:val="single" w:sz="4" w:space="0" w:color="auto"/>
              <w:right w:val="single" w:sz="4" w:space="0" w:color="auto"/>
            </w:tcBorders>
            <w:shd w:val="clear" w:color="auto" w:fill="auto"/>
            <w:noWrap/>
          </w:tcPr>
          <w:p w14:paraId="51FE176D"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Blocked customer name</w:t>
            </w:r>
          </w:p>
        </w:tc>
        <w:tc>
          <w:tcPr>
            <w:tcW w:w="3034" w:type="dxa"/>
            <w:tcBorders>
              <w:top w:val="nil"/>
              <w:left w:val="nil"/>
              <w:bottom w:val="single" w:sz="4" w:space="0" w:color="auto"/>
              <w:right w:val="single" w:sz="4" w:space="0" w:color="auto"/>
            </w:tcBorders>
          </w:tcPr>
          <w:p w14:paraId="1BD586C5" w14:textId="77777777" w:rsidR="003D261D" w:rsidRPr="00742810" w:rsidRDefault="003D261D" w:rsidP="003D261D">
            <w:r w:rsidRPr="00742810">
              <w:t>CUST_NAME</w:t>
            </w:r>
          </w:p>
        </w:tc>
      </w:tr>
      <w:tr w:rsidR="003D261D" w:rsidRPr="00EB74FF" w14:paraId="0165855C" w14:textId="77777777" w:rsidTr="003D261D">
        <w:trPr>
          <w:trHeight w:val="255"/>
        </w:trPr>
        <w:tc>
          <w:tcPr>
            <w:tcW w:w="494" w:type="dxa"/>
            <w:tcBorders>
              <w:top w:val="single" w:sz="4" w:space="0" w:color="auto"/>
              <w:left w:val="single" w:sz="4" w:space="0" w:color="auto"/>
              <w:bottom w:val="single" w:sz="4" w:space="0" w:color="auto"/>
              <w:right w:val="single" w:sz="4" w:space="0" w:color="auto"/>
            </w:tcBorders>
          </w:tcPr>
          <w:p w14:paraId="35C8AA2B" w14:textId="77777777" w:rsidR="003D261D" w:rsidRPr="00EB74FF" w:rsidRDefault="003D261D"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6E3515D9"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identifier</w:t>
            </w:r>
          </w:p>
        </w:tc>
        <w:tc>
          <w:tcPr>
            <w:tcW w:w="3240" w:type="dxa"/>
            <w:tcBorders>
              <w:top w:val="single" w:sz="4" w:space="0" w:color="auto"/>
              <w:left w:val="nil"/>
              <w:bottom w:val="single" w:sz="4" w:space="0" w:color="auto"/>
              <w:right w:val="single" w:sz="4" w:space="0" w:color="auto"/>
            </w:tcBorders>
            <w:shd w:val="clear" w:color="auto" w:fill="auto"/>
            <w:noWrap/>
          </w:tcPr>
          <w:p w14:paraId="05942B0F"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Blocked customer identifier</w:t>
            </w:r>
          </w:p>
        </w:tc>
        <w:tc>
          <w:tcPr>
            <w:tcW w:w="3034" w:type="dxa"/>
            <w:tcBorders>
              <w:top w:val="single" w:sz="4" w:space="0" w:color="auto"/>
              <w:left w:val="nil"/>
              <w:bottom w:val="single" w:sz="4" w:space="0" w:color="auto"/>
              <w:right w:val="single" w:sz="4" w:space="0" w:color="auto"/>
            </w:tcBorders>
          </w:tcPr>
          <w:p w14:paraId="2044906E" w14:textId="77777777" w:rsidR="003D261D" w:rsidRPr="00742810" w:rsidRDefault="003D261D" w:rsidP="003D261D">
            <w:r w:rsidRPr="00742810">
              <w:t>CUST_ID</w:t>
            </w:r>
          </w:p>
        </w:tc>
      </w:tr>
      <w:tr w:rsidR="003D261D" w:rsidRPr="00EB74FF" w14:paraId="36D0538E" w14:textId="77777777" w:rsidTr="003D261D">
        <w:trPr>
          <w:trHeight w:val="255"/>
        </w:trPr>
        <w:tc>
          <w:tcPr>
            <w:tcW w:w="494" w:type="dxa"/>
            <w:tcBorders>
              <w:top w:val="single" w:sz="4" w:space="0" w:color="auto"/>
              <w:left w:val="single" w:sz="4" w:space="0" w:color="auto"/>
              <w:bottom w:val="single" w:sz="4" w:space="0" w:color="auto"/>
              <w:right w:val="single" w:sz="4" w:space="0" w:color="auto"/>
            </w:tcBorders>
          </w:tcPr>
          <w:p w14:paraId="2EB9D325" w14:textId="77777777" w:rsidR="003D261D" w:rsidRPr="00EB74FF" w:rsidRDefault="003D261D"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29E5F92D"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Customer identification type </w:t>
            </w:r>
          </w:p>
        </w:tc>
        <w:tc>
          <w:tcPr>
            <w:tcW w:w="3240" w:type="dxa"/>
            <w:tcBorders>
              <w:top w:val="single" w:sz="4" w:space="0" w:color="auto"/>
              <w:left w:val="nil"/>
              <w:bottom w:val="single" w:sz="4" w:space="0" w:color="auto"/>
              <w:right w:val="single" w:sz="4" w:space="0" w:color="auto"/>
            </w:tcBorders>
            <w:shd w:val="clear" w:color="auto" w:fill="auto"/>
            <w:noWrap/>
          </w:tcPr>
          <w:p w14:paraId="7695044E" w14:textId="5AAE8BD5" w:rsidR="003D261D" w:rsidRPr="00EB74FF" w:rsidRDefault="00E834F8"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Blocked </w:t>
            </w:r>
            <w:r w:rsidR="008D56AC">
              <w:rPr>
                <w:rFonts w:asciiTheme="minorHAnsi" w:hAnsiTheme="minorHAnsi" w:cstheme="minorHAnsi"/>
                <w:color w:val="000000"/>
                <w:lang w:val="en-GB" w:eastAsia="en-GB"/>
              </w:rPr>
              <w:t>customer identification type</w:t>
            </w:r>
          </w:p>
        </w:tc>
        <w:tc>
          <w:tcPr>
            <w:tcW w:w="3034" w:type="dxa"/>
            <w:tcBorders>
              <w:top w:val="single" w:sz="4" w:space="0" w:color="auto"/>
              <w:left w:val="nil"/>
              <w:bottom w:val="single" w:sz="4" w:space="0" w:color="auto"/>
              <w:right w:val="single" w:sz="4" w:space="0" w:color="auto"/>
            </w:tcBorders>
          </w:tcPr>
          <w:p w14:paraId="4DD31B6F" w14:textId="77777777" w:rsidR="003D261D" w:rsidRPr="00742810" w:rsidRDefault="003D261D" w:rsidP="003D261D">
            <w:r w:rsidRPr="00742810">
              <w:t>CUST_ID_TYPE</w:t>
            </w:r>
          </w:p>
        </w:tc>
      </w:tr>
      <w:tr w:rsidR="003D261D" w:rsidRPr="00EB74FF" w14:paraId="6EF4124C" w14:textId="77777777" w:rsidTr="003D261D">
        <w:trPr>
          <w:trHeight w:val="255"/>
        </w:trPr>
        <w:tc>
          <w:tcPr>
            <w:tcW w:w="494" w:type="dxa"/>
            <w:tcBorders>
              <w:top w:val="single" w:sz="4" w:space="0" w:color="auto"/>
              <w:left w:val="single" w:sz="4" w:space="0" w:color="auto"/>
              <w:bottom w:val="single" w:sz="4" w:space="0" w:color="auto"/>
              <w:right w:val="single" w:sz="4" w:space="0" w:color="auto"/>
            </w:tcBorders>
          </w:tcPr>
          <w:p w14:paraId="71224D71" w14:textId="77777777" w:rsidR="003D261D" w:rsidRPr="00EB74FF" w:rsidRDefault="003D261D"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lastRenderedPageBreak/>
              <w:t>6</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C01E69B"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nationality code</w:t>
            </w:r>
          </w:p>
        </w:tc>
        <w:tc>
          <w:tcPr>
            <w:tcW w:w="3240" w:type="dxa"/>
            <w:tcBorders>
              <w:top w:val="single" w:sz="4" w:space="0" w:color="auto"/>
              <w:left w:val="nil"/>
              <w:bottom w:val="single" w:sz="4" w:space="0" w:color="auto"/>
              <w:right w:val="single" w:sz="4" w:space="0" w:color="auto"/>
            </w:tcBorders>
            <w:shd w:val="clear" w:color="auto" w:fill="auto"/>
            <w:noWrap/>
          </w:tcPr>
          <w:p w14:paraId="7FF89A34"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Blocked customer nationality code</w:t>
            </w:r>
          </w:p>
        </w:tc>
        <w:tc>
          <w:tcPr>
            <w:tcW w:w="3034" w:type="dxa"/>
            <w:tcBorders>
              <w:top w:val="single" w:sz="4" w:space="0" w:color="auto"/>
              <w:left w:val="nil"/>
              <w:bottom w:val="single" w:sz="4" w:space="0" w:color="auto"/>
              <w:right w:val="single" w:sz="4" w:space="0" w:color="auto"/>
            </w:tcBorders>
          </w:tcPr>
          <w:p w14:paraId="7F40AB2E" w14:textId="77777777" w:rsidR="003D261D" w:rsidRPr="00742810" w:rsidRDefault="003D261D" w:rsidP="003D261D">
            <w:r w:rsidRPr="00742810">
              <w:t>CUST_NAT_CD</w:t>
            </w:r>
          </w:p>
        </w:tc>
      </w:tr>
      <w:tr w:rsidR="003D261D" w:rsidRPr="00EB74FF" w14:paraId="31CEC23F" w14:textId="77777777" w:rsidTr="003D261D">
        <w:trPr>
          <w:trHeight w:val="255"/>
        </w:trPr>
        <w:tc>
          <w:tcPr>
            <w:tcW w:w="494" w:type="dxa"/>
            <w:tcBorders>
              <w:top w:val="single" w:sz="4" w:space="0" w:color="auto"/>
              <w:left w:val="single" w:sz="4" w:space="0" w:color="auto"/>
              <w:bottom w:val="single" w:sz="4" w:space="0" w:color="auto"/>
              <w:right w:val="single" w:sz="4" w:space="0" w:color="auto"/>
            </w:tcBorders>
          </w:tcPr>
          <w:p w14:paraId="246EE0ED" w14:textId="77777777" w:rsidR="003D261D" w:rsidRPr="00EB74FF" w:rsidRDefault="003D261D"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7</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CB7AC8E"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Execution date and time</w:t>
            </w:r>
          </w:p>
        </w:tc>
        <w:tc>
          <w:tcPr>
            <w:tcW w:w="3240" w:type="dxa"/>
            <w:tcBorders>
              <w:top w:val="single" w:sz="4" w:space="0" w:color="auto"/>
              <w:left w:val="nil"/>
              <w:bottom w:val="single" w:sz="4" w:space="0" w:color="auto"/>
              <w:right w:val="single" w:sz="4" w:space="0" w:color="auto"/>
            </w:tcBorders>
            <w:shd w:val="clear" w:color="auto" w:fill="auto"/>
            <w:noWrap/>
          </w:tcPr>
          <w:p w14:paraId="3D638FDD"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Block execution date and time</w:t>
            </w:r>
          </w:p>
        </w:tc>
        <w:tc>
          <w:tcPr>
            <w:tcW w:w="3034" w:type="dxa"/>
            <w:tcBorders>
              <w:top w:val="single" w:sz="4" w:space="0" w:color="auto"/>
              <w:left w:val="nil"/>
              <w:bottom w:val="single" w:sz="4" w:space="0" w:color="auto"/>
              <w:right w:val="single" w:sz="4" w:space="0" w:color="auto"/>
            </w:tcBorders>
          </w:tcPr>
          <w:p w14:paraId="2F92E7AE" w14:textId="77777777" w:rsidR="003D261D" w:rsidRPr="00742810" w:rsidRDefault="003D261D" w:rsidP="003D261D">
            <w:r w:rsidRPr="00742810">
              <w:t>EXE_DATE_TIME</w:t>
            </w:r>
          </w:p>
        </w:tc>
      </w:tr>
      <w:tr w:rsidR="003D261D" w:rsidRPr="00EB74FF" w14:paraId="3A1B7744" w14:textId="77777777" w:rsidTr="003D261D">
        <w:trPr>
          <w:trHeight w:val="255"/>
        </w:trPr>
        <w:tc>
          <w:tcPr>
            <w:tcW w:w="494" w:type="dxa"/>
            <w:tcBorders>
              <w:top w:val="single" w:sz="4" w:space="0" w:color="auto"/>
              <w:left w:val="single" w:sz="4" w:space="0" w:color="auto"/>
              <w:bottom w:val="single" w:sz="4" w:space="0" w:color="auto"/>
              <w:right w:val="single" w:sz="4" w:space="0" w:color="auto"/>
            </w:tcBorders>
          </w:tcPr>
          <w:p w14:paraId="63FEC207" w14:textId="77777777" w:rsidR="003D261D" w:rsidRPr="00EB74FF" w:rsidRDefault="003D261D"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8</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3F6669E6"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Total amount</w:t>
            </w:r>
          </w:p>
        </w:tc>
        <w:tc>
          <w:tcPr>
            <w:tcW w:w="3240" w:type="dxa"/>
            <w:tcBorders>
              <w:top w:val="single" w:sz="4" w:space="0" w:color="auto"/>
              <w:left w:val="nil"/>
              <w:bottom w:val="single" w:sz="4" w:space="0" w:color="auto"/>
              <w:right w:val="single" w:sz="4" w:space="0" w:color="auto"/>
            </w:tcBorders>
            <w:shd w:val="clear" w:color="auto" w:fill="auto"/>
            <w:noWrap/>
          </w:tcPr>
          <w:p w14:paraId="56F970D9"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Total blocked amount</w:t>
            </w:r>
          </w:p>
        </w:tc>
        <w:tc>
          <w:tcPr>
            <w:tcW w:w="3034" w:type="dxa"/>
            <w:tcBorders>
              <w:top w:val="single" w:sz="4" w:space="0" w:color="auto"/>
              <w:left w:val="nil"/>
              <w:bottom w:val="single" w:sz="4" w:space="0" w:color="auto"/>
              <w:right w:val="single" w:sz="4" w:space="0" w:color="auto"/>
            </w:tcBorders>
          </w:tcPr>
          <w:p w14:paraId="3A6B1BEF" w14:textId="77777777" w:rsidR="003D261D" w:rsidRPr="00742810" w:rsidRDefault="003D261D" w:rsidP="003D261D">
            <w:r w:rsidRPr="00742810">
              <w:t>TOTAL_AMT</w:t>
            </w:r>
          </w:p>
        </w:tc>
      </w:tr>
      <w:tr w:rsidR="003D261D" w:rsidRPr="00EB74FF" w14:paraId="24E81262" w14:textId="77777777" w:rsidTr="003D261D">
        <w:trPr>
          <w:trHeight w:val="255"/>
        </w:trPr>
        <w:tc>
          <w:tcPr>
            <w:tcW w:w="494" w:type="dxa"/>
            <w:tcBorders>
              <w:top w:val="single" w:sz="4" w:space="0" w:color="auto"/>
              <w:left w:val="single" w:sz="4" w:space="0" w:color="auto"/>
              <w:bottom w:val="single" w:sz="4" w:space="0" w:color="auto"/>
              <w:right w:val="single" w:sz="4" w:space="0" w:color="auto"/>
            </w:tcBorders>
          </w:tcPr>
          <w:p w14:paraId="4ABB4491" w14:textId="77777777" w:rsidR="003D261D" w:rsidRPr="00EB74FF" w:rsidRDefault="003D261D"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9</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0D4258DA"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Pending amount</w:t>
            </w:r>
          </w:p>
        </w:tc>
        <w:tc>
          <w:tcPr>
            <w:tcW w:w="3240" w:type="dxa"/>
            <w:tcBorders>
              <w:top w:val="single" w:sz="4" w:space="0" w:color="auto"/>
              <w:left w:val="nil"/>
              <w:bottom w:val="single" w:sz="4" w:space="0" w:color="auto"/>
              <w:right w:val="single" w:sz="4" w:space="0" w:color="auto"/>
            </w:tcBorders>
            <w:shd w:val="clear" w:color="auto" w:fill="auto"/>
            <w:noWrap/>
          </w:tcPr>
          <w:p w14:paraId="4557656F" w14:textId="77777777" w:rsidR="003D261D" w:rsidRPr="00EB74FF" w:rsidRDefault="008D56AC" w:rsidP="003D261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Pending blocked amount</w:t>
            </w:r>
          </w:p>
        </w:tc>
        <w:tc>
          <w:tcPr>
            <w:tcW w:w="3034" w:type="dxa"/>
            <w:tcBorders>
              <w:top w:val="single" w:sz="4" w:space="0" w:color="auto"/>
              <w:left w:val="nil"/>
              <w:bottom w:val="single" w:sz="4" w:space="0" w:color="auto"/>
              <w:right w:val="single" w:sz="4" w:space="0" w:color="auto"/>
            </w:tcBorders>
          </w:tcPr>
          <w:p w14:paraId="44DB1CAE" w14:textId="77777777" w:rsidR="003D261D" w:rsidRDefault="003D261D" w:rsidP="003D261D">
            <w:r w:rsidRPr="00742810">
              <w:t>PENDING_AMT</w:t>
            </w:r>
          </w:p>
        </w:tc>
      </w:tr>
    </w:tbl>
    <w:p w14:paraId="761604E7" w14:textId="77777777" w:rsidR="00DC4998" w:rsidRPr="00810B8C" w:rsidRDefault="00DC4998" w:rsidP="00DC4998">
      <w:pPr>
        <w:pStyle w:val="Heading3"/>
        <w:spacing w:before="360" w:after="360"/>
        <w:rPr>
          <w:b/>
          <w:bCs/>
        </w:rPr>
      </w:pPr>
      <w:bookmarkStart w:id="474" w:name="_Toc535244563"/>
      <w:r>
        <w:rPr>
          <w:b/>
          <w:bCs/>
          <w:lang w:val="en-US"/>
        </w:rPr>
        <w:t>Deny Execution Request</w:t>
      </w:r>
      <w:bookmarkEnd w:id="474"/>
    </w:p>
    <w:tbl>
      <w:tblPr>
        <w:tblW w:w="10327" w:type="dxa"/>
        <w:tblInd w:w="-342" w:type="dxa"/>
        <w:tblLook w:val="04A0" w:firstRow="1" w:lastRow="0" w:firstColumn="1" w:lastColumn="0" w:noHBand="0" w:noVBand="1"/>
      </w:tblPr>
      <w:tblGrid>
        <w:gridCol w:w="494"/>
        <w:gridCol w:w="3559"/>
        <w:gridCol w:w="3240"/>
        <w:gridCol w:w="3034"/>
      </w:tblGrid>
      <w:tr w:rsidR="00DC4998" w:rsidRPr="00EB74FF" w14:paraId="7067FC82" w14:textId="77777777" w:rsidTr="00AE2DA9">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45C700D0" w14:textId="77777777" w:rsidR="00DC4998" w:rsidRPr="00EB74FF" w:rsidRDefault="00DC4998" w:rsidP="00AE2DA9">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7E76FECE"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361A1D79"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22E96F85" w14:textId="77777777" w:rsidR="00DC4998" w:rsidRPr="00EB74FF" w:rsidRDefault="00DC499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661BD1" w:rsidRPr="00EB74FF" w14:paraId="56C9E481" w14:textId="77777777" w:rsidTr="00AE2DA9">
        <w:trPr>
          <w:trHeight w:val="255"/>
        </w:trPr>
        <w:tc>
          <w:tcPr>
            <w:tcW w:w="494" w:type="dxa"/>
            <w:tcBorders>
              <w:top w:val="nil"/>
              <w:left w:val="single" w:sz="4" w:space="0" w:color="auto"/>
              <w:bottom w:val="single" w:sz="4" w:space="0" w:color="auto"/>
              <w:right w:val="single" w:sz="4" w:space="0" w:color="auto"/>
            </w:tcBorders>
          </w:tcPr>
          <w:p w14:paraId="604EF419" w14:textId="77777777" w:rsidR="00661BD1" w:rsidRPr="00EB74FF" w:rsidRDefault="00661BD1" w:rsidP="00661BD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559" w:type="dxa"/>
            <w:tcBorders>
              <w:top w:val="nil"/>
              <w:left w:val="single" w:sz="4" w:space="0" w:color="auto"/>
              <w:bottom w:val="single" w:sz="4" w:space="0" w:color="auto"/>
              <w:right w:val="single" w:sz="4" w:space="0" w:color="auto"/>
            </w:tcBorders>
            <w:shd w:val="clear" w:color="auto" w:fill="auto"/>
            <w:noWrap/>
          </w:tcPr>
          <w:p w14:paraId="4FF73A13" w14:textId="77777777" w:rsidR="00661BD1" w:rsidRPr="00EB74FF" w:rsidRDefault="00661BD1" w:rsidP="00661BD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Deny execution request identifier</w:t>
            </w:r>
          </w:p>
        </w:tc>
        <w:tc>
          <w:tcPr>
            <w:tcW w:w="3240" w:type="dxa"/>
            <w:tcBorders>
              <w:top w:val="nil"/>
              <w:left w:val="nil"/>
              <w:bottom w:val="single" w:sz="4" w:space="0" w:color="auto"/>
              <w:right w:val="single" w:sz="4" w:space="0" w:color="auto"/>
            </w:tcBorders>
            <w:shd w:val="clear" w:color="auto" w:fill="auto"/>
            <w:noWrap/>
          </w:tcPr>
          <w:p w14:paraId="5A7BC052" w14:textId="77777777" w:rsidR="00661BD1" w:rsidRPr="00EB74FF" w:rsidRDefault="00661BD1" w:rsidP="00661BD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3034" w:type="dxa"/>
            <w:tcBorders>
              <w:top w:val="nil"/>
              <w:left w:val="nil"/>
              <w:bottom w:val="single" w:sz="4" w:space="0" w:color="auto"/>
              <w:right w:val="single" w:sz="4" w:space="0" w:color="auto"/>
            </w:tcBorders>
          </w:tcPr>
          <w:p w14:paraId="588DE653" w14:textId="77777777" w:rsidR="00661BD1" w:rsidRPr="00AB6000" w:rsidRDefault="00661BD1" w:rsidP="00661BD1">
            <w:r w:rsidRPr="00AB6000">
              <w:t>DENY_EXEC_REQST_ID</w:t>
            </w:r>
          </w:p>
        </w:tc>
      </w:tr>
      <w:tr w:rsidR="00661BD1" w:rsidRPr="00EB74FF" w14:paraId="78311887" w14:textId="77777777" w:rsidTr="00AE2DA9">
        <w:trPr>
          <w:trHeight w:val="255"/>
        </w:trPr>
        <w:tc>
          <w:tcPr>
            <w:tcW w:w="494" w:type="dxa"/>
            <w:tcBorders>
              <w:top w:val="nil"/>
              <w:left w:val="single" w:sz="4" w:space="0" w:color="auto"/>
              <w:bottom w:val="single" w:sz="4" w:space="0" w:color="auto"/>
              <w:right w:val="single" w:sz="4" w:space="0" w:color="auto"/>
            </w:tcBorders>
          </w:tcPr>
          <w:p w14:paraId="1A50075A" w14:textId="77777777" w:rsidR="00661BD1" w:rsidRPr="00EB74FF" w:rsidRDefault="00661BD1" w:rsidP="00661BD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559" w:type="dxa"/>
            <w:tcBorders>
              <w:top w:val="nil"/>
              <w:left w:val="single" w:sz="4" w:space="0" w:color="auto"/>
              <w:bottom w:val="single" w:sz="4" w:space="0" w:color="auto"/>
              <w:right w:val="single" w:sz="4" w:space="0" w:color="auto"/>
            </w:tcBorders>
            <w:shd w:val="clear" w:color="auto" w:fill="auto"/>
            <w:noWrap/>
          </w:tcPr>
          <w:p w14:paraId="0B36BD0C" w14:textId="77777777" w:rsidR="00661BD1" w:rsidRPr="00EB74FF" w:rsidRDefault="00661BD1" w:rsidP="00661BD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Agency service request identifier</w:t>
            </w:r>
          </w:p>
        </w:tc>
        <w:tc>
          <w:tcPr>
            <w:tcW w:w="3240" w:type="dxa"/>
            <w:tcBorders>
              <w:top w:val="nil"/>
              <w:left w:val="nil"/>
              <w:bottom w:val="single" w:sz="4" w:space="0" w:color="auto"/>
              <w:right w:val="single" w:sz="4" w:space="0" w:color="auto"/>
            </w:tcBorders>
            <w:shd w:val="clear" w:color="auto" w:fill="auto"/>
            <w:noWrap/>
          </w:tcPr>
          <w:p w14:paraId="4DFF356C" w14:textId="0C8B65A3" w:rsidR="00661BD1" w:rsidRPr="00EB74FF" w:rsidRDefault="0097422C" w:rsidP="00661BD1">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3034" w:type="dxa"/>
            <w:tcBorders>
              <w:top w:val="nil"/>
              <w:left w:val="nil"/>
              <w:bottom w:val="single" w:sz="4" w:space="0" w:color="auto"/>
              <w:right w:val="single" w:sz="4" w:space="0" w:color="auto"/>
            </w:tcBorders>
          </w:tcPr>
          <w:p w14:paraId="52B155B0" w14:textId="77777777" w:rsidR="00661BD1" w:rsidRPr="00AB6000" w:rsidRDefault="00661BD1" w:rsidP="00661BD1">
            <w:r w:rsidRPr="00AB6000">
              <w:t>AGCY_SRVC_REQST_ID</w:t>
            </w:r>
          </w:p>
        </w:tc>
      </w:tr>
      <w:tr w:rsidR="00661BD1" w:rsidRPr="00EB74FF" w14:paraId="70C20C0A" w14:textId="77777777" w:rsidTr="00AE2DA9">
        <w:trPr>
          <w:trHeight w:val="255"/>
        </w:trPr>
        <w:tc>
          <w:tcPr>
            <w:tcW w:w="494" w:type="dxa"/>
            <w:tcBorders>
              <w:top w:val="nil"/>
              <w:left w:val="single" w:sz="4" w:space="0" w:color="auto"/>
              <w:bottom w:val="single" w:sz="4" w:space="0" w:color="auto"/>
              <w:right w:val="single" w:sz="4" w:space="0" w:color="auto"/>
            </w:tcBorders>
          </w:tcPr>
          <w:p w14:paraId="0E86D9D9" w14:textId="77777777" w:rsidR="00661BD1" w:rsidRPr="00EB74FF" w:rsidRDefault="00661BD1" w:rsidP="00661BD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559" w:type="dxa"/>
            <w:tcBorders>
              <w:top w:val="nil"/>
              <w:left w:val="single" w:sz="4" w:space="0" w:color="auto"/>
              <w:bottom w:val="single" w:sz="4" w:space="0" w:color="auto"/>
              <w:right w:val="single" w:sz="4" w:space="0" w:color="auto"/>
            </w:tcBorders>
            <w:shd w:val="clear" w:color="auto" w:fill="auto"/>
            <w:noWrap/>
          </w:tcPr>
          <w:p w14:paraId="66601566" w14:textId="77777777" w:rsidR="00661BD1" w:rsidRPr="00EB74FF" w:rsidRDefault="00661BD1" w:rsidP="00661BD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Decision number</w:t>
            </w:r>
          </w:p>
        </w:tc>
        <w:tc>
          <w:tcPr>
            <w:tcW w:w="3240" w:type="dxa"/>
            <w:tcBorders>
              <w:top w:val="nil"/>
              <w:left w:val="nil"/>
              <w:bottom w:val="single" w:sz="4" w:space="0" w:color="auto"/>
              <w:right w:val="single" w:sz="4" w:space="0" w:color="auto"/>
            </w:tcBorders>
            <w:shd w:val="clear" w:color="auto" w:fill="auto"/>
            <w:noWrap/>
          </w:tcPr>
          <w:p w14:paraId="0F21D368" w14:textId="77777777" w:rsidR="00661BD1" w:rsidRPr="00EB74FF" w:rsidRDefault="00661BD1" w:rsidP="00661BD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Deny decision number</w:t>
            </w:r>
          </w:p>
        </w:tc>
        <w:tc>
          <w:tcPr>
            <w:tcW w:w="3034" w:type="dxa"/>
            <w:tcBorders>
              <w:top w:val="nil"/>
              <w:left w:val="nil"/>
              <w:bottom w:val="single" w:sz="4" w:space="0" w:color="auto"/>
              <w:right w:val="single" w:sz="4" w:space="0" w:color="auto"/>
            </w:tcBorders>
          </w:tcPr>
          <w:p w14:paraId="1FB7FF18" w14:textId="77777777" w:rsidR="00661BD1" w:rsidRPr="00AB6000" w:rsidRDefault="00661BD1" w:rsidP="00661BD1">
            <w:r w:rsidRPr="00AB6000">
              <w:t>DECISION_NUMBER</w:t>
            </w:r>
          </w:p>
        </w:tc>
      </w:tr>
      <w:tr w:rsidR="00661BD1" w:rsidRPr="00EB74FF" w14:paraId="57A20D7A" w14:textId="77777777" w:rsidTr="00AE2DA9">
        <w:trPr>
          <w:trHeight w:val="255"/>
        </w:trPr>
        <w:tc>
          <w:tcPr>
            <w:tcW w:w="494" w:type="dxa"/>
            <w:tcBorders>
              <w:top w:val="nil"/>
              <w:left w:val="single" w:sz="4" w:space="0" w:color="auto"/>
              <w:bottom w:val="single" w:sz="4" w:space="0" w:color="auto"/>
              <w:right w:val="single" w:sz="4" w:space="0" w:color="auto"/>
            </w:tcBorders>
          </w:tcPr>
          <w:p w14:paraId="5F54D10B" w14:textId="77777777" w:rsidR="00661BD1" w:rsidRPr="00EB74FF" w:rsidRDefault="00661BD1" w:rsidP="00661BD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559" w:type="dxa"/>
            <w:tcBorders>
              <w:top w:val="nil"/>
              <w:left w:val="single" w:sz="4" w:space="0" w:color="auto"/>
              <w:bottom w:val="single" w:sz="4" w:space="0" w:color="auto"/>
              <w:right w:val="single" w:sz="4" w:space="0" w:color="auto"/>
            </w:tcBorders>
            <w:shd w:val="clear" w:color="auto" w:fill="auto"/>
            <w:noWrap/>
          </w:tcPr>
          <w:p w14:paraId="53E4851C" w14:textId="77777777" w:rsidR="00661BD1" w:rsidRPr="00EB74FF" w:rsidRDefault="00661BD1" w:rsidP="00661BD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Decision issuing date</w:t>
            </w:r>
          </w:p>
        </w:tc>
        <w:tc>
          <w:tcPr>
            <w:tcW w:w="3240" w:type="dxa"/>
            <w:tcBorders>
              <w:top w:val="nil"/>
              <w:left w:val="nil"/>
              <w:bottom w:val="single" w:sz="4" w:space="0" w:color="auto"/>
              <w:right w:val="single" w:sz="4" w:space="0" w:color="auto"/>
            </w:tcBorders>
            <w:shd w:val="clear" w:color="auto" w:fill="auto"/>
            <w:noWrap/>
          </w:tcPr>
          <w:p w14:paraId="00D37584" w14:textId="77777777" w:rsidR="00661BD1" w:rsidRPr="00EB74FF" w:rsidRDefault="00661BD1" w:rsidP="00661BD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Deny decision issuing date</w:t>
            </w:r>
          </w:p>
        </w:tc>
        <w:tc>
          <w:tcPr>
            <w:tcW w:w="3034" w:type="dxa"/>
            <w:tcBorders>
              <w:top w:val="nil"/>
              <w:left w:val="nil"/>
              <w:bottom w:val="single" w:sz="4" w:space="0" w:color="auto"/>
              <w:right w:val="single" w:sz="4" w:space="0" w:color="auto"/>
            </w:tcBorders>
          </w:tcPr>
          <w:p w14:paraId="4B500379" w14:textId="77777777" w:rsidR="00661BD1" w:rsidRDefault="00661BD1" w:rsidP="00661BD1">
            <w:r w:rsidRPr="00AB6000">
              <w:t>DECISION_ISSUE_DATE</w:t>
            </w:r>
          </w:p>
        </w:tc>
      </w:tr>
    </w:tbl>
    <w:p w14:paraId="7EEBE26D" w14:textId="77777777" w:rsidR="00DC4998" w:rsidRPr="00E56EF1" w:rsidRDefault="00DC4998" w:rsidP="00DC4998">
      <w:pPr>
        <w:ind w:left="360"/>
        <w:jc w:val="both"/>
        <w:rPr>
          <w:rFonts w:asciiTheme="minorHAnsi" w:hAnsiTheme="minorHAnsi"/>
          <w:sz w:val="24"/>
          <w:szCs w:val="24"/>
        </w:rPr>
      </w:pPr>
    </w:p>
    <w:p w14:paraId="3A5A5906" w14:textId="77777777" w:rsidR="00DC4998" w:rsidRPr="00810B8C" w:rsidRDefault="00DC4998" w:rsidP="00DC4998">
      <w:pPr>
        <w:pStyle w:val="Heading3"/>
        <w:spacing w:before="360" w:after="360"/>
        <w:rPr>
          <w:b/>
          <w:bCs/>
        </w:rPr>
      </w:pPr>
      <w:bookmarkStart w:id="475" w:name="_Toc535244564"/>
      <w:r>
        <w:rPr>
          <w:b/>
          <w:bCs/>
          <w:lang w:val="en-US"/>
        </w:rPr>
        <w:t>Deny Execution Response</w:t>
      </w:r>
      <w:bookmarkEnd w:id="475"/>
      <w:r>
        <w:rPr>
          <w:b/>
          <w:bCs/>
          <w:lang w:val="en-US"/>
        </w:rPr>
        <w:t xml:space="preserve"> </w:t>
      </w:r>
    </w:p>
    <w:tbl>
      <w:tblPr>
        <w:tblW w:w="10327" w:type="dxa"/>
        <w:tblInd w:w="-342" w:type="dxa"/>
        <w:tblLook w:val="04A0" w:firstRow="1" w:lastRow="0" w:firstColumn="1" w:lastColumn="0" w:noHBand="0" w:noVBand="1"/>
      </w:tblPr>
      <w:tblGrid>
        <w:gridCol w:w="494"/>
        <w:gridCol w:w="3559"/>
        <w:gridCol w:w="3240"/>
        <w:gridCol w:w="3034"/>
      </w:tblGrid>
      <w:tr w:rsidR="00DC4998" w:rsidRPr="00EB74FF" w14:paraId="64B76599" w14:textId="77777777" w:rsidTr="00AE2DA9">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37160489" w14:textId="77777777" w:rsidR="00DC4998" w:rsidRPr="00EB74FF" w:rsidRDefault="00DC4998" w:rsidP="00AE2DA9">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62B8CEF0"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66E7BEDA"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6391A016" w14:textId="77777777" w:rsidR="00DC4998" w:rsidRPr="00EB74FF" w:rsidRDefault="00DC499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060A32" w:rsidRPr="00EB74FF" w14:paraId="2774D79B" w14:textId="77777777" w:rsidTr="00AE2DA9">
        <w:trPr>
          <w:trHeight w:val="255"/>
        </w:trPr>
        <w:tc>
          <w:tcPr>
            <w:tcW w:w="494" w:type="dxa"/>
            <w:tcBorders>
              <w:top w:val="nil"/>
              <w:left w:val="single" w:sz="4" w:space="0" w:color="auto"/>
              <w:bottom w:val="single" w:sz="4" w:space="0" w:color="auto"/>
              <w:right w:val="single" w:sz="4" w:space="0" w:color="auto"/>
            </w:tcBorders>
          </w:tcPr>
          <w:p w14:paraId="6AC19737"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559" w:type="dxa"/>
            <w:tcBorders>
              <w:top w:val="nil"/>
              <w:left w:val="single" w:sz="4" w:space="0" w:color="auto"/>
              <w:bottom w:val="single" w:sz="4" w:space="0" w:color="auto"/>
              <w:right w:val="single" w:sz="4" w:space="0" w:color="auto"/>
            </w:tcBorders>
            <w:shd w:val="clear" w:color="auto" w:fill="auto"/>
            <w:noWrap/>
          </w:tcPr>
          <w:p w14:paraId="1FD303C1"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Deny execution response identification</w:t>
            </w:r>
          </w:p>
        </w:tc>
        <w:tc>
          <w:tcPr>
            <w:tcW w:w="3240" w:type="dxa"/>
            <w:tcBorders>
              <w:top w:val="nil"/>
              <w:left w:val="nil"/>
              <w:bottom w:val="single" w:sz="4" w:space="0" w:color="auto"/>
              <w:right w:val="single" w:sz="4" w:space="0" w:color="auto"/>
            </w:tcBorders>
            <w:shd w:val="clear" w:color="auto" w:fill="auto"/>
            <w:noWrap/>
          </w:tcPr>
          <w:p w14:paraId="7D43D6BB"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3034" w:type="dxa"/>
            <w:tcBorders>
              <w:top w:val="nil"/>
              <w:left w:val="nil"/>
              <w:bottom w:val="single" w:sz="4" w:space="0" w:color="auto"/>
              <w:right w:val="single" w:sz="4" w:space="0" w:color="auto"/>
            </w:tcBorders>
          </w:tcPr>
          <w:p w14:paraId="2E91B90C" w14:textId="77777777" w:rsidR="00060A32" w:rsidRPr="003275BD" w:rsidRDefault="00060A32" w:rsidP="00060A32">
            <w:r w:rsidRPr="003275BD">
              <w:t>DENY_EXEC_RESP_ID</w:t>
            </w:r>
          </w:p>
        </w:tc>
      </w:tr>
      <w:tr w:rsidR="00060A32" w:rsidRPr="00EB74FF" w14:paraId="1201CBB7" w14:textId="77777777" w:rsidTr="00AE2DA9">
        <w:trPr>
          <w:trHeight w:val="255"/>
        </w:trPr>
        <w:tc>
          <w:tcPr>
            <w:tcW w:w="494" w:type="dxa"/>
            <w:tcBorders>
              <w:top w:val="nil"/>
              <w:left w:val="single" w:sz="4" w:space="0" w:color="auto"/>
              <w:bottom w:val="single" w:sz="4" w:space="0" w:color="auto"/>
              <w:right w:val="single" w:sz="4" w:space="0" w:color="auto"/>
            </w:tcBorders>
          </w:tcPr>
          <w:p w14:paraId="48800B68"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559" w:type="dxa"/>
            <w:tcBorders>
              <w:top w:val="nil"/>
              <w:left w:val="single" w:sz="4" w:space="0" w:color="auto"/>
              <w:bottom w:val="single" w:sz="4" w:space="0" w:color="auto"/>
              <w:right w:val="single" w:sz="4" w:space="0" w:color="auto"/>
            </w:tcBorders>
            <w:shd w:val="clear" w:color="auto" w:fill="auto"/>
            <w:noWrap/>
          </w:tcPr>
          <w:p w14:paraId="7342742A"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Executor service task identification</w:t>
            </w:r>
          </w:p>
        </w:tc>
        <w:tc>
          <w:tcPr>
            <w:tcW w:w="3240" w:type="dxa"/>
            <w:tcBorders>
              <w:top w:val="nil"/>
              <w:left w:val="nil"/>
              <w:bottom w:val="single" w:sz="4" w:space="0" w:color="auto"/>
              <w:right w:val="single" w:sz="4" w:space="0" w:color="auto"/>
            </w:tcBorders>
            <w:shd w:val="clear" w:color="auto" w:fill="auto"/>
            <w:noWrap/>
          </w:tcPr>
          <w:p w14:paraId="576F51DD" w14:textId="4537937A" w:rsidR="00060A32" w:rsidRPr="00EB74FF" w:rsidRDefault="0097422C" w:rsidP="00060A3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3034" w:type="dxa"/>
            <w:tcBorders>
              <w:top w:val="nil"/>
              <w:left w:val="nil"/>
              <w:bottom w:val="single" w:sz="4" w:space="0" w:color="auto"/>
              <w:right w:val="single" w:sz="4" w:space="0" w:color="auto"/>
            </w:tcBorders>
          </w:tcPr>
          <w:p w14:paraId="64A4669F" w14:textId="77777777" w:rsidR="00060A32" w:rsidRPr="003275BD" w:rsidRDefault="00060A32" w:rsidP="00060A32">
            <w:r w:rsidRPr="003275BD">
              <w:t>EXETR_SRVC_TASK_ID</w:t>
            </w:r>
          </w:p>
        </w:tc>
      </w:tr>
      <w:tr w:rsidR="00060A32" w:rsidRPr="00EB74FF" w14:paraId="3949EB76" w14:textId="77777777" w:rsidTr="00AE2DA9">
        <w:trPr>
          <w:trHeight w:val="255"/>
        </w:trPr>
        <w:tc>
          <w:tcPr>
            <w:tcW w:w="494" w:type="dxa"/>
            <w:tcBorders>
              <w:top w:val="nil"/>
              <w:left w:val="single" w:sz="4" w:space="0" w:color="auto"/>
              <w:bottom w:val="single" w:sz="4" w:space="0" w:color="auto"/>
              <w:right w:val="single" w:sz="4" w:space="0" w:color="auto"/>
            </w:tcBorders>
          </w:tcPr>
          <w:p w14:paraId="69F0D8CF"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559" w:type="dxa"/>
            <w:tcBorders>
              <w:top w:val="nil"/>
              <w:left w:val="single" w:sz="4" w:space="0" w:color="auto"/>
              <w:bottom w:val="single" w:sz="4" w:space="0" w:color="auto"/>
              <w:right w:val="single" w:sz="4" w:space="0" w:color="auto"/>
            </w:tcBorders>
            <w:shd w:val="clear" w:color="auto" w:fill="auto"/>
            <w:noWrap/>
          </w:tcPr>
          <w:p w14:paraId="57BA7948"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name</w:t>
            </w:r>
          </w:p>
        </w:tc>
        <w:tc>
          <w:tcPr>
            <w:tcW w:w="3240" w:type="dxa"/>
            <w:tcBorders>
              <w:top w:val="nil"/>
              <w:left w:val="nil"/>
              <w:bottom w:val="single" w:sz="4" w:space="0" w:color="auto"/>
              <w:right w:val="single" w:sz="4" w:space="0" w:color="auto"/>
            </w:tcBorders>
            <w:shd w:val="clear" w:color="auto" w:fill="auto"/>
            <w:noWrap/>
          </w:tcPr>
          <w:p w14:paraId="27CB9134"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Denied customer name</w:t>
            </w:r>
          </w:p>
        </w:tc>
        <w:tc>
          <w:tcPr>
            <w:tcW w:w="3034" w:type="dxa"/>
            <w:tcBorders>
              <w:top w:val="nil"/>
              <w:left w:val="nil"/>
              <w:bottom w:val="single" w:sz="4" w:space="0" w:color="auto"/>
              <w:right w:val="single" w:sz="4" w:space="0" w:color="auto"/>
            </w:tcBorders>
          </w:tcPr>
          <w:p w14:paraId="478E4DC2" w14:textId="77777777" w:rsidR="00060A32" w:rsidRPr="003275BD" w:rsidRDefault="00060A32" w:rsidP="00060A32">
            <w:r w:rsidRPr="003275BD">
              <w:t>CUST_NAME</w:t>
            </w:r>
          </w:p>
        </w:tc>
      </w:tr>
      <w:tr w:rsidR="00060A32" w:rsidRPr="00EB74FF" w14:paraId="49FC2B52" w14:textId="77777777" w:rsidTr="00060A32">
        <w:trPr>
          <w:trHeight w:val="255"/>
        </w:trPr>
        <w:tc>
          <w:tcPr>
            <w:tcW w:w="494" w:type="dxa"/>
            <w:tcBorders>
              <w:top w:val="nil"/>
              <w:left w:val="single" w:sz="4" w:space="0" w:color="auto"/>
              <w:bottom w:val="single" w:sz="4" w:space="0" w:color="auto"/>
              <w:right w:val="single" w:sz="4" w:space="0" w:color="auto"/>
            </w:tcBorders>
          </w:tcPr>
          <w:p w14:paraId="63DADB7E"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559" w:type="dxa"/>
            <w:tcBorders>
              <w:top w:val="nil"/>
              <w:left w:val="single" w:sz="4" w:space="0" w:color="auto"/>
              <w:bottom w:val="single" w:sz="4" w:space="0" w:color="auto"/>
              <w:right w:val="single" w:sz="4" w:space="0" w:color="auto"/>
            </w:tcBorders>
            <w:shd w:val="clear" w:color="auto" w:fill="auto"/>
            <w:noWrap/>
          </w:tcPr>
          <w:p w14:paraId="5E235181"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identifier</w:t>
            </w:r>
          </w:p>
        </w:tc>
        <w:tc>
          <w:tcPr>
            <w:tcW w:w="3240" w:type="dxa"/>
            <w:tcBorders>
              <w:top w:val="nil"/>
              <w:left w:val="nil"/>
              <w:bottom w:val="single" w:sz="4" w:space="0" w:color="auto"/>
              <w:right w:val="single" w:sz="4" w:space="0" w:color="auto"/>
            </w:tcBorders>
            <w:shd w:val="clear" w:color="auto" w:fill="auto"/>
            <w:noWrap/>
          </w:tcPr>
          <w:p w14:paraId="0BFAAED0"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Denied customer identifier</w:t>
            </w:r>
          </w:p>
        </w:tc>
        <w:tc>
          <w:tcPr>
            <w:tcW w:w="3034" w:type="dxa"/>
            <w:tcBorders>
              <w:top w:val="nil"/>
              <w:left w:val="nil"/>
              <w:bottom w:val="single" w:sz="4" w:space="0" w:color="auto"/>
              <w:right w:val="single" w:sz="4" w:space="0" w:color="auto"/>
            </w:tcBorders>
          </w:tcPr>
          <w:p w14:paraId="2B111916" w14:textId="77777777" w:rsidR="00060A32" w:rsidRPr="003275BD" w:rsidRDefault="00060A32" w:rsidP="00060A32">
            <w:r w:rsidRPr="003275BD">
              <w:t>CUST_ID</w:t>
            </w:r>
          </w:p>
        </w:tc>
      </w:tr>
      <w:tr w:rsidR="00060A32" w:rsidRPr="00EB74FF" w14:paraId="1E28BE91" w14:textId="77777777" w:rsidTr="00060A32">
        <w:trPr>
          <w:trHeight w:val="255"/>
        </w:trPr>
        <w:tc>
          <w:tcPr>
            <w:tcW w:w="494" w:type="dxa"/>
            <w:tcBorders>
              <w:top w:val="single" w:sz="4" w:space="0" w:color="auto"/>
              <w:left w:val="single" w:sz="4" w:space="0" w:color="auto"/>
              <w:bottom w:val="single" w:sz="4" w:space="0" w:color="auto"/>
              <w:right w:val="single" w:sz="4" w:space="0" w:color="auto"/>
            </w:tcBorders>
          </w:tcPr>
          <w:p w14:paraId="6A16C9D2"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07495FC0"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identification type</w:t>
            </w:r>
          </w:p>
        </w:tc>
        <w:tc>
          <w:tcPr>
            <w:tcW w:w="3240" w:type="dxa"/>
            <w:tcBorders>
              <w:top w:val="single" w:sz="4" w:space="0" w:color="auto"/>
              <w:left w:val="nil"/>
              <w:bottom w:val="single" w:sz="4" w:space="0" w:color="auto"/>
              <w:right w:val="single" w:sz="4" w:space="0" w:color="auto"/>
            </w:tcBorders>
            <w:shd w:val="clear" w:color="auto" w:fill="auto"/>
            <w:noWrap/>
          </w:tcPr>
          <w:p w14:paraId="24EAEFCA"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Denied customer identification type</w:t>
            </w:r>
          </w:p>
        </w:tc>
        <w:tc>
          <w:tcPr>
            <w:tcW w:w="3034" w:type="dxa"/>
            <w:tcBorders>
              <w:top w:val="single" w:sz="4" w:space="0" w:color="auto"/>
              <w:left w:val="nil"/>
              <w:bottom w:val="single" w:sz="4" w:space="0" w:color="auto"/>
              <w:right w:val="single" w:sz="4" w:space="0" w:color="auto"/>
            </w:tcBorders>
          </w:tcPr>
          <w:p w14:paraId="63FDE435" w14:textId="77777777" w:rsidR="00060A32" w:rsidRPr="003275BD" w:rsidRDefault="00060A32" w:rsidP="00060A32">
            <w:r w:rsidRPr="003275BD">
              <w:t>CUST_ID_TYPE</w:t>
            </w:r>
          </w:p>
        </w:tc>
      </w:tr>
      <w:tr w:rsidR="00060A32" w:rsidRPr="00EB74FF" w14:paraId="1FE2A2EE" w14:textId="77777777" w:rsidTr="00060A32">
        <w:trPr>
          <w:trHeight w:val="255"/>
        </w:trPr>
        <w:tc>
          <w:tcPr>
            <w:tcW w:w="494" w:type="dxa"/>
            <w:tcBorders>
              <w:top w:val="single" w:sz="4" w:space="0" w:color="auto"/>
              <w:left w:val="single" w:sz="4" w:space="0" w:color="auto"/>
              <w:bottom w:val="single" w:sz="4" w:space="0" w:color="auto"/>
              <w:right w:val="single" w:sz="4" w:space="0" w:color="auto"/>
            </w:tcBorders>
          </w:tcPr>
          <w:p w14:paraId="1C237714"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6</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79BE8CD"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nationality code</w:t>
            </w:r>
          </w:p>
        </w:tc>
        <w:tc>
          <w:tcPr>
            <w:tcW w:w="3240" w:type="dxa"/>
            <w:tcBorders>
              <w:top w:val="single" w:sz="4" w:space="0" w:color="auto"/>
              <w:left w:val="nil"/>
              <w:bottom w:val="single" w:sz="4" w:space="0" w:color="auto"/>
              <w:right w:val="single" w:sz="4" w:space="0" w:color="auto"/>
            </w:tcBorders>
            <w:shd w:val="clear" w:color="auto" w:fill="auto"/>
            <w:noWrap/>
          </w:tcPr>
          <w:p w14:paraId="533EAC3B"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Denied customer nationality code</w:t>
            </w:r>
          </w:p>
        </w:tc>
        <w:tc>
          <w:tcPr>
            <w:tcW w:w="3034" w:type="dxa"/>
            <w:tcBorders>
              <w:top w:val="single" w:sz="4" w:space="0" w:color="auto"/>
              <w:left w:val="nil"/>
              <w:bottom w:val="single" w:sz="4" w:space="0" w:color="auto"/>
              <w:right w:val="single" w:sz="4" w:space="0" w:color="auto"/>
            </w:tcBorders>
          </w:tcPr>
          <w:p w14:paraId="26623046" w14:textId="77777777" w:rsidR="00060A32" w:rsidRPr="003275BD" w:rsidRDefault="00060A32" w:rsidP="00060A32">
            <w:r w:rsidRPr="003275BD">
              <w:t>CUST_NAT_CD</w:t>
            </w:r>
          </w:p>
        </w:tc>
      </w:tr>
      <w:tr w:rsidR="00060A32" w:rsidRPr="00EB74FF" w14:paraId="38CE5A43" w14:textId="77777777" w:rsidTr="00060A32">
        <w:trPr>
          <w:trHeight w:val="255"/>
        </w:trPr>
        <w:tc>
          <w:tcPr>
            <w:tcW w:w="494" w:type="dxa"/>
            <w:tcBorders>
              <w:top w:val="single" w:sz="4" w:space="0" w:color="auto"/>
              <w:left w:val="single" w:sz="4" w:space="0" w:color="auto"/>
              <w:bottom w:val="single" w:sz="4" w:space="0" w:color="auto"/>
              <w:right w:val="single" w:sz="4" w:space="0" w:color="auto"/>
            </w:tcBorders>
          </w:tcPr>
          <w:p w14:paraId="54915276"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7</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66155613"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Execution date and time</w:t>
            </w:r>
          </w:p>
        </w:tc>
        <w:tc>
          <w:tcPr>
            <w:tcW w:w="3240" w:type="dxa"/>
            <w:tcBorders>
              <w:top w:val="single" w:sz="4" w:space="0" w:color="auto"/>
              <w:left w:val="nil"/>
              <w:bottom w:val="single" w:sz="4" w:space="0" w:color="auto"/>
              <w:right w:val="single" w:sz="4" w:space="0" w:color="auto"/>
            </w:tcBorders>
            <w:shd w:val="clear" w:color="auto" w:fill="auto"/>
            <w:noWrap/>
          </w:tcPr>
          <w:p w14:paraId="5B94159B" w14:textId="77777777" w:rsidR="00060A32" w:rsidRPr="00EB74FF" w:rsidRDefault="00060A32" w:rsidP="00060A3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Deny execution date and time</w:t>
            </w:r>
          </w:p>
        </w:tc>
        <w:tc>
          <w:tcPr>
            <w:tcW w:w="3034" w:type="dxa"/>
            <w:tcBorders>
              <w:top w:val="single" w:sz="4" w:space="0" w:color="auto"/>
              <w:left w:val="nil"/>
              <w:bottom w:val="single" w:sz="4" w:space="0" w:color="auto"/>
              <w:right w:val="single" w:sz="4" w:space="0" w:color="auto"/>
            </w:tcBorders>
          </w:tcPr>
          <w:p w14:paraId="5B0DBB11" w14:textId="77777777" w:rsidR="00060A32" w:rsidRDefault="00060A32" w:rsidP="00060A32">
            <w:r w:rsidRPr="003275BD">
              <w:t>EXE_DATE_TIME</w:t>
            </w:r>
          </w:p>
        </w:tc>
      </w:tr>
    </w:tbl>
    <w:p w14:paraId="5F698312" w14:textId="77777777" w:rsidR="00DC4998" w:rsidRPr="00810B8C" w:rsidRDefault="00DC4998" w:rsidP="00DC4998">
      <w:pPr>
        <w:pStyle w:val="Heading3"/>
        <w:spacing w:before="360" w:after="360"/>
        <w:rPr>
          <w:b/>
          <w:bCs/>
        </w:rPr>
      </w:pPr>
      <w:bookmarkStart w:id="476" w:name="_Toc535244565"/>
      <w:r>
        <w:rPr>
          <w:b/>
          <w:bCs/>
          <w:lang w:val="en-US"/>
        </w:rPr>
        <w:t>Lift Execution Request</w:t>
      </w:r>
      <w:bookmarkEnd w:id="476"/>
    </w:p>
    <w:tbl>
      <w:tblPr>
        <w:tblW w:w="10327" w:type="dxa"/>
        <w:tblInd w:w="-342" w:type="dxa"/>
        <w:tblLook w:val="04A0" w:firstRow="1" w:lastRow="0" w:firstColumn="1" w:lastColumn="0" w:noHBand="0" w:noVBand="1"/>
      </w:tblPr>
      <w:tblGrid>
        <w:gridCol w:w="494"/>
        <w:gridCol w:w="3559"/>
        <w:gridCol w:w="3240"/>
        <w:gridCol w:w="3034"/>
      </w:tblGrid>
      <w:tr w:rsidR="00DC4998" w:rsidRPr="00EB74FF" w14:paraId="3C59F43B" w14:textId="77777777" w:rsidTr="00AE2DA9">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6DD6355C" w14:textId="77777777" w:rsidR="00DC4998" w:rsidRPr="00EB74FF" w:rsidRDefault="00DC4998" w:rsidP="00AE2DA9">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4DC9F2DF"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577736F1"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1383A4E7" w14:textId="77777777" w:rsidR="00DC4998" w:rsidRPr="00EB74FF" w:rsidRDefault="00DC499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D628E2" w:rsidRPr="00EB74FF" w14:paraId="4FC94A7C" w14:textId="77777777" w:rsidTr="00AE2DA9">
        <w:trPr>
          <w:trHeight w:val="255"/>
        </w:trPr>
        <w:tc>
          <w:tcPr>
            <w:tcW w:w="494" w:type="dxa"/>
            <w:tcBorders>
              <w:top w:val="nil"/>
              <w:left w:val="single" w:sz="4" w:space="0" w:color="auto"/>
              <w:bottom w:val="single" w:sz="4" w:space="0" w:color="auto"/>
              <w:right w:val="single" w:sz="4" w:space="0" w:color="auto"/>
            </w:tcBorders>
          </w:tcPr>
          <w:p w14:paraId="61FB4BC1"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lastRenderedPageBreak/>
              <w:t>1</w:t>
            </w:r>
          </w:p>
        </w:tc>
        <w:tc>
          <w:tcPr>
            <w:tcW w:w="3559" w:type="dxa"/>
            <w:tcBorders>
              <w:top w:val="nil"/>
              <w:left w:val="single" w:sz="4" w:space="0" w:color="auto"/>
              <w:bottom w:val="single" w:sz="4" w:space="0" w:color="auto"/>
              <w:right w:val="single" w:sz="4" w:space="0" w:color="auto"/>
            </w:tcBorders>
            <w:shd w:val="clear" w:color="auto" w:fill="auto"/>
            <w:noWrap/>
          </w:tcPr>
          <w:p w14:paraId="00962088"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Lift execution request identification</w:t>
            </w:r>
          </w:p>
        </w:tc>
        <w:tc>
          <w:tcPr>
            <w:tcW w:w="3240" w:type="dxa"/>
            <w:tcBorders>
              <w:top w:val="nil"/>
              <w:left w:val="nil"/>
              <w:bottom w:val="single" w:sz="4" w:space="0" w:color="auto"/>
              <w:right w:val="single" w:sz="4" w:space="0" w:color="auto"/>
            </w:tcBorders>
            <w:shd w:val="clear" w:color="auto" w:fill="auto"/>
            <w:noWrap/>
          </w:tcPr>
          <w:p w14:paraId="1A6AA6B9"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3034" w:type="dxa"/>
            <w:tcBorders>
              <w:top w:val="nil"/>
              <w:left w:val="nil"/>
              <w:bottom w:val="single" w:sz="4" w:space="0" w:color="auto"/>
              <w:right w:val="single" w:sz="4" w:space="0" w:color="auto"/>
            </w:tcBorders>
          </w:tcPr>
          <w:p w14:paraId="088ACC39" w14:textId="77777777" w:rsidR="00D628E2" w:rsidRPr="00656AFE" w:rsidRDefault="00D628E2" w:rsidP="00D628E2">
            <w:r w:rsidRPr="00656AFE">
              <w:t>LIFT_EXEC_REQST_ID</w:t>
            </w:r>
          </w:p>
        </w:tc>
      </w:tr>
      <w:tr w:rsidR="00D628E2" w:rsidRPr="00EB74FF" w14:paraId="55E75DB8" w14:textId="77777777" w:rsidTr="00D628E2">
        <w:trPr>
          <w:trHeight w:val="255"/>
        </w:trPr>
        <w:tc>
          <w:tcPr>
            <w:tcW w:w="494" w:type="dxa"/>
            <w:tcBorders>
              <w:top w:val="nil"/>
              <w:left w:val="single" w:sz="4" w:space="0" w:color="auto"/>
              <w:bottom w:val="single" w:sz="4" w:space="0" w:color="auto"/>
              <w:right w:val="single" w:sz="4" w:space="0" w:color="auto"/>
            </w:tcBorders>
          </w:tcPr>
          <w:p w14:paraId="783B59D6"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559" w:type="dxa"/>
            <w:tcBorders>
              <w:top w:val="nil"/>
              <w:left w:val="single" w:sz="4" w:space="0" w:color="auto"/>
              <w:bottom w:val="single" w:sz="4" w:space="0" w:color="auto"/>
              <w:right w:val="single" w:sz="4" w:space="0" w:color="auto"/>
            </w:tcBorders>
            <w:shd w:val="clear" w:color="auto" w:fill="auto"/>
            <w:noWrap/>
          </w:tcPr>
          <w:p w14:paraId="17F266B9"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Agency service request identification</w:t>
            </w:r>
          </w:p>
        </w:tc>
        <w:tc>
          <w:tcPr>
            <w:tcW w:w="3240" w:type="dxa"/>
            <w:tcBorders>
              <w:top w:val="nil"/>
              <w:left w:val="nil"/>
              <w:bottom w:val="single" w:sz="4" w:space="0" w:color="auto"/>
              <w:right w:val="single" w:sz="4" w:space="0" w:color="auto"/>
            </w:tcBorders>
            <w:shd w:val="clear" w:color="auto" w:fill="auto"/>
            <w:noWrap/>
          </w:tcPr>
          <w:p w14:paraId="495B83F9" w14:textId="1BE53CC1" w:rsidR="00D628E2" w:rsidRPr="00EB74FF" w:rsidRDefault="0097422C" w:rsidP="00D628E2">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3034" w:type="dxa"/>
            <w:tcBorders>
              <w:top w:val="nil"/>
              <w:left w:val="nil"/>
              <w:bottom w:val="single" w:sz="4" w:space="0" w:color="auto"/>
              <w:right w:val="single" w:sz="4" w:space="0" w:color="auto"/>
            </w:tcBorders>
          </w:tcPr>
          <w:p w14:paraId="56E2CD35" w14:textId="77777777" w:rsidR="00D628E2" w:rsidRPr="00656AFE" w:rsidRDefault="00D628E2" w:rsidP="00D628E2">
            <w:r w:rsidRPr="00656AFE">
              <w:t>AGCY_SRVC_REQST_ID</w:t>
            </w:r>
          </w:p>
        </w:tc>
      </w:tr>
      <w:tr w:rsidR="00D628E2" w:rsidRPr="00EB74FF" w14:paraId="5365013A" w14:textId="77777777" w:rsidTr="00D628E2">
        <w:trPr>
          <w:trHeight w:val="255"/>
        </w:trPr>
        <w:tc>
          <w:tcPr>
            <w:tcW w:w="494" w:type="dxa"/>
            <w:tcBorders>
              <w:top w:val="single" w:sz="4" w:space="0" w:color="auto"/>
              <w:left w:val="single" w:sz="4" w:space="0" w:color="auto"/>
              <w:bottom w:val="single" w:sz="4" w:space="0" w:color="auto"/>
              <w:right w:val="single" w:sz="4" w:space="0" w:color="auto"/>
            </w:tcBorders>
          </w:tcPr>
          <w:p w14:paraId="2803322A"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DA83254"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Decision number</w:t>
            </w:r>
          </w:p>
        </w:tc>
        <w:tc>
          <w:tcPr>
            <w:tcW w:w="3240" w:type="dxa"/>
            <w:tcBorders>
              <w:top w:val="single" w:sz="4" w:space="0" w:color="auto"/>
              <w:left w:val="nil"/>
              <w:bottom w:val="single" w:sz="4" w:space="0" w:color="auto"/>
              <w:right w:val="single" w:sz="4" w:space="0" w:color="auto"/>
            </w:tcBorders>
            <w:shd w:val="clear" w:color="auto" w:fill="auto"/>
            <w:noWrap/>
          </w:tcPr>
          <w:p w14:paraId="589F756A"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Lift decision number</w:t>
            </w:r>
          </w:p>
        </w:tc>
        <w:tc>
          <w:tcPr>
            <w:tcW w:w="3034" w:type="dxa"/>
            <w:tcBorders>
              <w:top w:val="single" w:sz="4" w:space="0" w:color="auto"/>
              <w:left w:val="nil"/>
              <w:bottom w:val="single" w:sz="4" w:space="0" w:color="auto"/>
              <w:right w:val="single" w:sz="4" w:space="0" w:color="auto"/>
            </w:tcBorders>
          </w:tcPr>
          <w:p w14:paraId="7868467C" w14:textId="77777777" w:rsidR="00D628E2" w:rsidRPr="00656AFE" w:rsidRDefault="00D628E2" w:rsidP="00D628E2">
            <w:r w:rsidRPr="00656AFE">
              <w:t>DCSN_NUM</w:t>
            </w:r>
          </w:p>
        </w:tc>
      </w:tr>
      <w:tr w:rsidR="00D628E2" w:rsidRPr="00EB74FF" w14:paraId="12FCC8A8" w14:textId="77777777" w:rsidTr="00D628E2">
        <w:trPr>
          <w:trHeight w:val="255"/>
        </w:trPr>
        <w:tc>
          <w:tcPr>
            <w:tcW w:w="494" w:type="dxa"/>
            <w:tcBorders>
              <w:top w:val="single" w:sz="4" w:space="0" w:color="auto"/>
              <w:left w:val="single" w:sz="4" w:space="0" w:color="auto"/>
              <w:bottom w:val="single" w:sz="4" w:space="0" w:color="auto"/>
              <w:right w:val="single" w:sz="4" w:space="0" w:color="auto"/>
            </w:tcBorders>
          </w:tcPr>
          <w:p w14:paraId="64ECE369"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6EDD2F13"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Decision date</w:t>
            </w:r>
          </w:p>
        </w:tc>
        <w:tc>
          <w:tcPr>
            <w:tcW w:w="3240" w:type="dxa"/>
            <w:tcBorders>
              <w:top w:val="single" w:sz="4" w:space="0" w:color="auto"/>
              <w:left w:val="nil"/>
              <w:bottom w:val="single" w:sz="4" w:space="0" w:color="auto"/>
              <w:right w:val="single" w:sz="4" w:space="0" w:color="auto"/>
            </w:tcBorders>
            <w:shd w:val="clear" w:color="auto" w:fill="auto"/>
            <w:noWrap/>
          </w:tcPr>
          <w:p w14:paraId="3663D660"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Lift decision date</w:t>
            </w:r>
          </w:p>
        </w:tc>
        <w:tc>
          <w:tcPr>
            <w:tcW w:w="3034" w:type="dxa"/>
            <w:tcBorders>
              <w:top w:val="single" w:sz="4" w:space="0" w:color="auto"/>
              <w:left w:val="nil"/>
              <w:bottom w:val="single" w:sz="4" w:space="0" w:color="auto"/>
              <w:right w:val="single" w:sz="4" w:space="0" w:color="auto"/>
            </w:tcBorders>
          </w:tcPr>
          <w:p w14:paraId="2F23FF10" w14:textId="77777777" w:rsidR="00D628E2" w:rsidRPr="00656AFE" w:rsidRDefault="00D628E2" w:rsidP="00D628E2">
            <w:r w:rsidRPr="00656AFE">
              <w:t>DCSN_DATE</w:t>
            </w:r>
          </w:p>
        </w:tc>
      </w:tr>
      <w:tr w:rsidR="00D628E2" w:rsidRPr="00EB74FF" w14:paraId="79D1BD12" w14:textId="77777777" w:rsidTr="00D628E2">
        <w:trPr>
          <w:trHeight w:val="255"/>
        </w:trPr>
        <w:tc>
          <w:tcPr>
            <w:tcW w:w="494" w:type="dxa"/>
            <w:tcBorders>
              <w:top w:val="single" w:sz="4" w:space="0" w:color="auto"/>
              <w:left w:val="single" w:sz="4" w:space="0" w:color="auto"/>
              <w:bottom w:val="single" w:sz="4" w:space="0" w:color="auto"/>
              <w:right w:val="single" w:sz="4" w:space="0" w:color="auto"/>
            </w:tcBorders>
          </w:tcPr>
          <w:p w14:paraId="06AA7F38"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55DF44EF"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Previous SRN</w:t>
            </w:r>
          </w:p>
        </w:tc>
        <w:tc>
          <w:tcPr>
            <w:tcW w:w="3240" w:type="dxa"/>
            <w:tcBorders>
              <w:top w:val="single" w:sz="4" w:space="0" w:color="auto"/>
              <w:left w:val="nil"/>
              <w:bottom w:val="single" w:sz="4" w:space="0" w:color="auto"/>
              <w:right w:val="single" w:sz="4" w:space="0" w:color="auto"/>
            </w:tcBorders>
            <w:shd w:val="clear" w:color="auto" w:fill="auto"/>
            <w:noWrap/>
          </w:tcPr>
          <w:p w14:paraId="71646A80" w14:textId="7EC711A6"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Previous SAMA</w:t>
            </w:r>
            <w:r w:rsidR="005D3FFF">
              <w:rPr>
                <w:rFonts w:asciiTheme="minorHAnsi" w:hAnsiTheme="minorHAnsi" w:cstheme="minorHAnsi"/>
                <w:color w:val="000000"/>
                <w:lang w:val="en-GB" w:eastAsia="en-GB"/>
              </w:rPr>
              <w:t xml:space="preserve"> Tanfeeth</w:t>
            </w:r>
            <w:r>
              <w:rPr>
                <w:rFonts w:asciiTheme="minorHAnsi" w:hAnsiTheme="minorHAnsi" w:cstheme="minorHAnsi"/>
                <w:color w:val="000000"/>
                <w:lang w:val="en-GB" w:eastAsia="en-GB"/>
              </w:rPr>
              <w:t xml:space="preserve"> Reference number</w:t>
            </w:r>
          </w:p>
        </w:tc>
        <w:tc>
          <w:tcPr>
            <w:tcW w:w="3034" w:type="dxa"/>
            <w:tcBorders>
              <w:top w:val="single" w:sz="4" w:space="0" w:color="auto"/>
              <w:left w:val="nil"/>
              <w:bottom w:val="single" w:sz="4" w:space="0" w:color="auto"/>
              <w:right w:val="single" w:sz="4" w:space="0" w:color="auto"/>
            </w:tcBorders>
          </w:tcPr>
          <w:p w14:paraId="34569CFF" w14:textId="77777777" w:rsidR="00D628E2" w:rsidRPr="00656AFE" w:rsidRDefault="00D628E2" w:rsidP="00D628E2">
            <w:r w:rsidRPr="00656AFE">
              <w:t>PREV_SRN</w:t>
            </w:r>
          </w:p>
        </w:tc>
      </w:tr>
      <w:tr w:rsidR="00D628E2" w:rsidRPr="00EB74FF" w14:paraId="77EE2B7F" w14:textId="77777777" w:rsidTr="00D628E2">
        <w:trPr>
          <w:trHeight w:val="255"/>
        </w:trPr>
        <w:tc>
          <w:tcPr>
            <w:tcW w:w="494" w:type="dxa"/>
            <w:tcBorders>
              <w:top w:val="single" w:sz="4" w:space="0" w:color="auto"/>
              <w:left w:val="single" w:sz="4" w:space="0" w:color="auto"/>
              <w:bottom w:val="single" w:sz="4" w:space="0" w:color="auto"/>
              <w:right w:val="single" w:sz="4" w:space="0" w:color="auto"/>
            </w:tcBorders>
          </w:tcPr>
          <w:p w14:paraId="7E4F64F4"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6</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6E0E9F0"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Reference number</w:t>
            </w:r>
          </w:p>
        </w:tc>
        <w:tc>
          <w:tcPr>
            <w:tcW w:w="3240" w:type="dxa"/>
            <w:tcBorders>
              <w:top w:val="single" w:sz="4" w:space="0" w:color="auto"/>
              <w:left w:val="nil"/>
              <w:bottom w:val="single" w:sz="4" w:space="0" w:color="auto"/>
              <w:right w:val="single" w:sz="4" w:space="0" w:color="auto"/>
            </w:tcBorders>
            <w:shd w:val="clear" w:color="auto" w:fill="auto"/>
            <w:noWrap/>
          </w:tcPr>
          <w:p w14:paraId="3D7B7B6C" w14:textId="01358F4C" w:rsidR="00D628E2" w:rsidRPr="00EB74FF" w:rsidRDefault="005D3FFF"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Requester </w:t>
            </w:r>
            <w:r w:rsidR="006F5218">
              <w:rPr>
                <w:rFonts w:asciiTheme="minorHAnsi" w:hAnsiTheme="minorHAnsi" w:cstheme="minorHAnsi"/>
                <w:color w:val="000000"/>
                <w:lang w:val="en-GB" w:eastAsia="en-GB"/>
              </w:rPr>
              <w:t>Reference number</w:t>
            </w:r>
          </w:p>
        </w:tc>
        <w:tc>
          <w:tcPr>
            <w:tcW w:w="3034" w:type="dxa"/>
            <w:tcBorders>
              <w:top w:val="single" w:sz="4" w:space="0" w:color="auto"/>
              <w:left w:val="nil"/>
              <w:bottom w:val="single" w:sz="4" w:space="0" w:color="auto"/>
              <w:right w:val="single" w:sz="4" w:space="0" w:color="auto"/>
            </w:tcBorders>
          </w:tcPr>
          <w:p w14:paraId="453AB2E7" w14:textId="77777777" w:rsidR="00D628E2" w:rsidRPr="00656AFE" w:rsidRDefault="00D628E2" w:rsidP="00D628E2">
            <w:r w:rsidRPr="00656AFE">
              <w:t>RRN</w:t>
            </w:r>
          </w:p>
        </w:tc>
      </w:tr>
      <w:tr w:rsidR="00D628E2" w:rsidRPr="00EB74FF" w14:paraId="3D65A772" w14:textId="77777777" w:rsidTr="00D628E2">
        <w:trPr>
          <w:trHeight w:val="255"/>
        </w:trPr>
        <w:tc>
          <w:tcPr>
            <w:tcW w:w="494" w:type="dxa"/>
            <w:tcBorders>
              <w:top w:val="single" w:sz="4" w:space="0" w:color="auto"/>
              <w:left w:val="single" w:sz="4" w:space="0" w:color="auto"/>
              <w:bottom w:val="single" w:sz="4" w:space="0" w:color="auto"/>
              <w:right w:val="single" w:sz="4" w:space="0" w:color="auto"/>
            </w:tcBorders>
          </w:tcPr>
          <w:p w14:paraId="07079057"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7</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8390DFB"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SAMANET reference number</w:t>
            </w:r>
          </w:p>
        </w:tc>
        <w:tc>
          <w:tcPr>
            <w:tcW w:w="3240" w:type="dxa"/>
            <w:tcBorders>
              <w:top w:val="single" w:sz="4" w:space="0" w:color="auto"/>
              <w:left w:val="nil"/>
              <w:bottom w:val="single" w:sz="4" w:space="0" w:color="auto"/>
              <w:right w:val="single" w:sz="4" w:space="0" w:color="auto"/>
            </w:tcBorders>
            <w:shd w:val="clear" w:color="auto" w:fill="auto"/>
            <w:noWrap/>
          </w:tcPr>
          <w:p w14:paraId="4FDA2EC0"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SAMANET reference number</w:t>
            </w:r>
          </w:p>
        </w:tc>
        <w:tc>
          <w:tcPr>
            <w:tcW w:w="3034" w:type="dxa"/>
            <w:tcBorders>
              <w:top w:val="single" w:sz="4" w:space="0" w:color="auto"/>
              <w:left w:val="nil"/>
              <w:bottom w:val="single" w:sz="4" w:space="0" w:color="auto"/>
              <w:right w:val="single" w:sz="4" w:space="0" w:color="auto"/>
            </w:tcBorders>
          </w:tcPr>
          <w:p w14:paraId="00404A0E" w14:textId="77777777" w:rsidR="00D628E2" w:rsidRPr="00656AFE" w:rsidRDefault="00D628E2" w:rsidP="00D628E2">
            <w:r w:rsidRPr="00656AFE">
              <w:t>SAMANET_RN</w:t>
            </w:r>
          </w:p>
        </w:tc>
      </w:tr>
      <w:tr w:rsidR="00D628E2" w:rsidRPr="00EB74FF" w14:paraId="0E6676EC" w14:textId="77777777" w:rsidTr="00D628E2">
        <w:trPr>
          <w:trHeight w:val="255"/>
        </w:trPr>
        <w:tc>
          <w:tcPr>
            <w:tcW w:w="494" w:type="dxa"/>
            <w:tcBorders>
              <w:top w:val="single" w:sz="4" w:space="0" w:color="auto"/>
              <w:left w:val="single" w:sz="4" w:space="0" w:color="auto"/>
              <w:bottom w:val="single" w:sz="4" w:space="0" w:color="auto"/>
              <w:right w:val="single" w:sz="4" w:space="0" w:color="auto"/>
            </w:tcBorders>
          </w:tcPr>
          <w:p w14:paraId="7FD58845"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8</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3DD9AEB6"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Letter reference number</w:t>
            </w:r>
          </w:p>
        </w:tc>
        <w:tc>
          <w:tcPr>
            <w:tcW w:w="3240" w:type="dxa"/>
            <w:tcBorders>
              <w:top w:val="single" w:sz="4" w:space="0" w:color="auto"/>
              <w:left w:val="nil"/>
              <w:bottom w:val="single" w:sz="4" w:space="0" w:color="auto"/>
              <w:right w:val="single" w:sz="4" w:space="0" w:color="auto"/>
            </w:tcBorders>
            <w:shd w:val="clear" w:color="auto" w:fill="auto"/>
            <w:noWrap/>
          </w:tcPr>
          <w:p w14:paraId="63104878"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Letter reference number</w:t>
            </w:r>
          </w:p>
        </w:tc>
        <w:tc>
          <w:tcPr>
            <w:tcW w:w="3034" w:type="dxa"/>
            <w:tcBorders>
              <w:top w:val="single" w:sz="4" w:space="0" w:color="auto"/>
              <w:left w:val="nil"/>
              <w:bottom w:val="single" w:sz="4" w:space="0" w:color="auto"/>
              <w:right w:val="single" w:sz="4" w:space="0" w:color="auto"/>
            </w:tcBorders>
          </w:tcPr>
          <w:p w14:paraId="02B900F5" w14:textId="77777777" w:rsidR="00D628E2" w:rsidRPr="00656AFE" w:rsidRDefault="00D628E2" w:rsidP="00D628E2">
            <w:r w:rsidRPr="00656AFE">
              <w:t>LETTER_RN</w:t>
            </w:r>
          </w:p>
        </w:tc>
      </w:tr>
      <w:tr w:rsidR="00D628E2" w:rsidRPr="00EB74FF" w14:paraId="69CC6D98" w14:textId="77777777" w:rsidTr="00D628E2">
        <w:trPr>
          <w:trHeight w:val="255"/>
        </w:trPr>
        <w:tc>
          <w:tcPr>
            <w:tcW w:w="494" w:type="dxa"/>
            <w:tcBorders>
              <w:top w:val="single" w:sz="4" w:space="0" w:color="auto"/>
              <w:left w:val="single" w:sz="4" w:space="0" w:color="auto"/>
              <w:bottom w:val="single" w:sz="4" w:space="0" w:color="auto"/>
              <w:right w:val="single" w:sz="4" w:space="0" w:color="auto"/>
            </w:tcBorders>
          </w:tcPr>
          <w:p w14:paraId="0BECECE5"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9</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B48B74E"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Beneficiary </w:t>
            </w:r>
            <w:r w:rsidR="001D24FF">
              <w:rPr>
                <w:rFonts w:asciiTheme="minorHAnsi" w:hAnsiTheme="minorHAnsi" w:cstheme="minorHAnsi"/>
                <w:color w:val="000000"/>
                <w:lang w:val="en-GB" w:eastAsia="en-GB"/>
              </w:rPr>
              <w:t>Account number in IBAN format</w:t>
            </w:r>
          </w:p>
        </w:tc>
        <w:tc>
          <w:tcPr>
            <w:tcW w:w="3240" w:type="dxa"/>
            <w:tcBorders>
              <w:top w:val="single" w:sz="4" w:space="0" w:color="auto"/>
              <w:left w:val="nil"/>
              <w:bottom w:val="single" w:sz="4" w:space="0" w:color="auto"/>
              <w:right w:val="single" w:sz="4" w:space="0" w:color="auto"/>
            </w:tcBorders>
            <w:shd w:val="clear" w:color="auto" w:fill="auto"/>
            <w:noWrap/>
          </w:tcPr>
          <w:p w14:paraId="4FACE1F5" w14:textId="7AE2D4DB" w:rsidR="00D628E2" w:rsidRPr="00EB74FF" w:rsidRDefault="00DD4FF7"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Transfer </w:t>
            </w:r>
            <w:r w:rsidR="006F5218">
              <w:rPr>
                <w:rFonts w:asciiTheme="minorHAnsi" w:hAnsiTheme="minorHAnsi" w:cstheme="minorHAnsi"/>
                <w:color w:val="000000"/>
                <w:lang w:val="en-GB" w:eastAsia="en-GB"/>
              </w:rPr>
              <w:t xml:space="preserve">Beneficiary </w:t>
            </w:r>
            <w:r w:rsidR="001D24FF">
              <w:rPr>
                <w:rFonts w:asciiTheme="minorHAnsi" w:hAnsiTheme="minorHAnsi" w:cstheme="minorHAnsi"/>
                <w:color w:val="000000"/>
                <w:lang w:val="en-GB" w:eastAsia="en-GB"/>
              </w:rPr>
              <w:t>Account number in IBAN format</w:t>
            </w:r>
          </w:p>
        </w:tc>
        <w:tc>
          <w:tcPr>
            <w:tcW w:w="3034" w:type="dxa"/>
            <w:tcBorders>
              <w:top w:val="single" w:sz="4" w:space="0" w:color="auto"/>
              <w:left w:val="nil"/>
              <w:bottom w:val="single" w:sz="4" w:space="0" w:color="auto"/>
              <w:right w:val="single" w:sz="4" w:space="0" w:color="auto"/>
            </w:tcBorders>
          </w:tcPr>
          <w:p w14:paraId="36655DCE" w14:textId="77777777" w:rsidR="00D628E2" w:rsidRPr="00656AFE" w:rsidRDefault="00D628E2" w:rsidP="00D628E2">
            <w:r w:rsidRPr="00656AFE">
              <w:t>BENF_IBAN</w:t>
            </w:r>
          </w:p>
        </w:tc>
      </w:tr>
      <w:tr w:rsidR="00D628E2" w:rsidRPr="00EB74FF" w14:paraId="4473033D" w14:textId="77777777" w:rsidTr="00D628E2">
        <w:trPr>
          <w:trHeight w:val="255"/>
        </w:trPr>
        <w:tc>
          <w:tcPr>
            <w:tcW w:w="494" w:type="dxa"/>
            <w:tcBorders>
              <w:top w:val="single" w:sz="4" w:space="0" w:color="auto"/>
              <w:left w:val="single" w:sz="4" w:space="0" w:color="auto"/>
              <w:bottom w:val="single" w:sz="4" w:space="0" w:color="auto"/>
              <w:right w:val="single" w:sz="4" w:space="0" w:color="auto"/>
            </w:tcBorders>
          </w:tcPr>
          <w:p w14:paraId="62953E2D"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10</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27F3C03"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Beneficiary BIC</w:t>
            </w:r>
          </w:p>
        </w:tc>
        <w:tc>
          <w:tcPr>
            <w:tcW w:w="3240" w:type="dxa"/>
            <w:tcBorders>
              <w:top w:val="single" w:sz="4" w:space="0" w:color="auto"/>
              <w:left w:val="nil"/>
              <w:bottom w:val="single" w:sz="4" w:space="0" w:color="auto"/>
              <w:right w:val="single" w:sz="4" w:space="0" w:color="auto"/>
            </w:tcBorders>
            <w:shd w:val="clear" w:color="auto" w:fill="auto"/>
            <w:noWrap/>
          </w:tcPr>
          <w:p w14:paraId="362DF5A3" w14:textId="7E94ED15" w:rsidR="00D628E2" w:rsidRPr="00EB74FF" w:rsidRDefault="00DD4FF7"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Transfer </w:t>
            </w:r>
            <w:r w:rsidR="006F5218">
              <w:rPr>
                <w:rFonts w:asciiTheme="minorHAnsi" w:hAnsiTheme="minorHAnsi" w:cstheme="minorHAnsi"/>
                <w:color w:val="000000"/>
                <w:lang w:val="en-GB" w:eastAsia="en-GB"/>
              </w:rPr>
              <w:t>Beneficiary BIC</w:t>
            </w:r>
          </w:p>
        </w:tc>
        <w:tc>
          <w:tcPr>
            <w:tcW w:w="3034" w:type="dxa"/>
            <w:tcBorders>
              <w:top w:val="single" w:sz="4" w:space="0" w:color="auto"/>
              <w:left w:val="nil"/>
              <w:bottom w:val="single" w:sz="4" w:space="0" w:color="auto"/>
              <w:right w:val="single" w:sz="4" w:space="0" w:color="auto"/>
            </w:tcBorders>
          </w:tcPr>
          <w:p w14:paraId="1C35510C" w14:textId="77777777" w:rsidR="00D628E2" w:rsidRPr="00656AFE" w:rsidRDefault="00D628E2" w:rsidP="00D628E2">
            <w:r w:rsidRPr="00656AFE">
              <w:t>BENF_BIC</w:t>
            </w:r>
          </w:p>
        </w:tc>
      </w:tr>
      <w:tr w:rsidR="00D628E2" w:rsidRPr="00EB74FF" w14:paraId="00928427" w14:textId="77777777" w:rsidTr="00D628E2">
        <w:trPr>
          <w:trHeight w:val="255"/>
        </w:trPr>
        <w:tc>
          <w:tcPr>
            <w:tcW w:w="494" w:type="dxa"/>
            <w:tcBorders>
              <w:top w:val="single" w:sz="4" w:space="0" w:color="auto"/>
              <w:left w:val="single" w:sz="4" w:space="0" w:color="auto"/>
              <w:bottom w:val="single" w:sz="4" w:space="0" w:color="auto"/>
              <w:right w:val="single" w:sz="4" w:space="0" w:color="auto"/>
            </w:tcBorders>
          </w:tcPr>
          <w:p w14:paraId="0B5018C0"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11</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AD22C35"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Beneficiary name</w:t>
            </w:r>
          </w:p>
        </w:tc>
        <w:tc>
          <w:tcPr>
            <w:tcW w:w="3240" w:type="dxa"/>
            <w:tcBorders>
              <w:top w:val="single" w:sz="4" w:space="0" w:color="auto"/>
              <w:left w:val="nil"/>
              <w:bottom w:val="single" w:sz="4" w:space="0" w:color="auto"/>
              <w:right w:val="single" w:sz="4" w:space="0" w:color="auto"/>
            </w:tcBorders>
            <w:shd w:val="clear" w:color="auto" w:fill="auto"/>
            <w:noWrap/>
          </w:tcPr>
          <w:p w14:paraId="0BF6B869" w14:textId="32584966" w:rsidR="00D628E2" w:rsidRPr="00EB74FF" w:rsidRDefault="00DD4FF7"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Transfer </w:t>
            </w:r>
            <w:r w:rsidR="006F5218">
              <w:rPr>
                <w:rFonts w:asciiTheme="minorHAnsi" w:hAnsiTheme="minorHAnsi" w:cstheme="minorHAnsi"/>
                <w:color w:val="000000"/>
                <w:lang w:val="en-GB" w:eastAsia="en-GB"/>
              </w:rPr>
              <w:t>Beneficiary name</w:t>
            </w:r>
          </w:p>
        </w:tc>
        <w:tc>
          <w:tcPr>
            <w:tcW w:w="3034" w:type="dxa"/>
            <w:tcBorders>
              <w:top w:val="single" w:sz="4" w:space="0" w:color="auto"/>
              <w:left w:val="nil"/>
              <w:bottom w:val="single" w:sz="4" w:space="0" w:color="auto"/>
              <w:right w:val="single" w:sz="4" w:space="0" w:color="auto"/>
            </w:tcBorders>
          </w:tcPr>
          <w:p w14:paraId="130D4EBE" w14:textId="77777777" w:rsidR="00D628E2" w:rsidRPr="00656AFE" w:rsidRDefault="00D628E2" w:rsidP="00D628E2">
            <w:r w:rsidRPr="00656AFE">
              <w:t>BENF_NAME</w:t>
            </w:r>
          </w:p>
        </w:tc>
      </w:tr>
      <w:tr w:rsidR="00D628E2" w:rsidRPr="00EB74FF" w14:paraId="07D593BB" w14:textId="77777777" w:rsidTr="00D628E2">
        <w:trPr>
          <w:trHeight w:val="255"/>
        </w:trPr>
        <w:tc>
          <w:tcPr>
            <w:tcW w:w="494" w:type="dxa"/>
            <w:tcBorders>
              <w:top w:val="single" w:sz="4" w:space="0" w:color="auto"/>
              <w:left w:val="single" w:sz="4" w:space="0" w:color="auto"/>
              <w:bottom w:val="single" w:sz="4" w:space="0" w:color="auto"/>
              <w:right w:val="single" w:sz="4" w:space="0" w:color="auto"/>
            </w:tcBorders>
          </w:tcPr>
          <w:p w14:paraId="0FE47754"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12</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AC29CF8"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Amount</w:t>
            </w:r>
          </w:p>
        </w:tc>
        <w:tc>
          <w:tcPr>
            <w:tcW w:w="3240" w:type="dxa"/>
            <w:tcBorders>
              <w:top w:val="single" w:sz="4" w:space="0" w:color="auto"/>
              <w:left w:val="nil"/>
              <w:bottom w:val="single" w:sz="4" w:space="0" w:color="auto"/>
              <w:right w:val="single" w:sz="4" w:space="0" w:color="auto"/>
            </w:tcBorders>
            <w:shd w:val="clear" w:color="auto" w:fill="auto"/>
            <w:noWrap/>
          </w:tcPr>
          <w:p w14:paraId="270CB810"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Lift amount</w:t>
            </w:r>
          </w:p>
        </w:tc>
        <w:tc>
          <w:tcPr>
            <w:tcW w:w="3034" w:type="dxa"/>
            <w:tcBorders>
              <w:top w:val="single" w:sz="4" w:space="0" w:color="auto"/>
              <w:left w:val="nil"/>
              <w:bottom w:val="single" w:sz="4" w:space="0" w:color="auto"/>
              <w:right w:val="single" w:sz="4" w:space="0" w:color="auto"/>
            </w:tcBorders>
          </w:tcPr>
          <w:p w14:paraId="2DFE176E" w14:textId="77777777" w:rsidR="00D628E2" w:rsidRPr="00656AFE" w:rsidRDefault="00D628E2" w:rsidP="00D628E2">
            <w:r w:rsidRPr="00656AFE">
              <w:t>AMT</w:t>
            </w:r>
          </w:p>
        </w:tc>
      </w:tr>
      <w:tr w:rsidR="00D628E2" w:rsidRPr="00EB74FF" w14:paraId="095FC718" w14:textId="77777777" w:rsidTr="00D628E2">
        <w:trPr>
          <w:trHeight w:val="255"/>
        </w:trPr>
        <w:tc>
          <w:tcPr>
            <w:tcW w:w="494" w:type="dxa"/>
            <w:tcBorders>
              <w:top w:val="single" w:sz="4" w:space="0" w:color="auto"/>
              <w:left w:val="single" w:sz="4" w:space="0" w:color="auto"/>
              <w:bottom w:val="single" w:sz="4" w:space="0" w:color="auto"/>
              <w:right w:val="single" w:sz="4" w:space="0" w:color="auto"/>
            </w:tcBorders>
          </w:tcPr>
          <w:p w14:paraId="27912C53" w14:textId="77777777" w:rsidR="00D628E2" w:rsidRPr="00EB74FF" w:rsidRDefault="00D628E2"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13</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075E3942" w14:textId="77777777" w:rsidR="00D628E2" w:rsidRPr="00EB74FF" w:rsidRDefault="006F5218"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Lift remaining amount</w:t>
            </w:r>
          </w:p>
        </w:tc>
        <w:tc>
          <w:tcPr>
            <w:tcW w:w="3240" w:type="dxa"/>
            <w:tcBorders>
              <w:top w:val="single" w:sz="4" w:space="0" w:color="auto"/>
              <w:left w:val="nil"/>
              <w:bottom w:val="single" w:sz="4" w:space="0" w:color="auto"/>
              <w:right w:val="single" w:sz="4" w:space="0" w:color="auto"/>
            </w:tcBorders>
            <w:shd w:val="clear" w:color="auto" w:fill="auto"/>
            <w:noWrap/>
          </w:tcPr>
          <w:p w14:paraId="44C748EE" w14:textId="5D37AB35" w:rsidR="00D628E2" w:rsidRPr="00EB74FF" w:rsidRDefault="001A401A" w:rsidP="00D628E2">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IS </w:t>
            </w:r>
            <w:r w:rsidR="006F5218">
              <w:rPr>
                <w:rFonts w:asciiTheme="minorHAnsi" w:hAnsiTheme="minorHAnsi" w:cstheme="minorHAnsi"/>
                <w:color w:val="000000"/>
                <w:lang w:val="en-GB" w:eastAsia="en-GB"/>
              </w:rPr>
              <w:t>Lift remaining amount</w:t>
            </w:r>
          </w:p>
        </w:tc>
        <w:tc>
          <w:tcPr>
            <w:tcW w:w="3034" w:type="dxa"/>
            <w:tcBorders>
              <w:top w:val="single" w:sz="4" w:space="0" w:color="auto"/>
              <w:left w:val="nil"/>
              <w:bottom w:val="single" w:sz="4" w:space="0" w:color="auto"/>
              <w:right w:val="single" w:sz="4" w:space="0" w:color="auto"/>
            </w:tcBorders>
          </w:tcPr>
          <w:p w14:paraId="2C45B5E4" w14:textId="77777777" w:rsidR="00D628E2" w:rsidRDefault="00D628E2" w:rsidP="00D628E2">
            <w:r w:rsidRPr="00656AFE">
              <w:t>LIFT_RMNG_AMT</w:t>
            </w:r>
          </w:p>
        </w:tc>
      </w:tr>
    </w:tbl>
    <w:p w14:paraId="3A65A056" w14:textId="77777777" w:rsidR="00DC4998" w:rsidRPr="00E56EF1" w:rsidRDefault="00DC4998" w:rsidP="00DC4998">
      <w:pPr>
        <w:ind w:left="360"/>
        <w:jc w:val="both"/>
        <w:rPr>
          <w:rFonts w:asciiTheme="minorHAnsi" w:hAnsiTheme="minorHAnsi"/>
          <w:sz w:val="24"/>
          <w:szCs w:val="24"/>
        </w:rPr>
      </w:pPr>
    </w:p>
    <w:p w14:paraId="67C4DB0E" w14:textId="77777777" w:rsidR="00DC4998" w:rsidRPr="00810B8C" w:rsidRDefault="00DC4998" w:rsidP="00DC4998">
      <w:pPr>
        <w:pStyle w:val="Heading3"/>
        <w:spacing w:before="360" w:after="360"/>
        <w:rPr>
          <w:b/>
          <w:bCs/>
        </w:rPr>
      </w:pPr>
      <w:bookmarkStart w:id="477" w:name="_Toc535244566"/>
      <w:r>
        <w:rPr>
          <w:b/>
          <w:bCs/>
          <w:lang w:val="en-US"/>
        </w:rPr>
        <w:t>Lift Execution Response</w:t>
      </w:r>
      <w:bookmarkEnd w:id="477"/>
      <w:r>
        <w:rPr>
          <w:b/>
          <w:bCs/>
          <w:lang w:val="en-US"/>
        </w:rPr>
        <w:t xml:space="preserve"> </w:t>
      </w:r>
    </w:p>
    <w:tbl>
      <w:tblPr>
        <w:tblW w:w="10327" w:type="dxa"/>
        <w:tblInd w:w="-342" w:type="dxa"/>
        <w:tblLook w:val="04A0" w:firstRow="1" w:lastRow="0" w:firstColumn="1" w:lastColumn="0" w:noHBand="0" w:noVBand="1"/>
      </w:tblPr>
      <w:tblGrid>
        <w:gridCol w:w="494"/>
        <w:gridCol w:w="3559"/>
        <w:gridCol w:w="3240"/>
        <w:gridCol w:w="3034"/>
      </w:tblGrid>
      <w:tr w:rsidR="00DC4998" w:rsidRPr="00EB74FF" w14:paraId="7774FEF8" w14:textId="77777777" w:rsidTr="00F92943">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0614A3CC" w14:textId="77777777" w:rsidR="00DC4998" w:rsidRPr="00EB74FF" w:rsidRDefault="00DC4998" w:rsidP="00AE2DA9">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60DC7850"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05007F8A"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7F2988E0" w14:textId="77777777" w:rsidR="00DC4998" w:rsidRPr="00EB74FF" w:rsidRDefault="00DC499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F92943" w:rsidRPr="00EB74FF" w14:paraId="7937ABDA" w14:textId="77777777" w:rsidTr="00F92943">
        <w:trPr>
          <w:trHeight w:val="255"/>
        </w:trPr>
        <w:tc>
          <w:tcPr>
            <w:tcW w:w="494" w:type="dxa"/>
            <w:tcBorders>
              <w:top w:val="single" w:sz="4" w:space="0" w:color="auto"/>
              <w:left w:val="single" w:sz="4" w:space="0" w:color="auto"/>
              <w:bottom w:val="single" w:sz="4" w:space="0" w:color="auto"/>
              <w:right w:val="single" w:sz="4" w:space="0" w:color="auto"/>
            </w:tcBorders>
          </w:tcPr>
          <w:p w14:paraId="5E666B33"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A2B6E27"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Lift execution response identifier</w:t>
            </w:r>
          </w:p>
        </w:tc>
        <w:tc>
          <w:tcPr>
            <w:tcW w:w="3240" w:type="dxa"/>
            <w:tcBorders>
              <w:top w:val="single" w:sz="4" w:space="0" w:color="auto"/>
              <w:left w:val="nil"/>
              <w:bottom w:val="single" w:sz="4" w:space="0" w:color="auto"/>
              <w:right w:val="single" w:sz="4" w:space="0" w:color="auto"/>
            </w:tcBorders>
            <w:shd w:val="clear" w:color="auto" w:fill="auto"/>
            <w:noWrap/>
          </w:tcPr>
          <w:p w14:paraId="0F2D93DB"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3034" w:type="dxa"/>
            <w:tcBorders>
              <w:top w:val="single" w:sz="4" w:space="0" w:color="auto"/>
              <w:left w:val="nil"/>
              <w:bottom w:val="single" w:sz="4" w:space="0" w:color="auto"/>
              <w:right w:val="single" w:sz="4" w:space="0" w:color="auto"/>
            </w:tcBorders>
          </w:tcPr>
          <w:p w14:paraId="628DE92F" w14:textId="77777777" w:rsidR="00F92943" w:rsidRPr="002B36FD" w:rsidRDefault="00F92943" w:rsidP="00F92943">
            <w:r w:rsidRPr="002B36FD">
              <w:t>LIFT_EXEC_RESP_ID</w:t>
            </w:r>
          </w:p>
        </w:tc>
      </w:tr>
      <w:tr w:rsidR="00F92943" w:rsidRPr="00EB74FF" w14:paraId="265B2F76" w14:textId="77777777" w:rsidTr="00F92943">
        <w:trPr>
          <w:trHeight w:val="255"/>
        </w:trPr>
        <w:tc>
          <w:tcPr>
            <w:tcW w:w="494" w:type="dxa"/>
            <w:tcBorders>
              <w:top w:val="single" w:sz="4" w:space="0" w:color="auto"/>
              <w:left w:val="single" w:sz="4" w:space="0" w:color="auto"/>
              <w:bottom w:val="single" w:sz="4" w:space="0" w:color="auto"/>
              <w:right w:val="single" w:sz="4" w:space="0" w:color="auto"/>
            </w:tcBorders>
          </w:tcPr>
          <w:p w14:paraId="67C8CD18"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D70F826"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Executor service task identifier</w:t>
            </w:r>
          </w:p>
        </w:tc>
        <w:tc>
          <w:tcPr>
            <w:tcW w:w="3240" w:type="dxa"/>
            <w:tcBorders>
              <w:top w:val="single" w:sz="4" w:space="0" w:color="auto"/>
              <w:left w:val="nil"/>
              <w:bottom w:val="single" w:sz="4" w:space="0" w:color="auto"/>
              <w:right w:val="single" w:sz="4" w:space="0" w:color="auto"/>
            </w:tcBorders>
            <w:shd w:val="clear" w:color="auto" w:fill="auto"/>
            <w:noWrap/>
          </w:tcPr>
          <w:p w14:paraId="11EC88E6" w14:textId="2169BDA3" w:rsidR="00F92943" w:rsidRPr="00EB74FF" w:rsidRDefault="0097422C" w:rsidP="00F92943">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3034" w:type="dxa"/>
            <w:tcBorders>
              <w:top w:val="single" w:sz="4" w:space="0" w:color="auto"/>
              <w:left w:val="nil"/>
              <w:bottom w:val="single" w:sz="4" w:space="0" w:color="auto"/>
              <w:right w:val="single" w:sz="4" w:space="0" w:color="auto"/>
            </w:tcBorders>
          </w:tcPr>
          <w:p w14:paraId="3A4C90C9" w14:textId="77777777" w:rsidR="00F92943" w:rsidRPr="002B36FD" w:rsidRDefault="00F92943" w:rsidP="00F92943">
            <w:r w:rsidRPr="002B36FD">
              <w:t>EXETR_SRVC_TASK_ID</w:t>
            </w:r>
          </w:p>
        </w:tc>
      </w:tr>
      <w:tr w:rsidR="00F92943" w:rsidRPr="00EB74FF" w14:paraId="6B803F43" w14:textId="77777777" w:rsidTr="00F92943">
        <w:trPr>
          <w:trHeight w:val="255"/>
        </w:trPr>
        <w:tc>
          <w:tcPr>
            <w:tcW w:w="494" w:type="dxa"/>
            <w:tcBorders>
              <w:top w:val="single" w:sz="4" w:space="0" w:color="auto"/>
              <w:left w:val="single" w:sz="4" w:space="0" w:color="auto"/>
              <w:bottom w:val="single" w:sz="4" w:space="0" w:color="auto"/>
              <w:right w:val="single" w:sz="4" w:space="0" w:color="auto"/>
            </w:tcBorders>
          </w:tcPr>
          <w:p w14:paraId="13387D70"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7930F4AC"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name</w:t>
            </w:r>
          </w:p>
        </w:tc>
        <w:tc>
          <w:tcPr>
            <w:tcW w:w="3240" w:type="dxa"/>
            <w:tcBorders>
              <w:top w:val="single" w:sz="4" w:space="0" w:color="auto"/>
              <w:left w:val="nil"/>
              <w:bottom w:val="single" w:sz="4" w:space="0" w:color="auto"/>
              <w:right w:val="single" w:sz="4" w:space="0" w:color="auto"/>
            </w:tcBorders>
            <w:shd w:val="clear" w:color="auto" w:fill="auto"/>
            <w:noWrap/>
          </w:tcPr>
          <w:p w14:paraId="66275328"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Lifted customer name</w:t>
            </w:r>
          </w:p>
        </w:tc>
        <w:tc>
          <w:tcPr>
            <w:tcW w:w="3034" w:type="dxa"/>
            <w:tcBorders>
              <w:top w:val="single" w:sz="4" w:space="0" w:color="auto"/>
              <w:left w:val="nil"/>
              <w:bottom w:val="single" w:sz="4" w:space="0" w:color="auto"/>
              <w:right w:val="single" w:sz="4" w:space="0" w:color="auto"/>
            </w:tcBorders>
          </w:tcPr>
          <w:p w14:paraId="0DAE1C4C" w14:textId="77777777" w:rsidR="00F92943" w:rsidRPr="002B36FD" w:rsidRDefault="00F92943" w:rsidP="00F92943">
            <w:r w:rsidRPr="002B36FD">
              <w:t>CUST_NAME</w:t>
            </w:r>
          </w:p>
        </w:tc>
      </w:tr>
      <w:tr w:rsidR="00F92943" w:rsidRPr="00EB74FF" w14:paraId="5A44F416" w14:textId="77777777" w:rsidTr="00F92943">
        <w:trPr>
          <w:trHeight w:val="255"/>
        </w:trPr>
        <w:tc>
          <w:tcPr>
            <w:tcW w:w="494" w:type="dxa"/>
            <w:tcBorders>
              <w:top w:val="single" w:sz="4" w:space="0" w:color="auto"/>
              <w:left w:val="single" w:sz="4" w:space="0" w:color="auto"/>
              <w:bottom w:val="single" w:sz="4" w:space="0" w:color="auto"/>
              <w:right w:val="single" w:sz="4" w:space="0" w:color="auto"/>
            </w:tcBorders>
          </w:tcPr>
          <w:p w14:paraId="3207DB43"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72735ECC"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identification</w:t>
            </w:r>
          </w:p>
        </w:tc>
        <w:tc>
          <w:tcPr>
            <w:tcW w:w="3240" w:type="dxa"/>
            <w:tcBorders>
              <w:top w:val="single" w:sz="4" w:space="0" w:color="auto"/>
              <w:left w:val="nil"/>
              <w:bottom w:val="single" w:sz="4" w:space="0" w:color="auto"/>
              <w:right w:val="single" w:sz="4" w:space="0" w:color="auto"/>
            </w:tcBorders>
            <w:shd w:val="clear" w:color="auto" w:fill="auto"/>
            <w:noWrap/>
          </w:tcPr>
          <w:p w14:paraId="4F08A08F"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Lifted customer identification</w:t>
            </w:r>
          </w:p>
        </w:tc>
        <w:tc>
          <w:tcPr>
            <w:tcW w:w="3034" w:type="dxa"/>
            <w:tcBorders>
              <w:top w:val="single" w:sz="4" w:space="0" w:color="auto"/>
              <w:left w:val="nil"/>
              <w:bottom w:val="single" w:sz="4" w:space="0" w:color="auto"/>
              <w:right w:val="single" w:sz="4" w:space="0" w:color="auto"/>
            </w:tcBorders>
          </w:tcPr>
          <w:p w14:paraId="19046FE2" w14:textId="77777777" w:rsidR="00F92943" w:rsidRPr="002B36FD" w:rsidRDefault="00F92943" w:rsidP="00F92943">
            <w:r w:rsidRPr="002B36FD">
              <w:t>CUST_ID</w:t>
            </w:r>
          </w:p>
        </w:tc>
      </w:tr>
      <w:tr w:rsidR="00F92943" w:rsidRPr="00EB74FF" w14:paraId="02485BCF" w14:textId="77777777" w:rsidTr="00F92943">
        <w:trPr>
          <w:trHeight w:val="255"/>
        </w:trPr>
        <w:tc>
          <w:tcPr>
            <w:tcW w:w="494" w:type="dxa"/>
            <w:tcBorders>
              <w:top w:val="single" w:sz="4" w:space="0" w:color="auto"/>
              <w:left w:val="single" w:sz="4" w:space="0" w:color="auto"/>
              <w:bottom w:val="single" w:sz="4" w:space="0" w:color="auto"/>
              <w:right w:val="single" w:sz="4" w:space="0" w:color="auto"/>
            </w:tcBorders>
          </w:tcPr>
          <w:p w14:paraId="2254D8AB"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2C08E872"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identification type</w:t>
            </w:r>
          </w:p>
        </w:tc>
        <w:tc>
          <w:tcPr>
            <w:tcW w:w="3240" w:type="dxa"/>
            <w:tcBorders>
              <w:top w:val="single" w:sz="4" w:space="0" w:color="auto"/>
              <w:left w:val="nil"/>
              <w:bottom w:val="single" w:sz="4" w:space="0" w:color="auto"/>
              <w:right w:val="single" w:sz="4" w:space="0" w:color="auto"/>
            </w:tcBorders>
            <w:shd w:val="clear" w:color="auto" w:fill="auto"/>
            <w:noWrap/>
          </w:tcPr>
          <w:p w14:paraId="6CCA2C76"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Lifted customer identification type</w:t>
            </w:r>
          </w:p>
        </w:tc>
        <w:tc>
          <w:tcPr>
            <w:tcW w:w="3034" w:type="dxa"/>
            <w:tcBorders>
              <w:top w:val="single" w:sz="4" w:space="0" w:color="auto"/>
              <w:left w:val="nil"/>
              <w:bottom w:val="single" w:sz="4" w:space="0" w:color="auto"/>
              <w:right w:val="single" w:sz="4" w:space="0" w:color="auto"/>
            </w:tcBorders>
          </w:tcPr>
          <w:p w14:paraId="23189CE9" w14:textId="77777777" w:rsidR="00F92943" w:rsidRPr="002B36FD" w:rsidRDefault="00F92943" w:rsidP="00F92943">
            <w:r w:rsidRPr="002B36FD">
              <w:t>CUST_ID_TYPE</w:t>
            </w:r>
          </w:p>
        </w:tc>
      </w:tr>
      <w:tr w:rsidR="00F92943" w:rsidRPr="00EB74FF" w14:paraId="4D800235" w14:textId="77777777" w:rsidTr="00F92943">
        <w:trPr>
          <w:trHeight w:val="255"/>
        </w:trPr>
        <w:tc>
          <w:tcPr>
            <w:tcW w:w="494" w:type="dxa"/>
            <w:tcBorders>
              <w:top w:val="single" w:sz="4" w:space="0" w:color="auto"/>
              <w:left w:val="single" w:sz="4" w:space="0" w:color="auto"/>
              <w:bottom w:val="single" w:sz="4" w:space="0" w:color="auto"/>
              <w:right w:val="single" w:sz="4" w:space="0" w:color="auto"/>
            </w:tcBorders>
          </w:tcPr>
          <w:p w14:paraId="2CF6BA6A"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6</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05A406A"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nationality code</w:t>
            </w:r>
          </w:p>
        </w:tc>
        <w:tc>
          <w:tcPr>
            <w:tcW w:w="3240" w:type="dxa"/>
            <w:tcBorders>
              <w:top w:val="single" w:sz="4" w:space="0" w:color="auto"/>
              <w:left w:val="nil"/>
              <w:bottom w:val="single" w:sz="4" w:space="0" w:color="auto"/>
              <w:right w:val="single" w:sz="4" w:space="0" w:color="auto"/>
            </w:tcBorders>
            <w:shd w:val="clear" w:color="auto" w:fill="auto"/>
            <w:noWrap/>
          </w:tcPr>
          <w:p w14:paraId="7165ED0F"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Lifted customer nationality code</w:t>
            </w:r>
          </w:p>
        </w:tc>
        <w:tc>
          <w:tcPr>
            <w:tcW w:w="3034" w:type="dxa"/>
            <w:tcBorders>
              <w:top w:val="single" w:sz="4" w:space="0" w:color="auto"/>
              <w:left w:val="nil"/>
              <w:bottom w:val="single" w:sz="4" w:space="0" w:color="auto"/>
              <w:right w:val="single" w:sz="4" w:space="0" w:color="auto"/>
            </w:tcBorders>
          </w:tcPr>
          <w:p w14:paraId="6E444E62" w14:textId="77777777" w:rsidR="00F92943" w:rsidRPr="002B36FD" w:rsidRDefault="00F92943" w:rsidP="00F92943">
            <w:r w:rsidRPr="002B36FD">
              <w:t>CUST_NAT_CD</w:t>
            </w:r>
          </w:p>
        </w:tc>
      </w:tr>
      <w:tr w:rsidR="00F92943" w:rsidRPr="00EB74FF" w14:paraId="549CE893" w14:textId="77777777" w:rsidTr="00F92943">
        <w:trPr>
          <w:trHeight w:val="255"/>
        </w:trPr>
        <w:tc>
          <w:tcPr>
            <w:tcW w:w="494" w:type="dxa"/>
            <w:tcBorders>
              <w:top w:val="single" w:sz="4" w:space="0" w:color="auto"/>
              <w:left w:val="single" w:sz="4" w:space="0" w:color="auto"/>
              <w:bottom w:val="single" w:sz="4" w:space="0" w:color="auto"/>
              <w:right w:val="single" w:sz="4" w:space="0" w:color="auto"/>
            </w:tcBorders>
          </w:tcPr>
          <w:p w14:paraId="42E187CA"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7</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612336BC"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Execution date and time</w:t>
            </w:r>
          </w:p>
        </w:tc>
        <w:tc>
          <w:tcPr>
            <w:tcW w:w="3240" w:type="dxa"/>
            <w:tcBorders>
              <w:top w:val="single" w:sz="4" w:space="0" w:color="auto"/>
              <w:left w:val="nil"/>
              <w:bottom w:val="single" w:sz="4" w:space="0" w:color="auto"/>
              <w:right w:val="single" w:sz="4" w:space="0" w:color="auto"/>
            </w:tcBorders>
            <w:shd w:val="clear" w:color="auto" w:fill="auto"/>
            <w:noWrap/>
          </w:tcPr>
          <w:p w14:paraId="1EF7A8C9"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Lift execution date and time</w:t>
            </w:r>
          </w:p>
        </w:tc>
        <w:tc>
          <w:tcPr>
            <w:tcW w:w="3034" w:type="dxa"/>
            <w:tcBorders>
              <w:top w:val="single" w:sz="4" w:space="0" w:color="auto"/>
              <w:left w:val="nil"/>
              <w:bottom w:val="single" w:sz="4" w:space="0" w:color="auto"/>
              <w:right w:val="single" w:sz="4" w:space="0" w:color="auto"/>
            </w:tcBorders>
          </w:tcPr>
          <w:p w14:paraId="1E12DC5F" w14:textId="77777777" w:rsidR="00F92943" w:rsidRPr="002B36FD" w:rsidRDefault="00F92943" w:rsidP="00F92943">
            <w:r w:rsidRPr="002B36FD">
              <w:t>EXE_DATE_TIME</w:t>
            </w:r>
          </w:p>
        </w:tc>
      </w:tr>
      <w:tr w:rsidR="00F92943" w:rsidRPr="00EB74FF" w14:paraId="2A335283" w14:textId="77777777" w:rsidTr="00F92943">
        <w:trPr>
          <w:trHeight w:val="255"/>
        </w:trPr>
        <w:tc>
          <w:tcPr>
            <w:tcW w:w="494" w:type="dxa"/>
            <w:tcBorders>
              <w:top w:val="single" w:sz="4" w:space="0" w:color="auto"/>
              <w:left w:val="single" w:sz="4" w:space="0" w:color="auto"/>
              <w:bottom w:val="single" w:sz="4" w:space="0" w:color="auto"/>
              <w:right w:val="single" w:sz="4" w:space="0" w:color="auto"/>
            </w:tcBorders>
          </w:tcPr>
          <w:p w14:paraId="229334DB"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lastRenderedPageBreak/>
              <w:t>8</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045F8D27"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Total transferred amount</w:t>
            </w:r>
          </w:p>
        </w:tc>
        <w:tc>
          <w:tcPr>
            <w:tcW w:w="3240" w:type="dxa"/>
            <w:tcBorders>
              <w:top w:val="single" w:sz="4" w:space="0" w:color="auto"/>
              <w:left w:val="nil"/>
              <w:bottom w:val="single" w:sz="4" w:space="0" w:color="auto"/>
              <w:right w:val="single" w:sz="4" w:space="0" w:color="auto"/>
            </w:tcBorders>
            <w:shd w:val="clear" w:color="auto" w:fill="auto"/>
            <w:noWrap/>
          </w:tcPr>
          <w:p w14:paraId="60B6D19B"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Total transferred amount</w:t>
            </w:r>
          </w:p>
        </w:tc>
        <w:tc>
          <w:tcPr>
            <w:tcW w:w="3034" w:type="dxa"/>
            <w:tcBorders>
              <w:top w:val="single" w:sz="4" w:space="0" w:color="auto"/>
              <w:left w:val="nil"/>
              <w:bottom w:val="single" w:sz="4" w:space="0" w:color="auto"/>
              <w:right w:val="single" w:sz="4" w:space="0" w:color="auto"/>
            </w:tcBorders>
          </w:tcPr>
          <w:p w14:paraId="6094093D" w14:textId="77777777" w:rsidR="00F92943" w:rsidRPr="002B36FD" w:rsidRDefault="00F92943" w:rsidP="00F92943">
            <w:r w:rsidRPr="002B36FD">
              <w:t>TOTAL_TRANS_AMT</w:t>
            </w:r>
          </w:p>
        </w:tc>
      </w:tr>
      <w:tr w:rsidR="00F92943" w:rsidRPr="00EB74FF" w14:paraId="28B7F583" w14:textId="77777777" w:rsidTr="00F92943">
        <w:trPr>
          <w:trHeight w:val="255"/>
        </w:trPr>
        <w:tc>
          <w:tcPr>
            <w:tcW w:w="494" w:type="dxa"/>
            <w:tcBorders>
              <w:top w:val="single" w:sz="4" w:space="0" w:color="auto"/>
              <w:left w:val="single" w:sz="4" w:space="0" w:color="auto"/>
              <w:bottom w:val="single" w:sz="4" w:space="0" w:color="auto"/>
              <w:right w:val="single" w:sz="4" w:space="0" w:color="auto"/>
            </w:tcBorders>
          </w:tcPr>
          <w:p w14:paraId="0DF12DE8"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9</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787AC73D"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Total blocked amount</w:t>
            </w:r>
          </w:p>
        </w:tc>
        <w:tc>
          <w:tcPr>
            <w:tcW w:w="3240" w:type="dxa"/>
            <w:tcBorders>
              <w:top w:val="single" w:sz="4" w:space="0" w:color="auto"/>
              <w:left w:val="nil"/>
              <w:bottom w:val="single" w:sz="4" w:space="0" w:color="auto"/>
              <w:right w:val="single" w:sz="4" w:space="0" w:color="auto"/>
            </w:tcBorders>
            <w:shd w:val="clear" w:color="auto" w:fill="auto"/>
            <w:noWrap/>
          </w:tcPr>
          <w:p w14:paraId="193A6493"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Total blocked amount</w:t>
            </w:r>
          </w:p>
        </w:tc>
        <w:tc>
          <w:tcPr>
            <w:tcW w:w="3034" w:type="dxa"/>
            <w:tcBorders>
              <w:top w:val="single" w:sz="4" w:space="0" w:color="auto"/>
              <w:left w:val="nil"/>
              <w:bottom w:val="single" w:sz="4" w:space="0" w:color="auto"/>
              <w:right w:val="single" w:sz="4" w:space="0" w:color="auto"/>
            </w:tcBorders>
          </w:tcPr>
          <w:p w14:paraId="70312727" w14:textId="77777777" w:rsidR="00F92943" w:rsidRPr="002B36FD" w:rsidRDefault="00F92943" w:rsidP="00F92943">
            <w:r w:rsidRPr="002B36FD">
              <w:t>TOTAL_BLOCK_AMT</w:t>
            </w:r>
          </w:p>
        </w:tc>
      </w:tr>
      <w:tr w:rsidR="00F92943" w:rsidRPr="00EB74FF" w14:paraId="571E2D00" w14:textId="77777777" w:rsidTr="00F92943">
        <w:trPr>
          <w:trHeight w:val="255"/>
        </w:trPr>
        <w:tc>
          <w:tcPr>
            <w:tcW w:w="494" w:type="dxa"/>
            <w:tcBorders>
              <w:top w:val="single" w:sz="4" w:space="0" w:color="auto"/>
              <w:left w:val="single" w:sz="4" w:space="0" w:color="auto"/>
              <w:bottom w:val="single" w:sz="4" w:space="0" w:color="auto"/>
              <w:right w:val="single" w:sz="4" w:space="0" w:color="auto"/>
            </w:tcBorders>
          </w:tcPr>
          <w:p w14:paraId="34525D42"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10</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56D08F6E"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Pending amount</w:t>
            </w:r>
          </w:p>
        </w:tc>
        <w:tc>
          <w:tcPr>
            <w:tcW w:w="3240" w:type="dxa"/>
            <w:tcBorders>
              <w:top w:val="single" w:sz="4" w:space="0" w:color="auto"/>
              <w:left w:val="nil"/>
              <w:bottom w:val="single" w:sz="4" w:space="0" w:color="auto"/>
              <w:right w:val="single" w:sz="4" w:space="0" w:color="auto"/>
            </w:tcBorders>
            <w:shd w:val="clear" w:color="auto" w:fill="auto"/>
            <w:noWrap/>
          </w:tcPr>
          <w:p w14:paraId="1A1B62BA" w14:textId="77777777" w:rsidR="00F92943" w:rsidRPr="00EB74FF" w:rsidRDefault="00F92943" w:rsidP="00F92943">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Pending amount</w:t>
            </w:r>
          </w:p>
        </w:tc>
        <w:tc>
          <w:tcPr>
            <w:tcW w:w="3034" w:type="dxa"/>
            <w:tcBorders>
              <w:top w:val="single" w:sz="4" w:space="0" w:color="auto"/>
              <w:left w:val="nil"/>
              <w:bottom w:val="single" w:sz="4" w:space="0" w:color="auto"/>
              <w:right w:val="single" w:sz="4" w:space="0" w:color="auto"/>
            </w:tcBorders>
          </w:tcPr>
          <w:p w14:paraId="27A74566" w14:textId="77777777" w:rsidR="00F92943" w:rsidRDefault="00F92943" w:rsidP="00F92943">
            <w:r w:rsidRPr="002B36FD">
              <w:t>PENDING_AMT</w:t>
            </w:r>
          </w:p>
        </w:tc>
      </w:tr>
    </w:tbl>
    <w:p w14:paraId="3BB135C3" w14:textId="77777777" w:rsidR="00DC4998" w:rsidRPr="00810B8C" w:rsidRDefault="00DC4998" w:rsidP="00DC4998">
      <w:pPr>
        <w:pStyle w:val="Heading3"/>
        <w:spacing w:before="360" w:after="360"/>
        <w:rPr>
          <w:b/>
          <w:bCs/>
        </w:rPr>
      </w:pPr>
      <w:bookmarkStart w:id="478" w:name="_Toc535244567"/>
      <w:r>
        <w:rPr>
          <w:b/>
          <w:bCs/>
          <w:lang w:val="en-US"/>
        </w:rPr>
        <w:t>Garnish Execution Request</w:t>
      </w:r>
      <w:bookmarkEnd w:id="478"/>
    </w:p>
    <w:tbl>
      <w:tblPr>
        <w:tblW w:w="10327" w:type="dxa"/>
        <w:tblInd w:w="-342" w:type="dxa"/>
        <w:tblLook w:val="04A0" w:firstRow="1" w:lastRow="0" w:firstColumn="1" w:lastColumn="0" w:noHBand="0" w:noVBand="1"/>
      </w:tblPr>
      <w:tblGrid>
        <w:gridCol w:w="494"/>
        <w:gridCol w:w="3559"/>
        <w:gridCol w:w="3240"/>
        <w:gridCol w:w="3034"/>
      </w:tblGrid>
      <w:tr w:rsidR="00DC4998" w:rsidRPr="00EB74FF" w14:paraId="6E76FB58" w14:textId="77777777" w:rsidTr="00AE2DA9">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18684EBD" w14:textId="77777777" w:rsidR="00DC4998" w:rsidRPr="00EB74FF" w:rsidRDefault="00DC4998" w:rsidP="00AE2DA9">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74A1546A"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6C3069B4"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185420B2" w14:textId="77777777" w:rsidR="00DC4998" w:rsidRPr="00EB74FF" w:rsidRDefault="00DC499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D67509" w:rsidRPr="00EB74FF" w14:paraId="2F216CCD" w14:textId="77777777" w:rsidTr="00AE2DA9">
        <w:trPr>
          <w:trHeight w:val="255"/>
        </w:trPr>
        <w:tc>
          <w:tcPr>
            <w:tcW w:w="494" w:type="dxa"/>
            <w:tcBorders>
              <w:top w:val="nil"/>
              <w:left w:val="single" w:sz="4" w:space="0" w:color="auto"/>
              <w:bottom w:val="single" w:sz="4" w:space="0" w:color="auto"/>
              <w:right w:val="single" w:sz="4" w:space="0" w:color="auto"/>
            </w:tcBorders>
          </w:tcPr>
          <w:p w14:paraId="65953F06"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559" w:type="dxa"/>
            <w:tcBorders>
              <w:top w:val="nil"/>
              <w:left w:val="single" w:sz="4" w:space="0" w:color="auto"/>
              <w:bottom w:val="single" w:sz="4" w:space="0" w:color="auto"/>
              <w:right w:val="single" w:sz="4" w:space="0" w:color="auto"/>
            </w:tcBorders>
            <w:shd w:val="clear" w:color="auto" w:fill="auto"/>
            <w:noWrap/>
          </w:tcPr>
          <w:p w14:paraId="299FC44A"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 execution request identifier</w:t>
            </w:r>
          </w:p>
        </w:tc>
        <w:tc>
          <w:tcPr>
            <w:tcW w:w="3240" w:type="dxa"/>
            <w:tcBorders>
              <w:top w:val="nil"/>
              <w:left w:val="nil"/>
              <w:bottom w:val="single" w:sz="4" w:space="0" w:color="auto"/>
              <w:right w:val="single" w:sz="4" w:space="0" w:color="auto"/>
            </w:tcBorders>
            <w:shd w:val="clear" w:color="auto" w:fill="auto"/>
            <w:noWrap/>
          </w:tcPr>
          <w:p w14:paraId="713A0F11"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3034" w:type="dxa"/>
            <w:tcBorders>
              <w:top w:val="nil"/>
              <w:left w:val="nil"/>
              <w:bottom w:val="single" w:sz="4" w:space="0" w:color="auto"/>
              <w:right w:val="single" w:sz="4" w:space="0" w:color="auto"/>
            </w:tcBorders>
          </w:tcPr>
          <w:p w14:paraId="5B60E441" w14:textId="77777777" w:rsidR="00D67509" w:rsidRPr="00BE6762" w:rsidRDefault="00D67509" w:rsidP="00D67509">
            <w:r w:rsidRPr="00BE6762">
              <w:t>GARNISH_EXEC_REQST_ID</w:t>
            </w:r>
          </w:p>
        </w:tc>
      </w:tr>
      <w:tr w:rsidR="00D67509" w:rsidRPr="00EB74FF" w14:paraId="1E3E53B7" w14:textId="77777777" w:rsidTr="00AE2DA9">
        <w:trPr>
          <w:trHeight w:val="255"/>
        </w:trPr>
        <w:tc>
          <w:tcPr>
            <w:tcW w:w="494" w:type="dxa"/>
            <w:tcBorders>
              <w:top w:val="nil"/>
              <w:left w:val="single" w:sz="4" w:space="0" w:color="auto"/>
              <w:bottom w:val="single" w:sz="4" w:space="0" w:color="auto"/>
              <w:right w:val="single" w:sz="4" w:space="0" w:color="auto"/>
            </w:tcBorders>
          </w:tcPr>
          <w:p w14:paraId="3057D07C"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559" w:type="dxa"/>
            <w:tcBorders>
              <w:top w:val="nil"/>
              <w:left w:val="single" w:sz="4" w:space="0" w:color="auto"/>
              <w:bottom w:val="single" w:sz="4" w:space="0" w:color="auto"/>
              <w:right w:val="single" w:sz="4" w:space="0" w:color="auto"/>
            </w:tcBorders>
            <w:shd w:val="clear" w:color="auto" w:fill="auto"/>
            <w:noWrap/>
          </w:tcPr>
          <w:p w14:paraId="33E600FC"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Agency service request identifier</w:t>
            </w:r>
          </w:p>
        </w:tc>
        <w:tc>
          <w:tcPr>
            <w:tcW w:w="3240" w:type="dxa"/>
            <w:tcBorders>
              <w:top w:val="nil"/>
              <w:left w:val="nil"/>
              <w:bottom w:val="single" w:sz="4" w:space="0" w:color="auto"/>
              <w:right w:val="single" w:sz="4" w:space="0" w:color="auto"/>
            </w:tcBorders>
            <w:shd w:val="clear" w:color="auto" w:fill="auto"/>
            <w:noWrap/>
          </w:tcPr>
          <w:p w14:paraId="19C09885" w14:textId="127A0B1F" w:rsidR="00D67509" w:rsidRPr="00EB74FF" w:rsidRDefault="0097422C" w:rsidP="00D6750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Foreign Key (FK) to  [</w:t>
            </w:r>
            <w:hyperlink w:anchor="_Entity_Name_:" w:history="1">
              <w:r w:rsidRPr="00EB74FF">
                <w:rPr>
                  <w:rStyle w:val="Hyperlink"/>
                  <w:rFonts w:asciiTheme="minorHAnsi" w:hAnsiTheme="minorHAnsi" w:cstheme="minorHAnsi"/>
                  <w:lang w:val="en-GB" w:eastAsia="en-GB"/>
                </w:rPr>
                <w:t>Agency Service Request</w:t>
              </w:r>
            </w:hyperlink>
            <w:r w:rsidRPr="00EB74FF">
              <w:rPr>
                <w:rFonts w:asciiTheme="minorHAnsi" w:hAnsiTheme="minorHAnsi" w:cstheme="minorHAnsi"/>
                <w:color w:val="000000"/>
                <w:lang w:val="en-GB" w:eastAsia="en-GB"/>
              </w:rPr>
              <w:t>]</w:t>
            </w:r>
          </w:p>
        </w:tc>
        <w:tc>
          <w:tcPr>
            <w:tcW w:w="3034" w:type="dxa"/>
            <w:tcBorders>
              <w:top w:val="nil"/>
              <w:left w:val="nil"/>
              <w:bottom w:val="single" w:sz="4" w:space="0" w:color="auto"/>
              <w:right w:val="single" w:sz="4" w:space="0" w:color="auto"/>
            </w:tcBorders>
          </w:tcPr>
          <w:p w14:paraId="0CA7D90C" w14:textId="77777777" w:rsidR="00D67509" w:rsidRPr="00BE6762" w:rsidRDefault="00D67509" w:rsidP="00D67509">
            <w:r w:rsidRPr="00BE6762">
              <w:t>AGCY_SRVC_REQST_ID</w:t>
            </w:r>
          </w:p>
        </w:tc>
      </w:tr>
      <w:tr w:rsidR="00D67509" w:rsidRPr="00EB74FF" w14:paraId="64D3BB86" w14:textId="77777777" w:rsidTr="00D67509">
        <w:trPr>
          <w:trHeight w:val="255"/>
        </w:trPr>
        <w:tc>
          <w:tcPr>
            <w:tcW w:w="494" w:type="dxa"/>
            <w:tcBorders>
              <w:top w:val="nil"/>
              <w:left w:val="single" w:sz="4" w:space="0" w:color="auto"/>
              <w:bottom w:val="single" w:sz="4" w:space="0" w:color="auto"/>
              <w:right w:val="single" w:sz="4" w:space="0" w:color="auto"/>
            </w:tcBorders>
          </w:tcPr>
          <w:p w14:paraId="581E495A"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559" w:type="dxa"/>
            <w:tcBorders>
              <w:top w:val="nil"/>
              <w:left w:val="single" w:sz="4" w:space="0" w:color="auto"/>
              <w:bottom w:val="single" w:sz="4" w:space="0" w:color="auto"/>
              <w:right w:val="single" w:sz="4" w:space="0" w:color="auto"/>
            </w:tcBorders>
            <w:shd w:val="clear" w:color="auto" w:fill="auto"/>
            <w:noWrap/>
          </w:tcPr>
          <w:p w14:paraId="1CF0F28A"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Decision number</w:t>
            </w:r>
          </w:p>
        </w:tc>
        <w:tc>
          <w:tcPr>
            <w:tcW w:w="3240" w:type="dxa"/>
            <w:tcBorders>
              <w:top w:val="nil"/>
              <w:left w:val="nil"/>
              <w:bottom w:val="single" w:sz="4" w:space="0" w:color="auto"/>
              <w:right w:val="single" w:sz="4" w:space="0" w:color="auto"/>
            </w:tcBorders>
            <w:shd w:val="clear" w:color="auto" w:fill="auto"/>
            <w:noWrap/>
          </w:tcPr>
          <w:p w14:paraId="629560BD"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 decision number</w:t>
            </w:r>
          </w:p>
        </w:tc>
        <w:tc>
          <w:tcPr>
            <w:tcW w:w="3034" w:type="dxa"/>
            <w:tcBorders>
              <w:top w:val="nil"/>
              <w:left w:val="nil"/>
              <w:bottom w:val="single" w:sz="4" w:space="0" w:color="auto"/>
              <w:right w:val="single" w:sz="4" w:space="0" w:color="auto"/>
            </w:tcBorders>
          </w:tcPr>
          <w:p w14:paraId="17AD0CE0" w14:textId="77777777" w:rsidR="00D67509" w:rsidRPr="00BE6762" w:rsidRDefault="00D67509" w:rsidP="00D67509">
            <w:r w:rsidRPr="00BE6762">
              <w:t>DCSN_NUM</w:t>
            </w:r>
          </w:p>
        </w:tc>
      </w:tr>
      <w:tr w:rsidR="00D67509" w:rsidRPr="00EB74FF" w14:paraId="7BC90184" w14:textId="77777777" w:rsidTr="00D67509">
        <w:trPr>
          <w:trHeight w:val="255"/>
        </w:trPr>
        <w:tc>
          <w:tcPr>
            <w:tcW w:w="494" w:type="dxa"/>
            <w:tcBorders>
              <w:top w:val="single" w:sz="4" w:space="0" w:color="auto"/>
              <w:left w:val="single" w:sz="4" w:space="0" w:color="auto"/>
              <w:bottom w:val="single" w:sz="4" w:space="0" w:color="auto"/>
              <w:right w:val="single" w:sz="4" w:space="0" w:color="auto"/>
            </w:tcBorders>
          </w:tcPr>
          <w:p w14:paraId="29CDEED4"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5C500B1D"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Decision date</w:t>
            </w:r>
          </w:p>
        </w:tc>
        <w:tc>
          <w:tcPr>
            <w:tcW w:w="3240" w:type="dxa"/>
            <w:tcBorders>
              <w:top w:val="single" w:sz="4" w:space="0" w:color="auto"/>
              <w:left w:val="nil"/>
              <w:bottom w:val="single" w:sz="4" w:space="0" w:color="auto"/>
              <w:right w:val="single" w:sz="4" w:space="0" w:color="auto"/>
            </w:tcBorders>
            <w:shd w:val="clear" w:color="auto" w:fill="auto"/>
            <w:noWrap/>
          </w:tcPr>
          <w:p w14:paraId="05C7380C"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 decision date</w:t>
            </w:r>
          </w:p>
        </w:tc>
        <w:tc>
          <w:tcPr>
            <w:tcW w:w="3034" w:type="dxa"/>
            <w:tcBorders>
              <w:top w:val="single" w:sz="4" w:space="0" w:color="auto"/>
              <w:left w:val="nil"/>
              <w:bottom w:val="single" w:sz="4" w:space="0" w:color="auto"/>
              <w:right w:val="single" w:sz="4" w:space="0" w:color="auto"/>
            </w:tcBorders>
          </w:tcPr>
          <w:p w14:paraId="46BDD609" w14:textId="77777777" w:rsidR="00D67509" w:rsidRPr="00BE6762" w:rsidRDefault="00D67509" w:rsidP="00D67509">
            <w:r w:rsidRPr="00BE6762">
              <w:t>DCSN_DATE</w:t>
            </w:r>
          </w:p>
        </w:tc>
      </w:tr>
      <w:tr w:rsidR="00D67509" w:rsidRPr="00EB74FF" w14:paraId="774348A3" w14:textId="77777777" w:rsidTr="00D67509">
        <w:trPr>
          <w:trHeight w:val="255"/>
        </w:trPr>
        <w:tc>
          <w:tcPr>
            <w:tcW w:w="494" w:type="dxa"/>
            <w:tcBorders>
              <w:top w:val="single" w:sz="4" w:space="0" w:color="auto"/>
              <w:left w:val="single" w:sz="4" w:space="0" w:color="auto"/>
              <w:bottom w:val="single" w:sz="4" w:space="0" w:color="auto"/>
              <w:right w:val="single" w:sz="4" w:space="0" w:color="auto"/>
            </w:tcBorders>
          </w:tcPr>
          <w:p w14:paraId="694C1485"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26BC1DFD"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Case type</w:t>
            </w:r>
          </w:p>
        </w:tc>
        <w:tc>
          <w:tcPr>
            <w:tcW w:w="3240" w:type="dxa"/>
            <w:tcBorders>
              <w:top w:val="single" w:sz="4" w:space="0" w:color="auto"/>
              <w:left w:val="nil"/>
              <w:bottom w:val="single" w:sz="4" w:space="0" w:color="auto"/>
              <w:right w:val="single" w:sz="4" w:space="0" w:color="auto"/>
            </w:tcBorders>
            <w:shd w:val="clear" w:color="auto" w:fill="auto"/>
            <w:noWrap/>
          </w:tcPr>
          <w:p w14:paraId="19D74D6D"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 case type</w:t>
            </w:r>
          </w:p>
        </w:tc>
        <w:tc>
          <w:tcPr>
            <w:tcW w:w="3034" w:type="dxa"/>
            <w:tcBorders>
              <w:top w:val="single" w:sz="4" w:space="0" w:color="auto"/>
              <w:left w:val="nil"/>
              <w:bottom w:val="single" w:sz="4" w:space="0" w:color="auto"/>
              <w:right w:val="single" w:sz="4" w:space="0" w:color="auto"/>
            </w:tcBorders>
          </w:tcPr>
          <w:p w14:paraId="73C21241" w14:textId="77777777" w:rsidR="00D67509" w:rsidRPr="00BE6762" w:rsidRDefault="00D67509" w:rsidP="00D67509">
            <w:r w:rsidRPr="00BE6762">
              <w:t>CASE_TYPE</w:t>
            </w:r>
          </w:p>
        </w:tc>
      </w:tr>
      <w:tr w:rsidR="00D67509" w:rsidRPr="00EB74FF" w14:paraId="2BAA364C" w14:textId="77777777" w:rsidTr="00D67509">
        <w:trPr>
          <w:trHeight w:val="255"/>
        </w:trPr>
        <w:tc>
          <w:tcPr>
            <w:tcW w:w="494" w:type="dxa"/>
            <w:tcBorders>
              <w:top w:val="single" w:sz="4" w:space="0" w:color="auto"/>
              <w:left w:val="single" w:sz="4" w:space="0" w:color="auto"/>
              <w:bottom w:val="single" w:sz="4" w:space="0" w:color="auto"/>
              <w:right w:val="single" w:sz="4" w:space="0" w:color="auto"/>
            </w:tcBorders>
          </w:tcPr>
          <w:p w14:paraId="6B468D53"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6</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0CA88997"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Duration type</w:t>
            </w:r>
          </w:p>
        </w:tc>
        <w:tc>
          <w:tcPr>
            <w:tcW w:w="3240" w:type="dxa"/>
            <w:tcBorders>
              <w:top w:val="single" w:sz="4" w:space="0" w:color="auto"/>
              <w:left w:val="nil"/>
              <w:bottom w:val="single" w:sz="4" w:space="0" w:color="auto"/>
              <w:right w:val="single" w:sz="4" w:space="0" w:color="auto"/>
            </w:tcBorders>
            <w:shd w:val="clear" w:color="auto" w:fill="auto"/>
            <w:noWrap/>
          </w:tcPr>
          <w:p w14:paraId="38B310A4"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 duration type</w:t>
            </w:r>
          </w:p>
        </w:tc>
        <w:tc>
          <w:tcPr>
            <w:tcW w:w="3034" w:type="dxa"/>
            <w:tcBorders>
              <w:top w:val="single" w:sz="4" w:space="0" w:color="auto"/>
              <w:left w:val="nil"/>
              <w:bottom w:val="single" w:sz="4" w:space="0" w:color="auto"/>
              <w:right w:val="single" w:sz="4" w:space="0" w:color="auto"/>
            </w:tcBorders>
          </w:tcPr>
          <w:p w14:paraId="4892328D" w14:textId="77777777" w:rsidR="00D67509" w:rsidRPr="00BE6762" w:rsidRDefault="00D67509" w:rsidP="00D67509">
            <w:r w:rsidRPr="00BE6762">
              <w:t>DURATION_TYPE</w:t>
            </w:r>
          </w:p>
        </w:tc>
      </w:tr>
      <w:tr w:rsidR="00D67509" w:rsidRPr="00EB74FF" w14:paraId="09D8214D" w14:textId="77777777" w:rsidTr="00D67509">
        <w:trPr>
          <w:trHeight w:val="255"/>
        </w:trPr>
        <w:tc>
          <w:tcPr>
            <w:tcW w:w="494" w:type="dxa"/>
            <w:tcBorders>
              <w:top w:val="single" w:sz="4" w:space="0" w:color="auto"/>
              <w:left w:val="single" w:sz="4" w:space="0" w:color="auto"/>
              <w:bottom w:val="single" w:sz="4" w:space="0" w:color="auto"/>
              <w:right w:val="single" w:sz="4" w:space="0" w:color="auto"/>
            </w:tcBorders>
          </w:tcPr>
          <w:p w14:paraId="3BF1CABD"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7</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5FB994A"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Start date</w:t>
            </w:r>
          </w:p>
        </w:tc>
        <w:tc>
          <w:tcPr>
            <w:tcW w:w="3240" w:type="dxa"/>
            <w:tcBorders>
              <w:top w:val="single" w:sz="4" w:space="0" w:color="auto"/>
              <w:left w:val="nil"/>
              <w:bottom w:val="single" w:sz="4" w:space="0" w:color="auto"/>
              <w:right w:val="single" w:sz="4" w:space="0" w:color="auto"/>
            </w:tcBorders>
            <w:shd w:val="clear" w:color="auto" w:fill="auto"/>
            <w:noWrap/>
          </w:tcPr>
          <w:p w14:paraId="6034838C"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 start date</w:t>
            </w:r>
          </w:p>
        </w:tc>
        <w:tc>
          <w:tcPr>
            <w:tcW w:w="3034" w:type="dxa"/>
            <w:tcBorders>
              <w:top w:val="single" w:sz="4" w:space="0" w:color="auto"/>
              <w:left w:val="nil"/>
              <w:bottom w:val="single" w:sz="4" w:space="0" w:color="auto"/>
              <w:right w:val="single" w:sz="4" w:space="0" w:color="auto"/>
            </w:tcBorders>
          </w:tcPr>
          <w:p w14:paraId="59A77FA1" w14:textId="77777777" w:rsidR="00D67509" w:rsidRPr="00BE6762" w:rsidRDefault="00D67509" w:rsidP="00D67509">
            <w:r w:rsidRPr="00BE6762">
              <w:t>START_DATE</w:t>
            </w:r>
          </w:p>
        </w:tc>
      </w:tr>
      <w:tr w:rsidR="00D67509" w:rsidRPr="00EB74FF" w14:paraId="703F85AE" w14:textId="77777777" w:rsidTr="00D67509">
        <w:trPr>
          <w:trHeight w:val="255"/>
        </w:trPr>
        <w:tc>
          <w:tcPr>
            <w:tcW w:w="494" w:type="dxa"/>
            <w:tcBorders>
              <w:top w:val="single" w:sz="4" w:space="0" w:color="auto"/>
              <w:left w:val="single" w:sz="4" w:space="0" w:color="auto"/>
              <w:bottom w:val="single" w:sz="4" w:space="0" w:color="auto"/>
              <w:right w:val="single" w:sz="4" w:space="0" w:color="auto"/>
            </w:tcBorders>
          </w:tcPr>
          <w:p w14:paraId="43824A55"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8</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786A8407"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Period</w:t>
            </w:r>
          </w:p>
        </w:tc>
        <w:tc>
          <w:tcPr>
            <w:tcW w:w="3240" w:type="dxa"/>
            <w:tcBorders>
              <w:top w:val="single" w:sz="4" w:space="0" w:color="auto"/>
              <w:left w:val="nil"/>
              <w:bottom w:val="single" w:sz="4" w:space="0" w:color="auto"/>
              <w:right w:val="single" w:sz="4" w:space="0" w:color="auto"/>
            </w:tcBorders>
            <w:shd w:val="clear" w:color="auto" w:fill="auto"/>
            <w:noWrap/>
          </w:tcPr>
          <w:p w14:paraId="295808FD"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 period</w:t>
            </w:r>
          </w:p>
        </w:tc>
        <w:tc>
          <w:tcPr>
            <w:tcW w:w="3034" w:type="dxa"/>
            <w:tcBorders>
              <w:top w:val="single" w:sz="4" w:space="0" w:color="auto"/>
              <w:left w:val="nil"/>
              <w:bottom w:val="single" w:sz="4" w:space="0" w:color="auto"/>
              <w:right w:val="single" w:sz="4" w:space="0" w:color="auto"/>
            </w:tcBorders>
          </w:tcPr>
          <w:p w14:paraId="315DA2E9" w14:textId="77777777" w:rsidR="00D67509" w:rsidRPr="00BE6762" w:rsidRDefault="00D67509" w:rsidP="00D67509">
            <w:r w:rsidRPr="00BE6762">
              <w:t>PERIOD</w:t>
            </w:r>
          </w:p>
        </w:tc>
      </w:tr>
      <w:tr w:rsidR="00D67509" w:rsidRPr="00EB74FF" w14:paraId="1C008BFA" w14:textId="77777777" w:rsidTr="00D67509">
        <w:trPr>
          <w:trHeight w:val="255"/>
        </w:trPr>
        <w:tc>
          <w:tcPr>
            <w:tcW w:w="494" w:type="dxa"/>
            <w:tcBorders>
              <w:top w:val="single" w:sz="4" w:space="0" w:color="auto"/>
              <w:left w:val="single" w:sz="4" w:space="0" w:color="auto"/>
              <w:bottom w:val="single" w:sz="4" w:space="0" w:color="auto"/>
              <w:right w:val="single" w:sz="4" w:space="0" w:color="auto"/>
            </w:tcBorders>
          </w:tcPr>
          <w:p w14:paraId="4FF85786"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9</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05429E81"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End date</w:t>
            </w:r>
          </w:p>
        </w:tc>
        <w:tc>
          <w:tcPr>
            <w:tcW w:w="3240" w:type="dxa"/>
            <w:tcBorders>
              <w:top w:val="single" w:sz="4" w:space="0" w:color="auto"/>
              <w:left w:val="nil"/>
              <w:bottom w:val="single" w:sz="4" w:space="0" w:color="auto"/>
              <w:right w:val="single" w:sz="4" w:space="0" w:color="auto"/>
            </w:tcBorders>
            <w:shd w:val="clear" w:color="auto" w:fill="auto"/>
            <w:noWrap/>
          </w:tcPr>
          <w:p w14:paraId="67C760C6"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 end date</w:t>
            </w:r>
          </w:p>
        </w:tc>
        <w:tc>
          <w:tcPr>
            <w:tcW w:w="3034" w:type="dxa"/>
            <w:tcBorders>
              <w:top w:val="single" w:sz="4" w:space="0" w:color="auto"/>
              <w:left w:val="nil"/>
              <w:bottom w:val="single" w:sz="4" w:space="0" w:color="auto"/>
              <w:right w:val="single" w:sz="4" w:space="0" w:color="auto"/>
            </w:tcBorders>
          </w:tcPr>
          <w:p w14:paraId="66D888AF" w14:textId="77777777" w:rsidR="00D67509" w:rsidRPr="00BE6762" w:rsidRDefault="00D67509" w:rsidP="00D67509">
            <w:r w:rsidRPr="00BE6762">
              <w:t>END_DATE</w:t>
            </w:r>
          </w:p>
        </w:tc>
      </w:tr>
      <w:tr w:rsidR="00D67509" w:rsidRPr="00EB74FF" w14:paraId="70C3D075" w14:textId="77777777" w:rsidTr="00D67509">
        <w:trPr>
          <w:trHeight w:val="255"/>
        </w:trPr>
        <w:tc>
          <w:tcPr>
            <w:tcW w:w="494" w:type="dxa"/>
            <w:tcBorders>
              <w:top w:val="single" w:sz="4" w:space="0" w:color="auto"/>
              <w:left w:val="single" w:sz="4" w:space="0" w:color="auto"/>
              <w:bottom w:val="single" w:sz="4" w:space="0" w:color="auto"/>
              <w:right w:val="single" w:sz="4" w:space="0" w:color="auto"/>
            </w:tcBorders>
          </w:tcPr>
          <w:p w14:paraId="5C06A699"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10</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06321EF1"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Amount value</w:t>
            </w:r>
          </w:p>
        </w:tc>
        <w:tc>
          <w:tcPr>
            <w:tcW w:w="3240" w:type="dxa"/>
            <w:tcBorders>
              <w:top w:val="single" w:sz="4" w:space="0" w:color="auto"/>
              <w:left w:val="nil"/>
              <w:bottom w:val="single" w:sz="4" w:space="0" w:color="auto"/>
              <w:right w:val="single" w:sz="4" w:space="0" w:color="auto"/>
            </w:tcBorders>
            <w:shd w:val="clear" w:color="auto" w:fill="auto"/>
            <w:noWrap/>
          </w:tcPr>
          <w:p w14:paraId="4BD9B17B"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Garnished amount value</w:t>
            </w:r>
          </w:p>
        </w:tc>
        <w:tc>
          <w:tcPr>
            <w:tcW w:w="3034" w:type="dxa"/>
            <w:tcBorders>
              <w:top w:val="single" w:sz="4" w:space="0" w:color="auto"/>
              <w:left w:val="nil"/>
              <w:bottom w:val="single" w:sz="4" w:space="0" w:color="auto"/>
              <w:right w:val="single" w:sz="4" w:space="0" w:color="auto"/>
            </w:tcBorders>
          </w:tcPr>
          <w:p w14:paraId="797AA2C8" w14:textId="77777777" w:rsidR="00D67509" w:rsidRPr="00BE6762" w:rsidRDefault="00D67509" w:rsidP="00D67509">
            <w:r w:rsidRPr="00BE6762">
              <w:t>AMT_VAL</w:t>
            </w:r>
          </w:p>
        </w:tc>
      </w:tr>
      <w:tr w:rsidR="00D67509" w:rsidRPr="00EB74FF" w14:paraId="3C2C853E" w14:textId="77777777" w:rsidTr="00D67509">
        <w:trPr>
          <w:trHeight w:val="255"/>
        </w:trPr>
        <w:tc>
          <w:tcPr>
            <w:tcW w:w="494" w:type="dxa"/>
            <w:tcBorders>
              <w:top w:val="single" w:sz="4" w:space="0" w:color="auto"/>
              <w:left w:val="single" w:sz="4" w:space="0" w:color="auto"/>
              <w:bottom w:val="single" w:sz="4" w:space="0" w:color="auto"/>
              <w:right w:val="single" w:sz="4" w:space="0" w:color="auto"/>
            </w:tcBorders>
          </w:tcPr>
          <w:p w14:paraId="232117CF"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11</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79B2B0D" w14:textId="77777777" w:rsidR="00D67509" w:rsidRPr="00EB74FF" w:rsidRDefault="00F5374D"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Amount currency</w:t>
            </w:r>
          </w:p>
        </w:tc>
        <w:tc>
          <w:tcPr>
            <w:tcW w:w="3240" w:type="dxa"/>
            <w:tcBorders>
              <w:top w:val="single" w:sz="4" w:space="0" w:color="auto"/>
              <w:left w:val="nil"/>
              <w:bottom w:val="single" w:sz="4" w:space="0" w:color="auto"/>
              <w:right w:val="single" w:sz="4" w:space="0" w:color="auto"/>
            </w:tcBorders>
            <w:shd w:val="clear" w:color="auto" w:fill="auto"/>
            <w:noWrap/>
          </w:tcPr>
          <w:p w14:paraId="26CF7D2C" w14:textId="77777777" w:rsidR="00D67509" w:rsidRPr="00EB74FF" w:rsidRDefault="00F5374D"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Garnished amount currency</w:t>
            </w:r>
          </w:p>
        </w:tc>
        <w:tc>
          <w:tcPr>
            <w:tcW w:w="3034" w:type="dxa"/>
            <w:tcBorders>
              <w:top w:val="single" w:sz="4" w:space="0" w:color="auto"/>
              <w:left w:val="nil"/>
              <w:bottom w:val="single" w:sz="4" w:space="0" w:color="auto"/>
              <w:right w:val="single" w:sz="4" w:space="0" w:color="auto"/>
            </w:tcBorders>
          </w:tcPr>
          <w:p w14:paraId="0101C699" w14:textId="77777777" w:rsidR="00D67509" w:rsidRPr="00BE6762" w:rsidRDefault="00D67509" w:rsidP="00D67509">
            <w:r w:rsidRPr="00BE6762">
              <w:t>AMT_CUR</w:t>
            </w:r>
          </w:p>
        </w:tc>
      </w:tr>
      <w:tr w:rsidR="00D67509" w:rsidRPr="00EB74FF" w14:paraId="43251C2C" w14:textId="77777777" w:rsidTr="00D67509">
        <w:trPr>
          <w:trHeight w:val="255"/>
        </w:trPr>
        <w:tc>
          <w:tcPr>
            <w:tcW w:w="494" w:type="dxa"/>
            <w:tcBorders>
              <w:top w:val="single" w:sz="4" w:space="0" w:color="auto"/>
              <w:left w:val="single" w:sz="4" w:space="0" w:color="auto"/>
              <w:bottom w:val="single" w:sz="4" w:space="0" w:color="auto"/>
              <w:right w:val="single" w:sz="4" w:space="0" w:color="auto"/>
            </w:tcBorders>
          </w:tcPr>
          <w:p w14:paraId="13007511"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12</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397CE71" w14:textId="77777777" w:rsidR="00D67509" w:rsidRPr="00EB74FF" w:rsidRDefault="00DC16A1"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Bank Account Identification</w:t>
            </w:r>
            <w:r w:rsidR="00F5374D">
              <w:rPr>
                <w:rFonts w:asciiTheme="minorHAnsi" w:hAnsiTheme="minorHAnsi" w:cstheme="minorHAnsi"/>
                <w:color w:val="000000"/>
                <w:lang w:val="en-GB" w:eastAsia="en-GB"/>
              </w:rPr>
              <w:t xml:space="preserve"> number</w:t>
            </w:r>
          </w:p>
        </w:tc>
        <w:tc>
          <w:tcPr>
            <w:tcW w:w="3240" w:type="dxa"/>
            <w:tcBorders>
              <w:top w:val="single" w:sz="4" w:space="0" w:color="auto"/>
              <w:left w:val="nil"/>
              <w:bottom w:val="single" w:sz="4" w:space="0" w:color="auto"/>
              <w:right w:val="single" w:sz="4" w:space="0" w:color="auto"/>
            </w:tcBorders>
            <w:shd w:val="clear" w:color="auto" w:fill="auto"/>
            <w:noWrap/>
          </w:tcPr>
          <w:p w14:paraId="41D7808B" w14:textId="609F3E27" w:rsidR="00D67509" w:rsidRPr="00EB74FF" w:rsidRDefault="00363696"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Garnish </w:t>
            </w:r>
            <w:r w:rsidR="00DC16A1">
              <w:rPr>
                <w:rFonts w:asciiTheme="minorHAnsi" w:hAnsiTheme="minorHAnsi" w:cstheme="minorHAnsi"/>
                <w:color w:val="000000"/>
                <w:lang w:val="en-GB" w:eastAsia="en-GB"/>
              </w:rPr>
              <w:t>Bank Account Identification</w:t>
            </w:r>
            <w:r w:rsidR="00F5374D">
              <w:rPr>
                <w:rFonts w:asciiTheme="minorHAnsi" w:hAnsiTheme="minorHAnsi" w:cstheme="minorHAnsi"/>
                <w:color w:val="000000"/>
                <w:lang w:val="en-GB" w:eastAsia="en-GB"/>
              </w:rPr>
              <w:t xml:space="preserve"> number</w:t>
            </w:r>
          </w:p>
        </w:tc>
        <w:tc>
          <w:tcPr>
            <w:tcW w:w="3034" w:type="dxa"/>
            <w:tcBorders>
              <w:top w:val="single" w:sz="4" w:space="0" w:color="auto"/>
              <w:left w:val="nil"/>
              <w:bottom w:val="single" w:sz="4" w:space="0" w:color="auto"/>
              <w:right w:val="single" w:sz="4" w:space="0" w:color="auto"/>
            </w:tcBorders>
          </w:tcPr>
          <w:p w14:paraId="036B36E2" w14:textId="77777777" w:rsidR="00D67509" w:rsidRPr="00BE6762" w:rsidRDefault="00D67509" w:rsidP="00D67509">
            <w:r w:rsidRPr="00BE6762">
              <w:t>BAI_NUM</w:t>
            </w:r>
          </w:p>
        </w:tc>
      </w:tr>
      <w:tr w:rsidR="00D67509" w:rsidRPr="00EB74FF" w14:paraId="044E788E" w14:textId="77777777" w:rsidTr="00D67509">
        <w:trPr>
          <w:trHeight w:val="255"/>
        </w:trPr>
        <w:tc>
          <w:tcPr>
            <w:tcW w:w="494" w:type="dxa"/>
            <w:tcBorders>
              <w:top w:val="single" w:sz="4" w:space="0" w:color="auto"/>
              <w:left w:val="single" w:sz="4" w:space="0" w:color="auto"/>
              <w:bottom w:val="single" w:sz="4" w:space="0" w:color="auto"/>
              <w:right w:val="single" w:sz="4" w:space="0" w:color="auto"/>
            </w:tcBorders>
          </w:tcPr>
          <w:p w14:paraId="01B693F0"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13</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54560A65" w14:textId="77777777" w:rsidR="00D67509" w:rsidRPr="00EB74FF" w:rsidRDefault="00D7137E"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Bank Account Identification </w:t>
            </w:r>
            <w:r w:rsidR="001D24FF">
              <w:rPr>
                <w:rFonts w:asciiTheme="minorHAnsi" w:hAnsiTheme="minorHAnsi" w:cstheme="minorHAnsi"/>
                <w:color w:val="000000"/>
                <w:lang w:val="en-GB" w:eastAsia="en-GB"/>
              </w:rPr>
              <w:t>Account number in IBAN format</w:t>
            </w:r>
          </w:p>
        </w:tc>
        <w:tc>
          <w:tcPr>
            <w:tcW w:w="3240" w:type="dxa"/>
            <w:tcBorders>
              <w:top w:val="single" w:sz="4" w:space="0" w:color="auto"/>
              <w:left w:val="nil"/>
              <w:bottom w:val="single" w:sz="4" w:space="0" w:color="auto"/>
              <w:right w:val="single" w:sz="4" w:space="0" w:color="auto"/>
            </w:tcBorders>
            <w:shd w:val="clear" w:color="auto" w:fill="auto"/>
            <w:noWrap/>
          </w:tcPr>
          <w:p w14:paraId="03D9A4FB" w14:textId="58204CC3" w:rsidR="00D67509" w:rsidRPr="00EB74FF" w:rsidRDefault="00363696"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Garnish </w:t>
            </w:r>
            <w:r w:rsidR="00DC16A1">
              <w:rPr>
                <w:rFonts w:asciiTheme="minorHAnsi" w:hAnsiTheme="minorHAnsi" w:cstheme="minorHAnsi"/>
                <w:color w:val="000000"/>
                <w:lang w:val="en-GB" w:eastAsia="en-GB"/>
              </w:rPr>
              <w:t>Bank Account Identification</w:t>
            </w:r>
            <w:r w:rsidR="00F5374D">
              <w:rPr>
                <w:rFonts w:asciiTheme="minorHAnsi" w:hAnsiTheme="minorHAnsi" w:cstheme="minorHAnsi"/>
                <w:color w:val="000000"/>
                <w:lang w:val="en-GB" w:eastAsia="en-GB"/>
              </w:rPr>
              <w:t xml:space="preserve"> </w:t>
            </w:r>
            <w:r w:rsidR="001D24FF">
              <w:rPr>
                <w:rFonts w:asciiTheme="minorHAnsi" w:hAnsiTheme="minorHAnsi" w:cstheme="minorHAnsi"/>
                <w:color w:val="000000"/>
                <w:lang w:val="en-GB" w:eastAsia="en-GB"/>
              </w:rPr>
              <w:t xml:space="preserve">Account number in IBAN format </w:t>
            </w:r>
          </w:p>
        </w:tc>
        <w:tc>
          <w:tcPr>
            <w:tcW w:w="3034" w:type="dxa"/>
            <w:tcBorders>
              <w:top w:val="single" w:sz="4" w:space="0" w:color="auto"/>
              <w:left w:val="nil"/>
              <w:bottom w:val="single" w:sz="4" w:space="0" w:color="auto"/>
              <w:right w:val="single" w:sz="4" w:space="0" w:color="auto"/>
            </w:tcBorders>
          </w:tcPr>
          <w:p w14:paraId="4F9AE4F5" w14:textId="77777777" w:rsidR="00D67509" w:rsidRPr="00BE6762" w:rsidRDefault="00D67509" w:rsidP="00D67509">
            <w:r w:rsidRPr="00BE6762">
              <w:t>BAI_IBAN</w:t>
            </w:r>
          </w:p>
        </w:tc>
      </w:tr>
      <w:tr w:rsidR="00D67509" w:rsidRPr="00EB74FF" w14:paraId="2FDCAD5E" w14:textId="77777777" w:rsidTr="00D67509">
        <w:trPr>
          <w:trHeight w:val="255"/>
        </w:trPr>
        <w:tc>
          <w:tcPr>
            <w:tcW w:w="494" w:type="dxa"/>
            <w:tcBorders>
              <w:top w:val="single" w:sz="4" w:space="0" w:color="auto"/>
              <w:left w:val="single" w:sz="4" w:space="0" w:color="auto"/>
              <w:bottom w:val="single" w:sz="4" w:space="0" w:color="auto"/>
              <w:right w:val="single" w:sz="4" w:space="0" w:color="auto"/>
            </w:tcBorders>
          </w:tcPr>
          <w:p w14:paraId="51738221" w14:textId="77777777" w:rsidR="00D67509" w:rsidRPr="00EB74FF" w:rsidRDefault="00D67509"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14</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5753FBB6" w14:textId="11551C22" w:rsidR="00D67509" w:rsidRPr="00EB74FF" w:rsidRDefault="007B3723" w:rsidP="00B97CDD">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Bank Account Identification</w:t>
            </w:r>
            <w:r w:rsidR="00F5374D">
              <w:rPr>
                <w:rFonts w:asciiTheme="minorHAnsi" w:hAnsiTheme="minorHAnsi" w:cstheme="minorHAnsi"/>
                <w:color w:val="000000"/>
                <w:lang w:val="en-GB" w:eastAsia="en-GB"/>
              </w:rPr>
              <w:t xml:space="preserve"> B</w:t>
            </w:r>
            <w:r>
              <w:rPr>
                <w:rFonts w:asciiTheme="minorHAnsi" w:hAnsiTheme="minorHAnsi" w:cstheme="minorHAnsi"/>
                <w:color w:val="000000"/>
                <w:lang w:val="en-GB" w:eastAsia="en-GB"/>
              </w:rPr>
              <w:t xml:space="preserve">ank </w:t>
            </w:r>
            <w:r w:rsidR="00F5374D">
              <w:rPr>
                <w:rFonts w:asciiTheme="minorHAnsi" w:hAnsiTheme="minorHAnsi" w:cstheme="minorHAnsi"/>
                <w:color w:val="000000"/>
                <w:lang w:val="en-GB" w:eastAsia="en-GB"/>
              </w:rPr>
              <w:t>I</w:t>
            </w:r>
            <w:r>
              <w:rPr>
                <w:rFonts w:asciiTheme="minorHAnsi" w:hAnsiTheme="minorHAnsi" w:cstheme="minorHAnsi"/>
                <w:color w:val="000000"/>
                <w:lang w:val="en-GB" w:eastAsia="en-GB"/>
              </w:rPr>
              <w:t xml:space="preserve">dentification </w:t>
            </w:r>
            <w:r w:rsidR="00F5374D">
              <w:rPr>
                <w:rFonts w:asciiTheme="minorHAnsi" w:hAnsiTheme="minorHAnsi" w:cstheme="minorHAnsi"/>
                <w:color w:val="000000"/>
                <w:lang w:val="en-GB" w:eastAsia="en-GB"/>
              </w:rPr>
              <w:t>C</w:t>
            </w:r>
            <w:r>
              <w:rPr>
                <w:rFonts w:asciiTheme="minorHAnsi" w:hAnsiTheme="minorHAnsi" w:cstheme="minorHAnsi"/>
                <w:color w:val="000000"/>
                <w:lang w:val="en-GB" w:eastAsia="en-GB"/>
              </w:rPr>
              <w:t>ode</w:t>
            </w:r>
          </w:p>
        </w:tc>
        <w:tc>
          <w:tcPr>
            <w:tcW w:w="3240" w:type="dxa"/>
            <w:tcBorders>
              <w:top w:val="single" w:sz="4" w:space="0" w:color="auto"/>
              <w:left w:val="nil"/>
              <w:bottom w:val="single" w:sz="4" w:space="0" w:color="auto"/>
              <w:right w:val="single" w:sz="4" w:space="0" w:color="auto"/>
            </w:tcBorders>
            <w:shd w:val="clear" w:color="auto" w:fill="auto"/>
            <w:noWrap/>
          </w:tcPr>
          <w:p w14:paraId="4BEC5925" w14:textId="6A2DB293" w:rsidR="00D67509" w:rsidRPr="00EB74FF" w:rsidRDefault="00363696" w:rsidP="00D6750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Garnish </w:t>
            </w:r>
            <w:r w:rsidR="007B3723">
              <w:rPr>
                <w:rFonts w:asciiTheme="minorHAnsi" w:hAnsiTheme="minorHAnsi" w:cstheme="minorHAnsi"/>
                <w:color w:val="000000"/>
                <w:lang w:val="en-GB" w:eastAsia="en-GB"/>
              </w:rPr>
              <w:t>Bank code</w:t>
            </w:r>
          </w:p>
        </w:tc>
        <w:tc>
          <w:tcPr>
            <w:tcW w:w="3034" w:type="dxa"/>
            <w:tcBorders>
              <w:top w:val="single" w:sz="4" w:space="0" w:color="auto"/>
              <w:left w:val="nil"/>
              <w:bottom w:val="single" w:sz="4" w:space="0" w:color="auto"/>
              <w:right w:val="single" w:sz="4" w:space="0" w:color="auto"/>
            </w:tcBorders>
          </w:tcPr>
          <w:p w14:paraId="4524CD16" w14:textId="77777777" w:rsidR="00D67509" w:rsidRDefault="00D67509" w:rsidP="00D67509">
            <w:r w:rsidRPr="00BE6762">
              <w:t>BAI_BIC</w:t>
            </w:r>
          </w:p>
        </w:tc>
      </w:tr>
    </w:tbl>
    <w:p w14:paraId="3FF3C9F6" w14:textId="77777777" w:rsidR="00DC4998" w:rsidRPr="00E56EF1" w:rsidRDefault="00DC4998" w:rsidP="00DC4998">
      <w:pPr>
        <w:ind w:left="360"/>
        <w:jc w:val="both"/>
        <w:rPr>
          <w:rFonts w:asciiTheme="minorHAnsi" w:hAnsiTheme="minorHAnsi"/>
          <w:sz w:val="24"/>
          <w:szCs w:val="24"/>
        </w:rPr>
      </w:pPr>
    </w:p>
    <w:p w14:paraId="0697C1E8" w14:textId="77777777" w:rsidR="00DC4998" w:rsidRPr="00810B8C" w:rsidRDefault="00DC4998" w:rsidP="00DC4998">
      <w:pPr>
        <w:pStyle w:val="Heading3"/>
        <w:spacing w:before="360" w:after="360"/>
        <w:rPr>
          <w:b/>
          <w:bCs/>
        </w:rPr>
      </w:pPr>
      <w:bookmarkStart w:id="479" w:name="_Toc535244568"/>
      <w:r>
        <w:rPr>
          <w:b/>
          <w:bCs/>
          <w:lang w:val="en-US"/>
        </w:rPr>
        <w:t>Garnish Execution Response</w:t>
      </w:r>
      <w:bookmarkEnd w:id="479"/>
      <w:r>
        <w:rPr>
          <w:b/>
          <w:bCs/>
          <w:lang w:val="en-US"/>
        </w:rPr>
        <w:t xml:space="preserve"> </w:t>
      </w:r>
    </w:p>
    <w:tbl>
      <w:tblPr>
        <w:tblW w:w="10327" w:type="dxa"/>
        <w:tblInd w:w="-342" w:type="dxa"/>
        <w:tblLook w:val="04A0" w:firstRow="1" w:lastRow="0" w:firstColumn="1" w:lastColumn="0" w:noHBand="0" w:noVBand="1"/>
      </w:tblPr>
      <w:tblGrid>
        <w:gridCol w:w="494"/>
        <w:gridCol w:w="3559"/>
        <w:gridCol w:w="3240"/>
        <w:gridCol w:w="3034"/>
      </w:tblGrid>
      <w:tr w:rsidR="00DC4998" w:rsidRPr="00EB74FF" w14:paraId="456DFAF6" w14:textId="77777777" w:rsidTr="00AE2DA9">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06F6851A" w14:textId="77777777" w:rsidR="00DC4998" w:rsidRPr="00EB74FF" w:rsidRDefault="00DC4998" w:rsidP="00AE2DA9">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3A5CE32E"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1884200C"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1FCE3903" w14:textId="77777777" w:rsidR="00DC4998" w:rsidRPr="00EB74FF" w:rsidRDefault="00DC499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5E3585" w:rsidRPr="00EB74FF" w14:paraId="5E3C380A" w14:textId="77777777" w:rsidTr="00AE2DA9">
        <w:trPr>
          <w:trHeight w:val="255"/>
        </w:trPr>
        <w:tc>
          <w:tcPr>
            <w:tcW w:w="494" w:type="dxa"/>
            <w:tcBorders>
              <w:top w:val="nil"/>
              <w:left w:val="single" w:sz="4" w:space="0" w:color="auto"/>
              <w:bottom w:val="single" w:sz="4" w:space="0" w:color="auto"/>
              <w:right w:val="single" w:sz="4" w:space="0" w:color="auto"/>
            </w:tcBorders>
          </w:tcPr>
          <w:p w14:paraId="27418529"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lastRenderedPageBreak/>
              <w:t>1</w:t>
            </w:r>
          </w:p>
        </w:tc>
        <w:tc>
          <w:tcPr>
            <w:tcW w:w="3559" w:type="dxa"/>
            <w:tcBorders>
              <w:top w:val="nil"/>
              <w:left w:val="single" w:sz="4" w:space="0" w:color="auto"/>
              <w:bottom w:val="single" w:sz="4" w:space="0" w:color="auto"/>
              <w:right w:val="single" w:sz="4" w:space="0" w:color="auto"/>
            </w:tcBorders>
            <w:shd w:val="clear" w:color="auto" w:fill="auto"/>
            <w:noWrap/>
          </w:tcPr>
          <w:p w14:paraId="179E4EEA"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 Execution response identification</w:t>
            </w:r>
          </w:p>
        </w:tc>
        <w:tc>
          <w:tcPr>
            <w:tcW w:w="3240" w:type="dxa"/>
            <w:tcBorders>
              <w:top w:val="nil"/>
              <w:left w:val="nil"/>
              <w:bottom w:val="single" w:sz="4" w:space="0" w:color="auto"/>
              <w:right w:val="single" w:sz="4" w:space="0" w:color="auto"/>
            </w:tcBorders>
            <w:shd w:val="clear" w:color="auto" w:fill="auto"/>
            <w:noWrap/>
          </w:tcPr>
          <w:p w14:paraId="2F461265"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3034" w:type="dxa"/>
            <w:tcBorders>
              <w:top w:val="nil"/>
              <w:left w:val="nil"/>
              <w:bottom w:val="single" w:sz="4" w:space="0" w:color="auto"/>
              <w:right w:val="single" w:sz="4" w:space="0" w:color="auto"/>
            </w:tcBorders>
          </w:tcPr>
          <w:p w14:paraId="2E3C66B0" w14:textId="77777777" w:rsidR="005E3585" w:rsidRPr="00F23CD6" w:rsidRDefault="005E3585" w:rsidP="005E3585">
            <w:r w:rsidRPr="00F23CD6">
              <w:t>GARNISH_EXEC_RESP_ID</w:t>
            </w:r>
          </w:p>
        </w:tc>
      </w:tr>
      <w:tr w:rsidR="005E3585" w:rsidRPr="00EB74FF" w14:paraId="4C3FA9E2" w14:textId="77777777" w:rsidTr="005E3585">
        <w:trPr>
          <w:trHeight w:val="255"/>
        </w:trPr>
        <w:tc>
          <w:tcPr>
            <w:tcW w:w="494" w:type="dxa"/>
            <w:tcBorders>
              <w:top w:val="nil"/>
              <w:left w:val="single" w:sz="4" w:space="0" w:color="auto"/>
              <w:bottom w:val="single" w:sz="4" w:space="0" w:color="auto"/>
              <w:right w:val="single" w:sz="4" w:space="0" w:color="auto"/>
            </w:tcBorders>
          </w:tcPr>
          <w:p w14:paraId="473ECA20"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559" w:type="dxa"/>
            <w:tcBorders>
              <w:top w:val="nil"/>
              <w:left w:val="single" w:sz="4" w:space="0" w:color="auto"/>
              <w:bottom w:val="single" w:sz="4" w:space="0" w:color="auto"/>
              <w:right w:val="single" w:sz="4" w:space="0" w:color="auto"/>
            </w:tcBorders>
            <w:shd w:val="clear" w:color="auto" w:fill="auto"/>
            <w:noWrap/>
          </w:tcPr>
          <w:p w14:paraId="4EDCF615"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Executor service task identifier </w:t>
            </w:r>
          </w:p>
        </w:tc>
        <w:tc>
          <w:tcPr>
            <w:tcW w:w="3240" w:type="dxa"/>
            <w:tcBorders>
              <w:top w:val="nil"/>
              <w:left w:val="nil"/>
              <w:bottom w:val="single" w:sz="4" w:space="0" w:color="auto"/>
              <w:right w:val="single" w:sz="4" w:space="0" w:color="auto"/>
            </w:tcBorders>
            <w:shd w:val="clear" w:color="auto" w:fill="auto"/>
            <w:noWrap/>
          </w:tcPr>
          <w:p w14:paraId="0DD94FE9" w14:textId="4E02FC8B" w:rsidR="005E3585" w:rsidRPr="00EB74FF" w:rsidRDefault="0097422C" w:rsidP="005E3585">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 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3034" w:type="dxa"/>
            <w:tcBorders>
              <w:top w:val="nil"/>
              <w:left w:val="nil"/>
              <w:bottom w:val="single" w:sz="4" w:space="0" w:color="auto"/>
              <w:right w:val="single" w:sz="4" w:space="0" w:color="auto"/>
            </w:tcBorders>
          </w:tcPr>
          <w:p w14:paraId="64DB4DAC" w14:textId="77777777" w:rsidR="005E3585" w:rsidRPr="00F23CD6" w:rsidRDefault="005E3585" w:rsidP="005E3585">
            <w:r w:rsidRPr="00F23CD6">
              <w:t>EXETR_SRVC_TASK_ID</w:t>
            </w:r>
          </w:p>
        </w:tc>
      </w:tr>
      <w:tr w:rsidR="005E3585" w:rsidRPr="00EB74FF" w14:paraId="72879D2A"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41651A3E"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5EAC9FE0"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name</w:t>
            </w:r>
          </w:p>
        </w:tc>
        <w:tc>
          <w:tcPr>
            <w:tcW w:w="3240" w:type="dxa"/>
            <w:tcBorders>
              <w:top w:val="single" w:sz="4" w:space="0" w:color="auto"/>
              <w:left w:val="single" w:sz="4" w:space="0" w:color="auto"/>
              <w:bottom w:val="single" w:sz="4" w:space="0" w:color="auto"/>
              <w:right w:val="single" w:sz="4" w:space="0" w:color="auto"/>
            </w:tcBorders>
            <w:shd w:val="clear" w:color="auto" w:fill="auto"/>
            <w:noWrap/>
          </w:tcPr>
          <w:p w14:paraId="1F7E4F09"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Garnished customer name</w:t>
            </w:r>
          </w:p>
        </w:tc>
        <w:tc>
          <w:tcPr>
            <w:tcW w:w="3034" w:type="dxa"/>
            <w:tcBorders>
              <w:top w:val="single" w:sz="4" w:space="0" w:color="auto"/>
              <w:left w:val="single" w:sz="4" w:space="0" w:color="auto"/>
              <w:bottom w:val="single" w:sz="4" w:space="0" w:color="auto"/>
              <w:right w:val="single" w:sz="4" w:space="0" w:color="auto"/>
            </w:tcBorders>
          </w:tcPr>
          <w:p w14:paraId="4BAACD02" w14:textId="77777777" w:rsidR="005E3585" w:rsidRPr="00F23CD6" w:rsidRDefault="005E3585" w:rsidP="005E3585">
            <w:r w:rsidRPr="00F23CD6">
              <w:t>CUST_NAME</w:t>
            </w:r>
          </w:p>
        </w:tc>
      </w:tr>
      <w:tr w:rsidR="005E3585" w:rsidRPr="00EB74FF" w14:paraId="3D7D2D76"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57A5537C"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7C80A65E"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Customer identification </w:t>
            </w:r>
          </w:p>
        </w:tc>
        <w:tc>
          <w:tcPr>
            <w:tcW w:w="3240" w:type="dxa"/>
            <w:tcBorders>
              <w:top w:val="single" w:sz="4" w:space="0" w:color="auto"/>
              <w:left w:val="single" w:sz="4" w:space="0" w:color="auto"/>
              <w:bottom w:val="single" w:sz="4" w:space="0" w:color="auto"/>
              <w:right w:val="single" w:sz="4" w:space="0" w:color="auto"/>
            </w:tcBorders>
            <w:shd w:val="clear" w:color="auto" w:fill="auto"/>
            <w:noWrap/>
          </w:tcPr>
          <w:p w14:paraId="6E7B5AAF"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Garnished customer identification </w:t>
            </w:r>
          </w:p>
        </w:tc>
        <w:tc>
          <w:tcPr>
            <w:tcW w:w="3034" w:type="dxa"/>
            <w:tcBorders>
              <w:top w:val="single" w:sz="4" w:space="0" w:color="auto"/>
              <w:left w:val="single" w:sz="4" w:space="0" w:color="auto"/>
              <w:bottom w:val="single" w:sz="4" w:space="0" w:color="auto"/>
              <w:right w:val="single" w:sz="4" w:space="0" w:color="auto"/>
            </w:tcBorders>
          </w:tcPr>
          <w:p w14:paraId="0D52D334" w14:textId="77777777" w:rsidR="005E3585" w:rsidRPr="00F23CD6" w:rsidRDefault="005E3585" w:rsidP="005E3585">
            <w:r w:rsidRPr="00F23CD6">
              <w:t>CUST_ID</w:t>
            </w:r>
          </w:p>
        </w:tc>
      </w:tr>
      <w:tr w:rsidR="005E3585" w:rsidRPr="00EB74FF" w14:paraId="00B0CEEE"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0645CADB"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3E83F5DF"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identification type</w:t>
            </w:r>
          </w:p>
        </w:tc>
        <w:tc>
          <w:tcPr>
            <w:tcW w:w="3240" w:type="dxa"/>
            <w:tcBorders>
              <w:top w:val="single" w:sz="4" w:space="0" w:color="auto"/>
              <w:left w:val="single" w:sz="4" w:space="0" w:color="auto"/>
              <w:bottom w:val="single" w:sz="4" w:space="0" w:color="auto"/>
              <w:right w:val="single" w:sz="4" w:space="0" w:color="auto"/>
            </w:tcBorders>
            <w:shd w:val="clear" w:color="auto" w:fill="auto"/>
            <w:noWrap/>
          </w:tcPr>
          <w:p w14:paraId="677C3C55"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Garnished customer identification type </w:t>
            </w:r>
          </w:p>
        </w:tc>
        <w:tc>
          <w:tcPr>
            <w:tcW w:w="3034" w:type="dxa"/>
            <w:tcBorders>
              <w:top w:val="single" w:sz="4" w:space="0" w:color="auto"/>
              <w:left w:val="single" w:sz="4" w:space="0" w:color="auto"/>
              <w:bottom w:val="single" w:sz="4" w:space="0" w:color="auto"/>
              <w:right w:val="single" w:sz="4" w:space="0" w:color="auto"/>
            </w:tcBorders>
          </w:tcPr>
          <w:p w14:paraId="24237E4B" w14:textId="77777777" w:rsidR="005E3585" w:rsidRPr="00F23CD6" w:rsidRDefault="005E3585" w:rsidP="005E3585">
            <w:r w:rsidRPr="00F23CD6">
              <w:t>CUST_ID_TYPE</w:t>
            </w:r>
          </w:p>
        </w:tc>
      </w:tr>
      <w:tr w:rsidR="005E3585" w:rsidRPr="00EB74FF" w14:paraId="6A263313"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19FF1F1C"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6</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6B5933D0"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Customer nationality code</w:t>
            </w:r>
          </w:p>
        </w:tc>
        <w:tc>
          <w:tcPr>
            <w:tcW w:w="3240" w:type="dxa"/>
            <w:tcBorders>
              <w:top w:val="single" w:sz="4" w:space="0" w:color="auto"/>
              <w:left w:val="single" w:sz="4" w:space="0" w:color="auto"/>
              <w:bottom w:val="single" w:sz="4" w:space="0" w:color="auto"/>
              <w:right w:val="single" w:sz="4" w:space="0" w:color="auto"/>
            </w:tcBorders>
            <w:shd w:val="clear" w:color="auto" w:fill="auto"/>
            <w:noWrap/>
          </w:tcPr>
          <w:p w14:paraId="58259235"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Garnished customer nationality code</w:t>
            </w:r>
          </w:p>
        </w:tc>
        <w:tc>
          <w:tcPr>
            <w:tcW w:w="3034" w:type="dxa"/>
            <w:tcBorders>
              <w:top w:val="single" w:sz="4" w:space="0" w:color="auto"/>
              <w:left w:val="single" w:sz="4" w:space="0" w:color="auto"/>
              <w:bottom w:val="single" w:sz="4" w:space="0" w:color="auto"/>
              <w:right w:val="single" w:sz="4" w:space="0" w:color="auto"/>
            </w:tcBorders>
          </w:tcPr>
          <w:p w14:paraId="3466E32E" w14:textId="77777777" w:rsidR="005E3585" w:rsidRPr="00F23CD6" w:rsidRDefault="005E3585" w:rsidP="005E3585">
            <w:r w:rsidRPr="00F23CD6">
              <w:t>CUST_NAT_CD</w:t>
            </w:r>
          </w:p>
        </w:tc>
      </w:tr>
      <w:tr w:rsidR="005E3585" w:rsidRPr="00EB74FF" w14:paraId="0FB674A1"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56825829"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7</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617D0B30"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Execution date and time</w:t>
            </w:r>
          </w:p>
        </w:tc>
        <w:tc>
          <w:tcPr>
            <w:tcW w:w="3240" w:type="dxa"/>
            <w:tcBorders>
              <w:top w:val="single" w:sz="4" w:space="0" w:color="auto"/>
              <w:left w:val="single" w:sz="4" w:space="0" w:color="auto"/>
              <w:bottom w:val="single" w:sz="4" w:space="0" w:color="auto"/>
              <w:right w:val="single" w:sz="4" w:space="0" w:color="auto"/>
            </w:tcBorders>
            <w:shd w:val="clear" w:color="auto" w:fill="auto"/>
            <w:noWrap/>
          </w:tcPr>
          <w:p w14:paraId="152318AA"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Garnish execution date and time</w:t>
            </w:r>
          </w:p>
        </w:tc>
        <w:tc>
          <w:tcPr>
            <w:tcW w:w="3034" w:type="dxa"/>
            <w:tcBorders>
              <w:top w:val="single" w:sz="4" w:space="0" w:color="auto"/>
              <w:left w:val="single" w:sz="4" w:space="0" w:color="auto"/>
              <w:bottom w:val="single" w:sz="4" w:space="0" w:color="auto"/>
              <w:right w:val="single" w:sz="4" w:space="0" w:color="auto"/>
            </w:tcBorders>
          </w:tcPr>
          <w:p w14:paraId="7E75FEA1" w14:textId="77777777" w:rsidR="005E3585" w:rsidRPr="00F23CD6" w:rsidRDefault="005E3585" w:rsidP="005E3585">
            <w:r w:rsidRPr="00F23CD6">
              <w:t>EXE_DATE_TIME</w:t>
            </w:r>
          </w:p>
        </w:tc>
      </w:tr>
      <w:tr w:rsidR="005E3585" w:rsidRPr="00EB74FF" w14:paraId="3ADE76D6"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65A50DFE"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8</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0816AA62"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Total amount</w:t>
            </w:r>
          </w:p>
        </w:tc>
        <w:tc>
          <w:tcPr>
            <w:tcW w:w="3240" w:type="dxa"/>
            <w:tcBorders>
              <w:top w:val="single" w:sz="4" w:space="0" w:color="auto"/>
              <w:left w:val="single" w:sz="4" w:space="0" w:color="auto"/>
              <w:bottom w:val="single" w:sz="4" w:space="0" w:color="auto"/>
              <w:right w:val="single" w:sz="4" w:space="0" w:color="auto"/>
            </w:tcBorders>
            <w:shd w:val="clear" w:color="auto" w:fill="auto"/>
            <w:noWrap/>
          </w:tcPr>
          <w:p w14:paraId="689334A9"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Total Garnished mount</w:t>
            </w:r>
          </w:p>
        </w:tc>
        <w:tc>
          <w:tcPr>
            <w:tcW w:w="3034" w:type="dxa"/>
            <w:tcBorders>
              <w:top w:val="single" w:sz="4" w:space="0" w:color="auto"/>
              <w:left w:val="single" w:sz="4" w:space="0" w:color="auto"/>
              <w:bottom w:val="single" w:sz="4" w:space="0" w:color="auto"/>
              <w:right w:val="single" w:sz="4" w:space="0" w:color="auto"/>
            </w:tcBorders>
          </w:tcPr>
          <w:p w14:paraId="72582709" w14:textId="77777777" w:rsidR="005E3585" w:rsidRPr="00F23CD6" w:rsidRDefault="005E3585" w:rsidP="005E3585">
            <w:r w:rsidRPr="00F23CD6">
              <w:t>TOTAL_AMT</w:t>
            </w:r>
          </w:p>
        </w:tc>
      </w:tr>
      <w:tr w:rsidR="005E3585" w:rsidRPr="00EB74FF" w14:paraId="17D0BB6C"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0381BF3F"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9</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23927CA6"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Pending amount</w:t>
            </w:r>
          </w:p>
        </w:tc>
        <w:tc>
          <w:tcPr>
            <w:tcW w:w="3240" w:type="dxa"/>
            <w:tcBorders>
              <w:top w:val="single" w:sz="4" w:space="0" w:color="auto"/>
              <w:left w:val="single" w:sz="4" w:space="0" w:color="auto"/>
              <w:bottom w:val="single" w:sz="4" w:space="0" w:color="auto"/>
              <w:right w:val="single" w:sz="4" w:space="0" w:color="auto"/>
            </w:tcBorders>
            <w:shd w:val="clear" w:color="auto" w:fill="auto"/>
            <w:noWrap/>
          </w:tcPr>
          <w:p w14:paraId="45C4BEF3"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Pending amount</w:t>
            </w:r>
          </w:p>
        </w:tc>
        <w:tc>
          <w:tcPr>
            <w:tcW w:w="3034" w:type="dxa"/>
            <w:tcBorders>
              <w:top w:val="single" w:sz="4" w:space="0" w:color="auto"/>
              <w:left w:val="single" w:sz="4" w:space="0" w:color="auto"/>
              <w:bottom w:val="single" w:sz="4" w:space="0" w:color="auto"/>
              <w:right w:val="single" w:sz="4" w:space="0" w:color="auto"/>
            </w:tcBorders>
          </w:tcPr>
          <w:p w14:paraId="27DE5788" w14:textId="77777777" w:rsidR="005E3585" w:rsidRDefault="005E3585" w:rsidP="005E3585">
            <w:r w:rsidRPr="00F23CD6">
              <w:t>PENDING_AMT</w:t>
            </w:r>
          </w:p>
        </w:tc>
      </w:tr>
    </w:tbl>
    <w:p w14:paraId="3DB2EEDC" w14:textId="77777777" w:rsidR="00DC4998" w:rsidRPr="00810B8C" w:rsidRDefault="00DC4998" w:rsidP="00DC4998">
      <w:pPr>
        <w:pStyle w:val="Heading3"/>
        <w:spacing w:before="360" w:after="360"/>
        <w:rPr>
          <w:b/>
          <w:bCs/>
        </w:rPr>
      </w:pPr>
      <w:bookmarkStart w:id="480" w:name="_Toc535244569"/>
      <w:r>
        <w:rPr>
          <w:b/>
          <w:bCs/>
          <w:lang w:val="en-US"/>
        </w:rPr>
        <w:t>Execution Account Info</w:t>
      </w:r>
      <w:bookmarkEnd w:id="480"/>
    </w:p>
    <w:tbl>
      <w:tblPr>
        <w:tblW w:w="10327" w:type="dxa"/>
        <w:tblInd w:w="-342" w:type="dxa"/>
        <w:tblLook w:val="04A0" w:firstRow="1" w:lastRow="0" w:firstColumn="1" w:lastColumn="0" w:noHBand="0" w:noVBand="1"/>
      </w:tblPr>
      <w:tblGrid>
        <w:gridCol w:w="494"/>
        <w:gridCol w:w="3559"/>
        <w:gridCol w:w="3240"/>
        <w:gridCol w:w="3034"/>
      </w:tblGrid>
      <w:tr w:rsidR="00DC4998" w:rsidRPr="00EB74FF" w14:paraId="11016D1B" w14:textId="77777777" w:rsidTr="00AE2DA9">
        <w:trPr>
          <w:trHeight w:val="255"/>
        </w:trPr>
        <w:tc>
          <w:tcPr>
            <w:tcW w:w="494" w:type="dxa"/>
            <w:tcBorders>
              <w:top w:val="single" w:sz="4" w:space="0" w:color="auto"/>
              <w:left w:val="single" w:sz="4" w:space="0" w:color="auto"/>
              <w:bottom w:val="single" w:sz="4" w:space="0" w:color="auto"/>
              <w:right w:val="single" w:sz="4" w:space="0" w:color="auto"/>
            </w:tcBorders>
            <w:shd w:val="clear" w:color="000000" w:fill="EEECE1"/>
          </w:tcPr>
          <w:p w14:paraId="1482327C" w14:textId="77777777" w:rsidR="00DC4998" w:rsidRPr="00EB74FF" w:rsidRDefault="00DC4998" w:rsidP="00AE2DA9">
            <w:pPr>
              <w:spacing w:after="0"/>
              <w:rPr>
                <w:rFonts w:asciiTheme="minorHAnsi" w:hAnsiTheme="minorHAnsi" w:cstheme="minorHAnsi"/>
                <w:color w:val="000000"/>
                <w:lang w:val="en-GB" w:eastAsia="en-GB"/>
              </w:rPr>
            </w:pPr>
          </w:p>
        </w:tc>
        <w:tc>
          <w:tcPr>
            <w:tcW w:w="3559" w:type="dxa"/>
            <w:tcBorders>
              <w:top w:val="single" w:sz="4" w:space="0" w:color="auto"/>
              <w:left w:val="single" w:sz="4" w:space="0" w:color="auto"/>
              <w:bottom w:val="single" w:sz="4" w:space="0" w:color="auto"/>
              <w:right w:val="single" w:sz="4" w:space="0" w:color="auto"/>
            </w:tcBorders>
            <w:shd w:val="clear" w:color="000000" w:fill="EEECE1"/>
            <w:noWrap/>
            <w:hideMark/>
          </w:tcPr>
          <w:p w14:paraId="61D77A3D"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Name</w:t>
            </w:r>
          </w:p>
        </w:tc>
        <w:tc>
          <w:tcPr>
            <w:tcW w:w="3240" w:type="dxa"/>
            <w:tcBorders>
              <w:top w:val="single" w:sz="4" w:space="0" w:color="auto"/>
              <w:left w:val="nil"/>
              <w:bottom w:val="single" w:sz="4" w:space="0" w:color="auto"/>
              <w:right w:val="single" w:sz="4" w:space="0" w:color="auto"/>
            </w:tcBorders>
            <w:shd w:val="clear" w:color="000000" w:fill="EEECE1"/>
            <w:noWrap/>
            <w:hideMark/>
          </w:tcPr>
          <w:p w14:paraId="22796308" w14:textId="77777777" w:rsidR="00DC4998" w:rsidRPr="00EB74FF" w:rsidRDefault="00DC4998" w:rsidP="00AE2DA9">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Attribute Definition</w:t>
            </w:r>
          </w:p>
        </w:tc>
        <w:tc>
          <w:tcPr>
            <w:tcW w:w="3034" w:type="dxa"/>
            <w:tcBorders>
              <w:top w:val="single" w:sz="4" w:space="0" w:color="auto"/>
              <w:left w:val="nil"/>
              <w:bottom w:val="single" w:sz="4" w:space="0" w:color="auto"/>
              <w:right w:val="single" w:sz="4" w:space="0" w:color="auto"/>
            </w:tcBorders>
            <w:shd w:val="clear" w:color="000000" w:fill="EEECE1"/>
          </w:tcPr>
          <w:p w14:paraId="25D900D3" w14:textId="77777777" w:rsidR="00DC4998" w:rsidRPr="00EB74FF" w:rsidRDefault="00DC4998" w:rsidP="00AE2DA9">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Field Name</w:t>
            </w:r>
          </w:p>
        </w:tc>
      </w:tr>
      <w:tr w:rsidR="005E3585" w:rsidRPr="00EB74FF" w14:paraId="0567B9C5" w14:textId="77777777" w:rsidTr="00AE2DA9">
        <w:trPr>
          <w:trHeight w:val="255"/>
        </w:trPr>
        <w:tc>
          <w:tcPr>
            <w:tcW w:w="494" w:type="dxa"/>
            <w:tcBorders>
              <w:top w:val="nil"/>
              <w:left w:val="single" w:sz="4" w:space="0" w:color="auto"/>
              <w:bottom w:val="single" w:sz="4" w:space="0" w:color="auto"/>
              <w:right w:val="single" w:sz="4" w:space="0" w:color="auto"/>
            </w:tcBorders>
          </w:tcPr>
          <w:p w14:paraId="7EC35F19"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w:t>
            </w:r>
          </w:p>
        </w:tc>
        <w:tc>
          <w:tcPr>
            <w:tcW w:w="3559" w:type="dxa"/>
            <w:tcBorders>
              <w:top w:val="nil"/>
              <w:left w:val="single" w:sz="4" w:space="0" w:color="auto"/>
              <w:bottom w:val="single" w:sz="4" w:space="0" w:color="auto"/>
              <w:right w:val="single" w:sz="4" w:space="0" w:color="auto"/>
            </w:tcBorders>
            <w:shd w:val="clear" w:color="auto" w:fill="auto"/>
            <w:noWrap/>
          </w:tcPr>
          <w:p w14:paraId="28244E6D"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Execution account info identifier </w:t>
            </w:r>
          </w:p>
        </w:tc>
        <w:tc>
          <w:tcPr>
            <w:tcW w:w="3240" w:type="dxa"/>
            <w:tcBorders>
              <w:top w:val="nil"/>
              <w:left w:val="nil"/>
              <w:bottom w:val="single" w:sz="4" w:space="0" w:color="auto"/>
              <w:right w:val="single" w:sz="4" w:space="0" w:color="auto"/>
            </w:tcBorders>
            <w:shd w:val="clear" w:color="auto" w:fill="auto"/>
            <w:noWrap/>
          </w:tcPr>
          <w:p w14:paraId="13E16752"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DB system generated primary key (PK)</w:t>
            </w:r>
          </w:p>
        </w:tc>
        <w:tc>
          <w:tcPr>
            <w:tcW w:w="3034" w:type="dxa"/>
            <w:tcBorders>
              <w:top w:val="nil"/>
              <w:left w:val="nil"/>
              <w:bottom w:val="single" w:sz="4" w:space="0" w:color="auto"/>
              <w:right w:val="single" w:sz="4" w:space="0" w:color="auto"/>
            </w:tcBorders>
          </w:tcPr>
          <w:p w14:paraId="49455F59" w14:textId="77777777" w:rsidR="005E3585" w:rsidRPr="00155F44" w:rsidRDefault="005E3585" w:rsidP="005E3585">
            <w:r w:rsidRPr="00155F44">
              <w:t>EXEC_ACC_INFO_ID</w:t>
            </w:r>
          </w:p>
        </w:tc>
      </w:tr>
      <w:tr w:rsidR="005E3585" w:rsidRPr="00EB74FF" w14:paraId="4B468E65" w14:textId="77777777" w:rsidTr="005E3585">
        <w:trPr>
          <w:trHeight w:val="255"/>
        </w:trPr>
        <w:tc>
          <w:tcPr>
            <w:tcW w:w="494" w:type="dxa"/>
            <w:tcBorders>
              <w:top w:val="nil"/>
              <w:left w:val="single" w:sz="4" w:space="0" w:color="auto"/>
              <w:bottom w:val="single" w:sz="4" w:space="0" w:color="auto"/>
              <w:right w:val="single" w:sz="4" w:space="0" w:color="auto"/>
            </w:tcBorders>
          </w:tcPr>
          <w:p w14:paraId="774E6546"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2</w:t>
            </w:r>
          </w:p>
        </w:tc>
        <w:tc>
          <w:tcPr>
            <w:tcW w:w="3559" w:type="dxa"/>
            <w:tcBorders>
              <w:top w:val="nil"/>
              <w:left w:val="single" w:sz="4" w:space="0" w:color="auto"/>
              <w:bottom w:val="single" w:sz="4" w:space="0" w:color="auto"/>
              <w:right w:val="single" w:sz="4" w:space="0" w:color="auto"/>
            </w:tcBorders>
            <w:shd w:val="clear" w:color="auto" w:fill="auto"/>
            <w:noWrap/>
          </w:tcPr>
          <w:p w14:paraId="15901CCD"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Executor service task identifier </w:t>
            </w:r>
          </w:p>
        </w:tc>
        <w:tc>
          <w:tcPr>
            <w:tcW w:w="3240" w:type="dxa"/>
            <w:tcBorders>
              <w:top w:val="nil"/>
              <w:left w:val="nil"/>
              <w:bottom w:val="single" w:sz="4" w:space="0" w:color="auto"/>
              <w:right w:val="single" w:sz="4" w:space="0" w:color="auto"/>
            </w:tcBorders>
            <w:shd w:val="clear" w:color="auto" w:fill="auto"/>
            <w:noWrap/>
          </w:tcPr>
          <w:p w14:paraId="54ADAD60" w14:textId="1C8D70A5" w:rsidR="005E3585" w:rsidRPr="00EB74FF" w:rsidRDefault="00951042" w:rsidP="005E3585">
            <w:pPr>
              <w:spacing w:after="0"/>
              <w:rPr>
                <w:rFonts w:asciiTheme="minorHAnsi" w:hAnsiTheme="minorHAnsi" w:cstheme="minorHAnsi"/>
                <w:color w:val="000000"/>
                <w:lang w:val="en-GB" w:eastAsia="en-GB"/>
              </w:rPr>
            </w:pPr>
            <w:r w:rsidRPr="00EB74FF">
              <w:rPr>
                <w:rFonts w:asciiTheme="minorHAnsi" w:hAnsiTheme="minorHAnsi" w:cstheme="minorHAnsi"/>
                <w:color w:val="000000"/>
                <w:lang w:val="en-GB" w:eastAsia="en-GB"/>
              </w:rPr>
              <w:t>Foreign Key (FK) to  [</w:t>
            </w:r>
            <w:hyperlink w:anchor="_Entity_Name_:_1" w:history="1">
              <w:r w:rsidRPr="00EB74FF">
                <w:rPr>
                  <w:rStyle w:val="Hyperlink"/>
                  <w:rFonts w:asciiTheme="minorHAnsi" w:hAnsiTheme="minorHAnsi" w:cstheme="minorHAnsi"/>
                  <w:lang w:val="en-GB" w:eastAsia="en-GB"/>
                </w:rPr>
                <w:t>Executor Service Task</w:t>
              </w:r>
            </w:hyperlink>
            <w:r w:rsidRPr="00EB74FF">
              <w:rPr>
                <w:rFonts w:asciiTheme="minorHAnsi" w:hAnsiTheme="minorHAnsi" w:cstheme="minorHAnsi"/>
                <w:color w:val="000000"/>
                <w:lang w:val="en-GB" w:eastAsia="en-GB"/>
              </w:rPr>
              <w:t>]</w:t>
            </w:r>
          </w:p>
        </w:tc>
        <w:tc>
          <w:tcPr>
            <w:tcW w:w="3034" w:type="dxa"/>
            <w:tcBorders>
              <w:top w:val="nil"/>
              <w:left w:val="nil"/>
              <w:bottom w:val="single" w:sz="4" w:space="0" w:color="auto"/>
              <w:right w:val="single" w:sz="4" w:space="0" w:color="auto"/>
            </w:tcBorders>
          </w:tcPr>
          <w:p w14:paraId="25E131F7" w14:textId="77777777" w:rsidR="005E3585" w:rsidRPr="00155F44" w:rsidRDefault="005E3585" w:rsidP="005E3585">
            <w:r w:rsidRPr="00155F44">
              <w:t>EXETR_SRVC_TASK_ID</w:t>
            </w:r>
          </w:p>
        </w:tc>
      </w:tr>
      <w:tr w:rsidR="005E3585" w:rsidRPr="00EB74FF" w14:paraId="0C5B3B3E"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6CD1A556"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3</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1C0BC9E"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Account number</w:t>
            </w:r>
          </w:p>
        </w:tc>
        <w:tc>
          <w:tcPr>
            <w:tcW w:w="3240" w:type="dxa"/>
            <w:tcBorders>
              <w:top w:val="single" w:sz="4" w:space="0" w:color="auto"/>
              <w:left w:val="nil"/>
              <w:bottom w:val="single" w:sz="4" w:space="0" w:color="auto"/>
              <w:right w:val="single" w:sz="4" w:space="0" w:color="auto"/>
            </w:tcBorders>
            <w:shd w:val="clear" w:color="auto" w:fill="auto"/>
            <w:noWrap/>
          </w:tcPr>
          <w:p w14:paraId="1A10D44A"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Account number</w:t>
            </w:r>
          </w:p>
        </w:tc>
        <w:tc>
          <w:tcPr>
            <w:tcW w:w="3034" w:type="dxa"/>
            <w:tcBorders>
              <w:top w:val="single" w:sz="4" w:space="0" w:color="auto"/>
              <w:left w:val="nil"/>
              <w:bottom w:val="single" w:sz="4" w:space="0" w:color="auto"/>
              <w:right w:val="single" w:sz="4" w:space="0" w:color="auto"/>
            </w:tcBorders>
          </w:tcPr>
          <w:p w14:paraId="12ACDB06" w14:textId="77777777" w:rsidR="005E3585" w:rsidRPr="00155F44" w:rsidRDefault="005E3585" w:rsidP="005E3585">
            <w:r w:rsidRPr="00155F44">
              <w:t>ACC_NUM</w:t>
            </w:r>
          </w:p>
        </w:tc>
      </w:tr>
      <w:tr w:rsidR="005E3585" w:rsidRPr="00EB74FF" w14:paraId="2CDCC956"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22FC66A2"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4</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7FA15AA"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Account number in IBAN format</w:t>
            </w:r>
          </w:p>
        </w:tc>
        <w:tc>
          <w:tcPr>
            <w:tcW w:w="3240" w:type="dxa"/>
            <w:tcBorders>
              <w:top w:val="single" w:sz="4" w:space="0" w:color="auto"/>
              <w:left w:val="nil"/>
              <w:bottom w:val="single" w:sz="4" w:space="0" w:color="auto"/>
              <w:right w:val="single" w:sz="4" w:space="0" w:color="auto"/>
            </w:tcBorders>
            <w:shd w:val="clear" w:color="auto" w:fill="auto"/>
            <w:noWrap/>
          </w:tcPr>
          <w:p w14:paraId="601DF92A"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Account number in IBAN format</w:t>
            </w:r>
          </w:p>
        </w:tc>
        <w:tc>
          <w:tcPr>
            <w:tcW w:w="3034" w:type="dxa"/>
            <w:tcBorders>
              <w:top w:val="single" w:sz="4" w:space="0" w:color="auto"/>
              <w:left w:val="nil"/>
              <w:bottom w:val="single" w:sz="4" w:space="0" w:color="auto"/>
              <w:right w:val="single" w:sz="4" w:space="0" w:color="auto"/>
            </w:tcBorders>
          </w:tcPr>
          <w:p w14:paraId="78ECBB5D" w14:textId="77777777" w:rsidR="005E3585" w:rsidRPr="00155F44" w:rsidRDefault="005E3585" w:rsidP="005E3585">
            <w:r w:rsidRPr="00155F44">
              <w:t>IBAN</w:t>
            </w:r>
          </w:p>
        </w:tc>
      </w:tr>
      <w:tr w:rsidR="005E3585" w:rsidRPr="00EB74FF" w14:paraId="386137E0"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2D24A71C"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5</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722B9FDB" w14:textId="77777777" w:rsidR="005E3585" w:rsidRPr="00EB74FF" w:rsidRDefault="004D0F56"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Institution </w:t>
            </w:r>
          </w:p>
        </w:tc>
        <w:tc>
          <w:tcPr>
            <w:tcW w:w="3240" w:type="dxa"/>
            <w:tcBorders>
              <w:top w:val="single" w:sz="4" w:space="0" w:color="auto"/>
              <w:left w:val="nil"/>
              <w:bottom w:val="single" w:sz="4" w:space="0" w:color="auto"/>
              <w:right w:val="single" w:sz="4" w:space="0" w:color="auto"/>
            </w:tcBorders>
            <w:shd w:val="clear" w:color="auto" w:fill="auto"/>
            <w:noWrap/>
          </w:tcPr>
          <w:p w14:paraId="0EA087BA" w14:textId="77777777" w:rsidR="005E3585" w:rsidRPr="00EB74FF" w:rsidRDefault="004D0F56" w:rsidP="005E3585">
            <w:pPr>
              <w:spacing w:after="0"/>
              <w:rPr>
                <w:rFonts w:asciiTheme="minorHAnsi" w:hAnsiTheme="minorHAnsi" w:cstheme="minorHAnsi"/>
                <w:color w:val="000000"/>
                <w:lang w:val="en-GB" w:eastAsia="en-GB"/>
              </w:rPr>
            </w:pPr>
            <w:r w:rsidRPr="004D0F56">
              <w:rPr>
                <w:rFonts w:asciiTheme="minorHAnsi" w:hAnsiTheme="minorHAnsi" w:cstheme="minorHAnsi"/>
                <w:color w:val="000000"/>
                <w:lang w:val="en-GB" w:eastAsia="en-GB"/>
              </w:rPr>
              <w:t>The name of the small company that can have only one owner where involved party is the owner</w:t>
            </w:r>
          </w:p>
        </w:tc>
        <w:tc>
          <w:tcPr>
            <w:tcW w:w="3034" w:type="dxa"/>
            <w:tcBorders>
              <w:top w:val="single" w:sz="4" w:space="0" w:color="auto"/>
              <w:left w:val="nil"/>
              <w:bottom w:val="single" w:sz="4" w:space="0" w:color="auto"/>
              <w:right w:val="single" w:sz="4" w:space="0" w:color="auto"/>
            </w:tcBorders>
          </w:tcPr>
          <w:p w14:paraId="3F83A517" w14:textId="77777777" w:rsidR="005E3585" w:rsidRPr="00155F44" w:rsidRDefault="005E3585" w:rsidP="005E3585">
            <w:r w:rsidRPr="00155F44">
              <w:t>INST</w:t>
            </w:r>
          </w:p>
        </w:tc>
      </w:tr>
      <w:tr w:rsidR="005E3585" w:rsidRPr="00EB74FF" w14:paraId="2DF4A5CF"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04A96206"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6</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712224E4"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Joint account</w:t>
            </w:r>
          </w:p>
        </w:tc>
        <w:tc>
          <w:tcPr>
            <w:tcW w:w="3240" w:type="dxa"/>
            <w:tcBorders>
              <w:top w:val="single" w:sz="4" w:space="0" w:color="auto"/>
              <w:left w:val="nil"/>
              <w:bottom w:val="single" w:sz="4" w:space="0" w:color="auto"/>
              <w:right w:val="single" w:sz="4" w:space="0" w:color="auto"/>
            </w:tcBorders>
            <w:shd w:val="clear" w:color="auto" w:fill="auto"/>
            <w:noWrap/>
          </w:tcPr>
          <w:p w14:paraId="45EE3F2E" w14:textId="780281DD" w:rsidR="005E3585" w:rsidRPr="00EB74FF" w:rsidRDefault="00346B9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 xml:space="preserve">IS </w:t>
            </w:r>
            <w:r w:rsidR="005E3585">
              <w:rPr>
                <w:rFonts w:asciiTheme="minorHAnsi" w:hAnsiTheme="minorHAnsi" w:cstheme="minorHAnsi"/>
                <w:color w:val="000000"/>
                <w:lang w:val="en-GB" w:eastAsia="en-GB"/>
              </w:rPr>
              <w:t>Joint account</w:t>
            </w:r>
          </w:p>
        </w:tc>
        <w:tc>
          <w:tcPr>
            <w:tcW w:w="3034" w:type="dxa"/>
            <w:tcBorders>
              <w:top w:val="single" w:sz="4" w:space="0" w:color="auto"/>
              <w:left w:val="nil"/>
              <w:bottom w:val="single" w:sz="4" w:space="0" w:color="auto"/>
              <w:right w:val="single" w:sz="4" w:space="0" w:color="auto"/>
            </w:tcBorders>
          </w:tcPr>
          <w:p w14:paraId="5FFAA765" w14:textId="77777777" w:rsidR="005E3585" w:rsidRPr="00155F44" w:rsidRDefault="005E3585" w:rsidP="005E3585">
            <w:r w:rsidRPr="00155F44">
              <w:t>JNT_ACC</w:t>
            </w:r>
          </w:p>
        </w:tc>
      </w:tr>
      <w:tr w:rsidR="005E3585" w:rsidRPr="00EB74FF" w14:paraId="7922EB0F"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1D89C10E"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7</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8BFFB2B"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Account currency</w:t>
            </w:r>
          </w:p>
        </w:tc>
        <w:tc>
          <w:tcPr>
            <w:tcW w:w="3240" w:type="dxa"/>
            <w:tcBorders>
              <w:top w:val="single" w:sz="4" w:space="0" w:color="auto"/>
              <w:left w:val="nil"/>
              <w:bottom w:val="single" w:sz="4" w:space="0" w:color="auto"/>
              <w:right w:val="single" w:sz="4" w:space="0" w:color="auto"/>
            </w:tcBorders>
            <w:shd w:val="clear" w:color="auto" w:fill="auto"/>
            <w:noWrap/>
          </w:tcPr>
          <w:p w14:paraId="08138C99"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Account currency</w:t>
            </w:r>
          </w:p>
        </w:tc>
        <w:tc>
          <w:tcPr>
            <w:tcW w:w="3034" w:type="dxa"/>
            <w:tcBorders>
              <w:top w:val="single" w:sz="4" w:space="0" w:color="auto"/>
              <w:left w:val="nil"/>
              <w:bottom w:val="single" w:sz="4" w:space="0" w:color="auto"/>
              <w:right w:val="single" w:sz="4" w:space="0" w:color="auto"/>
            </w:tcBorders>
          </w:tcPr>
          <w:p w14:paraId="7105733D" w14:textId="77777777" w:rsidR="005E3585" w:rsidRPr="00155F44" w:rsidRDefault="005E3585" w:rsidP="005E3585">
            <w:r w:rsidRPr="00155F44">
              <w:t>ACC_CUR</w:t>
            </w:r>
          </w:p>
        </w:tc>
      </w:tr>
      <w:tr w:rsidR="005E3585" w:rsidRPr="00EB74FF" w14:paraId="261801CB"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4BA0A10D"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8</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6C4F3A46" w14:textId="77777777" w:rsidR="005E3585" w:rsidRPr="00EB74FF" w:rsidRDefault="00BF338D"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Account Currency amount</w:t>
            </w:r>
          </w:p>
        </w:tc>
        <w:tc>
          <w:tcPr>
            <w:tcW w:w="3240" w:type="dxa"/>
            <w:tcBorders>
              <w:top w:val="single" w:sz="4" w:space="0" w:color="auto"/>
              <w:left w:val="nil"/>
              <w:bottom w:val="single" w:sz="4" w:space="0" w:color="auto"/>
              <w:right w:val="single" w:sz="4" w:space="0" w:color="auto"/>
            </w:tcBorders>
            <w:shd w:val="clear" w:color="auto" w:fill="auto"/>
            <w:noWrap/>
          </w:tcPr>
          <w:p w14:paraId="367B855E" w14:textId="77777777" w:rsidR="005E3585" w:rsidRPr="00EB74FF" w:rsidRDefault="00BF338D"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Amount of the currency of the account</w:t>
            </w:r>
          </w:p>
        </w:tc>
        <w:tc>
          <w:tcPr>
            <w:tcW w:w="3034" w:type="dxa"/>
            <w:tcBorders>
              <w:top w:val="single" w:sz="4" w:space="0" w:color="auto"/>
              <w:left w:val="nil"/>
              <w:bottom w:val="single" w:sz="4" w:space="0" w:color="auto"/>
              <w:right w:val="single" w:sz="4" w:space="0" w:color="auto"/>
            </w:tcBorders>
          </w:tcPr>
          <w:p w14:paraId="3BB83D64" w14:textId="77777777" w:rsidR="005E3585" w:rsidRPr="00155F44" w:rsidRDefault="005E3585" w:rsidP="005E3585">
            <w:r w:rsidRPr="00155F44">
              <w:t>SRC_AMT</w:t>
            </w:r>
          </w:p>
        </w:tc>
      </w:tr>
      <w:tr w:rsidR="005E3585" w:rsidRPr="00EB74FF" w14:paraId="049E61D7"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020981C5"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9</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1C41ECF"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Execution amount</w:t>
            </w:r>
          </w:p>
        </w:tc>
        <w:tc>
          <w:tcPr>
            <w:tcW w:w="3240" w:type="dxa"/>
            <w:tcBorders>
              <w:top w:val="single" w:sz="4" w:space="0" w:color="auto"/>
              <w:left w:val="nil"/>
              <w:bottom w:val="single" w:sz="4" w:space="0" w:color="auto"/>
              <w:right w:val="single" w:sz="4" w:space="0" w:color="auto"/>
            </w:tcBorders>
            <w:shd w:val="clear" w:color="auto" w:fill="auto"/>
            <w:noWrap/>
          </w:tcPr>
          <w:p w14:paraId="1BDEC68B" w14:textId="2DD78FAE" w:rsidR="005E3585" w:rsidRPr="00EB74FF" w:rsidRDefault="00503131" w:rsidP="00503131">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Executed</w:t>
            </w:r>
            <w:r w:rsidR="005E3585">
              <w:rPr>
                <w:rFonts w:asciiTheme="minorHAnsi" w:hAnsiTheme="minorHAnsi" w:cstheme="minorHAnsi"/>
                <w:color w:val="000000"/>
                <w:lang w:val="en-GB" w:eastAsia="en-GB"/>
              </w:rPr>
              <w:t xml:space="preserve"> amount</w:t>
            </w:r>
          </w:p>
        </w:tc>
        <w:tc>
          <w:tcPr>
            <w:tcW w:w="3034" w:type="dxa"/>
            <w:tcBorders>
              <w:top w:val="single" w:sz="4" w:space="0" w:color="auto"/>
              <w:left w:val="nil"/>
              <w:bottom w:val="single" w:sz="4" w:space="0" w:color="auto"/>
              <w:right w:val="single" w:sz="4" w:space="0" w:color="auto"/>
            </w:tcBorders>
          </w:tcPr>
          <w:p w14:paraId="4C7376B8" w14:textId="77777777" w:rsidR="005E3585" w:rsidRPr="00155F44" w:rsidRDefault="005E3585" w:rsidP="005E3585">
            <w:r w:rsidRPr="00155F44">
              <w:t>EXEC_AMT</w:t>
            </w:r>
          </w:p>
        </w:tc>
      </w:tr>
      <w:tr w:rsidR="005E3585" w:rsidRPr="00EB74FF" w14:paraId="78205F1A"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4B1C2549"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10</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1CF337F"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Fixed rate</w:t>
            </w:r>
          </w:p>
        </w:tc>
        <w:tc>
          <w:tcPr>
            <w:tcW w:w="3240" w:type="dxa"/>
            <w:tcBorders>
              <w:top w:val="single" w:sz="4" w:space="0" w:color="auto"/>
              <w:left w:val="nil"/>
              <w:bottom w:val="single" w:sz="4" w:space="0" w:color="auto"/>
              <w:right w:val="single" w:sz="4" w:space="0" w:color="auto"/>
            </w:tcBorders>
            <w:shd w:val="clear" w:color="auto" w:fill="auto"/>
            <w:noWrap/>
          </w:tcPr>
          <w:p w14:paraId="54F737AC"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Fixed rate</w:t>
            </w:r>
          </w:p>
        </w:tc>
        <w:tc>
          <w:tcPr>
            <w:tcW w:w="3034" w:type="dxa"/>
            <w:tcBorders>
              <w:top w:val="single" w:sz="4" w:space="0" w:color="auto"/>
              <w:left w:val="nil"/>
              <w:bottom w:val="single" w:sz="4" w:space="0" w:color="auto"/>
              <w:right w:val="single" w:sz="4" w:space="0" w:color="auto"/>
            </w:tcBorders>
          </w:tcPr>
          <w:p w14:paraId="2B1FA597" w14:textId="77777777" w:rsidR="005E3585" w:rsidRPr="00155F44" w:rsidRDefault="005E3585" w:rsidP="005E3585">
            <w:r w:rsidRPr="00155F44">
              <w:t>FX_RATE</w:t>
            </w:r>
          </w:p>
        </w:tc>
      </w:tr>
      <w:tr w:rsidR="005E3585" w:rsidRPr="00EB74FF" w14:paraId="4AEF18FE"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0CED7311"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11</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0C640827"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Execution date</w:t>
            </w:r>
          </w:p>
        </w:tc>
        <w:tc>
          <w:tcPr>
            <w:tcW w:w="3240" w:type="dxa"/>
            <w:tcBorders>
              <w:top w:val="single" w:sz="4" w:space="0" w:color="auto"/>
              <w:left w:val="nil"/>
              <w:bottom w:val="single" w:sz="4" w:space="0" w:color="auto"/>
              <w:right w:val="single" w:sz="4" w:space="0" w:color="auto"/>
            </w:tcBorders>
            <w:shd w:val="clear" w:color="auto" w:fill="auto"/>
            <w:noWrap/>
          </w:tcPr>
          <w:p w14:paraId="749983C0"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Execution date</w:t>
            </w:r>
          </w:p>
        </w:tc>
        <w:tc>
          <w:tcPr>
            <w:tcW w:w="3034" w:type="dxa"/>
            <w:tcBorders>
              <w:top w:val="single" w:sz="4" w:space="0" w:color="auto"/>
              <w:left w:val="nil"/>
              <w:bottom w:val="single" w:sz="4" w:space="0" w:color="auto"/>
              <w:right w:val="single" w:sz="4" w:space="0" w:color="auto"/>
            </w:tcBorders>
          </w:tcPr>
          <w:p w14:paraId="406056CF" w14:textId="77777777" w:rsidR="005E3585" w:rsidRPr="00155F44" w:rsidRDefault="005E3585" w:rsidP="005E3585">
            <w:r w:rsidRPr="00155F44">
              <w:t>EXEC_DATE</w:t>
            </w:r>
          </w:p>
        </w:tc>
      </w:tr>
      <w:tr w:rsidR="005E3585" w:rsidRPr="00EB74FF" w14:paraId="57471250"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519EA14A"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lastRenderedPageBreak/>
              <w:t>12</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4D9E65A1"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Transfer reference number</w:t>
            </w:r>
          </w:p>
        </w:tc>
        <w:tc>
          <w:tcPr>
            <w:tcW w:w="3240" w:type="dxa"/>
            <w:tcBorders>
              <w:top w:val="single" w:sz="4" w:space="0" w:color="auto"/>
              <w:left w:val="nil"/>
              <w:bottom w:val="single" w:sz="4" w:space="0" w:color="auto"/>
              <w:right w:val="single" w:sz="4" w:space="0" w:color="auto"/>
            </w:tcBorders>
            <w:shd w:val="clear" w:color="auto" w:fill="auto"/>
            <w:noWrap/>
          </w:tcPr>
          <w:p w14:paraId="50ADB1D8"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Transfer reference number</w:t>
            </w:r>
          </w:p>
        </w:tc>
        <w:tc>
          <w:tcPr>
            <w:tcW w:w="3034" w:type="dxa"/>
            <w:tcBorders>
              <w:top w:val="single" w:sz="4" w:space="0" w:color="auto"/>
              <w:left w:val="nil"/>
              <w:bottom w:val="single" w:sz="4" w:space="0" w:color="auto"/>
              <w:right w:val="single" w:sz="4" w:space="0" w:color="auto"/>
            </w:tcBorders>
          </w:tcPr>
          <w:p w14:paraId="328C9BF0" w14:textId="77777777" w:rsidR="005E3585" w:rsidRPr="00155F44" w:rsidRDefault="005E3585" w:rsidP="005E3585">
            <w:r w:rsidRPr="00155F44">
              <w:t>TRANSFER_REF_NO</w:t>
            </w:r>
          </w:p>
        </w:tc>
      </w:tr>
      <w:tr w:rsidR="005E3585" w:rsidRPr="00EB74FF" w14:paraId="3061EB9C" w14:textId="77777777" w:rsidTr="005E3585">
        <w:trPr>
          <w:trHeight w:val="255"/>
        </w:trPr>
        <w:tc>
          <w:tcPr>
            <w:tcW w:w="494" w:type="dxa"/>
            <w:tcBorders>
              <w:top w:val="single" w:sz="4" w:space="0" w:color="auto"/>
              <w:left w:val="single" w:sz="4" w:space="0" w:color="auto"/>
              <w:bottom w:val="single" w:sz="4" w:space="0" w:color="auto"/>
              <w:right w:val="single" w:sz="4" w:space="0" w:color="auto"/>
            </w:tcBorders>
          </w:tcPr>
          <w:p w14:paraId="5C9675E1"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13</w:t>
            </w:r>
          </w:p>
        </w:tc>
        <w:tc>
          <w:tcPr>
            <w:tcW w:w="3559" w:type="dxa"/>
            <w:tcBorders>
              <w:top w:val="single" w:sz="4" w:space="0" w:color="auto"/>
              <w:left w:val="single" w:sz="4" w:space="0" w:color="auto"/>
              <w:bottom w:val="single" w:sz="4" w:space="0" w:color="auto"/>
              <w:right w:val="single" w:sz="4" w:space="0" w:color="auto"/>
            </w:tcBorders>
            <w:shd w:val="clear" w:color="auto" w:fill="auto"/>
            <w:noWrap/>
          </w:tcPr>
          <w:p w14:paraId="13352B62"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Transfer status</w:t>
            </w:r>
          </w:p>
        </w:tc>
        <w:tc>
          <w:tcPr>
            <w:tcW w:w="3240" w:type="dxa"/>
            <w:tcBorders>
              <w:top w:val="single" w:sz="4" w:space="0" w:color="auto"/>
              <w:left w:val="nil"/>
              <w:bottom w:val="single" w:sz="4" w:space="0" w:color="auto"/>
              <w:right w:val="single" w:sz="4" w:space="0" w:color="auto"/>
            </w:tcBorders>
            <w:shd w:val="clear" w:color="auto" w:fill="auto"/>
            <w:noWrap/>
          </w:tcPr>
          <w:p w14:paraId="79CDFEA1" w14:textId="77777777" w:rsidR="005E3585" w:rsidRPr="00EB74FF" w:rsidRDefault="005E3585" w:rsidP="005E3585">
            <w:pPr>
              <w:spacing w:after="0"/>
              <w:rPr>
                <w:rFonts w:asciiTheme="minorHAnsi" w:hAnsiTheme="minorHAnsi" w:cstheme="minorHAnsi"/>
                <w:color w:val="000000"/>
                <w:lang w:val="en-GB" w:eastAsia="en-GB"/>
              </w:rPr>
            </w:pPr>
            <w:r>
              <w:rPr>
                <w:rFonts w:asciiTheme="minorHAnsi" w:hAnsiTheme="minorHAnsi" w:cstheme="minorHAnsi"/>
                <w:color w:val="000000"/>
                <w:lang w:val="en-GB" w:eastAsia="en-GB"/>
              </w:rPr>
              <w:t>Transfer status</w:t>
            </w:r>
          </w:p>
        </w:tc>
        <w:tc>
          <w:tcPr>
            <w:tcW w:w="3034" w:type="dxa"/>
            <w:tcBorders>
              <w:top w:val="single" w:sz="4" w:space="0" w:color="auto"/>
              <w:left w:val="nil"/>
              <w:bottom w:val="single" w:sz="4" w:space="0" w:color="auto"/>
              <w:right w:val="single" w:sz="4" w:space="0" w:color="auto"/>
            </w:tcBorders>
          </w:tcPr>
          <w:p w14:paraId="6EAE50E2" w14:textId="77777777" w:rsidR="005E3585" w:rsidRDefault="005E3585" w:rsidP="005E3585">
            <w:r w:rsidRPr="00155F44">
              <w:t>TRANSFER_STATUS</w:t>
            </w:r>
          </w:p>
        </w:tc>
      </w:tr>
    </w:tbl>
    <w:p w14:paraId="6669121E" w14:textId="32DD6EC8" w:rsidR="00DC4998" w:rsidRPr="008D2960" w:rsidRDefault="00DC4998" w:rsidP="008D2960">
      <w:pPr>
        <w:tabs>
          <w:tab w:val="left" w:pos="2892"/>
        </w:tabs>
        <w:rPr>
          <w:lang w:eastAsia="x-none"/>
        </w:rPr>
      </w:pPr>
    </w:p>
    <w:sectPr w:rsidR="00DC4998" w:rsidRPr="008D2960" w:rsidSect="00750EBD">
      <w:headerReference w:type="default" r:id="rId24"/>
      <w:footerReference w:type="default" r:id="rId25"/>
      <w:headerReference w:type="first" r:id="rId26"/>
      <w:footerReference w:type="first" r:id="rId27"/>
      <w:pgSz w:w="11907" w:h="16840" w:code="9"/>
      <w:pgMar w:top="1138" w:right="1138" w:bottom="1138" w:left="1138" w:header="0" w:footer="0" w:gutter="0"/>
      <w:cols w:space="720"/>
      <w:titlePg/>
      <w:rtlGutter/>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2" w:author="Mohamed Elsayed" w:date="2019-01-14T09:01:00Z" w:initials="ME">
    <w:p w14:paraId="33EC0C18" w14:textId="77777777" w:rsidR="003A55CF" w:rsidRPr="00D054EE" w:rsidRDefault="003A55CF" w:rsidP="00D054EE">
      <w:pPr>
        <w:pStyle w:val="CommentText"/>
        <w:rPr>
          <w:lang w:val="en-US"/>
        </w:rPr>
      </w:pPr>
      <w:r>
        <w:rPr>
          <w:rStyle w:val="CommentReference"/>
        </w:rPr>
        <w:annotationRef/>
      </w:r>
      <w:r>
        <w:rPr>
          <w:lang w:val="en-US"/>
        </w:rPr>
        <w:t>Not exist any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EC0C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EC0C18" w16cid:durableId="1FE6DCB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9997C7" w14:textId="77777777" w:rsidR="00FB2421" w:rsidRDefault="00FB2421">
      <w:r>
        <w:separator/>
      </w:r>
    </w:p>
  </w:endnote>
  <w:endnote w:type="continuationSeparator" w:id="0">
    <w:p w14:paraId="6F394E0E" w14:textId="77777777" w:rsidR="00FB2421" w:rsidRDefault="00FB2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0FA9B" w14:textId="77777777" w:rsidR="003A55CF" w:rsidRPr="00D340A2" w:rsidRDefault="003A55CF" w:rsidP="00D340A2">
    <w:pPr>
      <w:pStyle w:val="Footer"/>
      <w:pBdr>
        <w:top w:val="single" w:sz="8" w:space="18" w:color="auto"/>
      </w:pBdr>
      <w:tabs>
        <w:tab w:val="center" w:pos="4680"/>
        <w:tab w:val="right" w:pos="9000"/>
        <w:tab w:val="right" w:pos="13770"/>
      </w:tabs>
      <w:rPr>
        <w:i/>
        <w:iCs/>
        <w:color w:val="808080"/>
        <w:sz w:val="18"/>
        <w:szCs w:val="16"/>
      </w:rPr>
    </w:pPr>
    <w:r>
      <w:rPr>
        <w:i/>
        <w:iCs/>
        <w:color w:val="808080"/>
        <w:sz w:val="18"/>
        <w:szCs w:val="16"/>
        <w:lang w:val="en-US"/>
      </w:rPr>
      <w:t>February</w:t>
    </w:r>
    <w:r>
      <w:rPr>
        <w:i/>
        <w:iCs/>
        <w:color w:val="808080"/>
        <w:sz w:val="18"/>
        <w:szCs w:val="16"/>
      </w:rPr>
      <w:t xml:space="preserve"> 201</w:t>
    </w:r>
    <w:r>
      <w:rPr>
        <w:i/>
        <w:iCs/>
        <w:color w:val="808080"/>
        <w:sz w:val="18"/>
        <w:szCs w:val="16"/>
        <w:lang w:val="en-US"/>
      </w:rPr>
      <w:t>8</w:t>
    </w:r>
    <w:r>
      <w:rPr>
        <w:i/>
        <w:iCs/>
        <w:color w:val="808080"/>
        <w:sz w:val="18"/>
        <w:szCs w:val="16"/>
      </w:rPr>
      <w:tab/>
      <w:t>SAMA/ SBM Confidential</w:t>
    </w:r>
    <w:r>
      <w:rPr>
        <w:i/>
        <w:iCs/>
        <w:color w:val="808080"/>
        <w:sz w:val="18"/>
        <w:szCs w:val="16"/>
      </w:rPr>
      <w:tab/>
      <w:t xml:space="preserve">Page </w:t>
    </w:r>
    <w:r>
      <w:rPr>
        <w:rStyle w:val="PageNumber"/>
        <w:i/>
        <w:iCs/>
        <w:color w:val="808080"/>
        <w:sz w:val="18"/>
      </w:rPr>
      <w:fldChar w:fldCharType="begin"/>
    </w:r>
    <w:r>
      <w:rPr>
        <w:rStyle w:val="PageNumber"/>
        <w:i/>
        <w:iCs/>
        <w:color w:val="808080"/>
        <w:sz w:val="18"/>
      </w:rPr>
      <w:instrText xml:space="preserve"> PAGE </w:instrText>
    </w:r>
    <w:r>
      <w:rPr>
        <w:rStyle w:val="PageNumber"/>
        <w:i/>
        <w:iCs/>
        <w:color w:val="808080"/>
        <w:sz w:val="18"/>
      </w:rPr>
      <w:fldChar w:fldCharType="separate"/>
    </w:r>
    <w:r w:rsidR="00C932C4">
      <w:rPr>
        <w:rStyle w:val="PageNumber"/>
        <w:i/>
        <w:iCs/>
        <w:noProof/>
        <w:color w:val="808080"/>
        <w:sz w:val="18"/>
      </w:rPr>
      <w:t>17</w:t>
    </w:r>
    <w:r>
      <w:rPr>
        <w:rStyle w:val="PageNumber"/>
        <w:i/>
        <w:iCs/>
        <w:color w:val="808080"/>
        <w:sz w:val="18"/>
      </w:rPr>
      <w:fldChar w:fldCharType="end"/>
    </w:r>
    <w:r>
      <w:rPr>
        <w:rStyle w:val="PageNumber"/>
        <w:i/>
        <w:iCs/>
        <w:color w:val="808080"/>
        <w:sz w:val="18"/>
      </w:rPr>
      <w:t xml:space="preserve"> of </w:t>
    </w:r>
    <w:r>
      <w:rPr>
        <w:rStyle w:val="PageNumber"/>
        <w:i/>
        <w:iCs/>
        <w:color w:val="808080"/>
        <w:sz w:val="18"/>
      </w:rPr>
      <w:fldChar w:fldCharType="begin"/>
    </w:r>
    <w:r>
      <w:rPr>
        <w:rStyle w:val="PageNumber"/>
        <w:i/>
        <w:iCs/>
        <w:color w:val="808080"/>
        <w:sz w:val="18"/>
      </w:rPr>
      <w:instrText xml:space="preserve"> NUMPAGES </w:instrText>
    </w:r>
    <w:r>
      <w:rPr>
        <w:rStyle w:val="PageNumber"/>
        <w:i/>
        <w:iCs/>
        <w:color w:val="808080"/>
        <w:sz w:val="18"/>
      </w:rPr>
      <w:fldChar w:fldCharType="separate"/>
    </w:r>
    <w:r w:rsidR="00C932C4">
      <w:rPr>
        <w:rStyle w:val="PageNumber"/>
        <w:i/>
        <w:iCs/>
        <w:noProof/>
        <w:color w:val="808080"/>
        <w:sz w:val="18"/>
      </w:rPr>
      <w:t>34</w:t>
    </w:r>
    <w:r>
      <w:rPr>
        <w:rStyle w:val="PageNumber"/>
        <w:i/>
        <w:iCs/>
        <w:color w:val="808080"/>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275A1F" w14:textId="77777777" w:rsidR="003A55CF" w:rsidRPr="00D340A2" w:rsidRDefault="003A55CF" w:rsidP="00D340A2">
    <w:pPr>
      <w:pStyle w:val="Footer"/>
      <w:pBdr>
        <w:top w:val="single" w:sz="8" w:space="18" w:color="auto"/>
      </w:pBdr>
      <w:tabs>
        <w:tab w:val="center" w:pos="4680"/>
        <w:tab w:val="right" w:pos="9000"/>
        <w:tab w:val="right" w:pos="13770"/>
      </w:tabs>
      <w:rPr>
        <w:i/>
        <w:iCs/>
        <w:color w:val="808080"/>
        <w:sz w:val="18"/>
        <w:szCs w:val="16"/>
      </w:rPr>
    </w:pPr>
    <w:r>
      <w:rPr>
        <w:i/>
        <w:iCs/>
        <w:color w:val="808080"/>
        <w:sz w:val="18"/>
        <w:szCs w:val="16"/>
        <w:lang w:val="en-US"/>
      </w:rPr>
      <w:t>February</w:t>
    </w:r>
    <w:r>
      <w:rPr>
        <w:i/>
        <w:iCs/>
        <w:color w:val="808080"/>
        <w:sz w:val="18"/>
        <w:szCs w:val="16"/>
      </w:rPr>
      <w:t>, 201</w:t>
    </w:r>
    <w:r>
      <w:rPr>
        <w:i/>
        <w:iCs/>
        <w:color w:val="808080"/>
        <w:sz w:val="18"/>
        <w:szCs w:val="16"/>
        <w:lang w:val="en-US"/>
      </w:rPr>
      <w:t>8</w:t>
    </w:r>
    <w:r>
      <w:rPr>
        <w:i/>
        <w:iCs/>
        <w:color w:val="808080"/>
        <w:sz w:val="18"/>
        <w:szCs w:val="16"/>
      </w:rPr>
      <w:tab/>
      <w:t>SAMA/ SBM Confidential</w:t>
    </w:r>
    <w:r>
      <w:rPr>
        <w:i/>
        <w:iCs/>
        <w:color w:val="808080"/>
        <w:sz w:val="18"/>
        <w:szCs w:val="16"/>
      </w:rPr>
      <w:tab/>
      <w:t xml:space="preserve">Page </w:t>
    </w:r>
    <w:r>
      <w:rPr>
        <w:rStyle w:val="PageNumber"/>
        <w:i/>
        <w:iCs/>
        <w:color w:val="808080"/>
        <w:sz w:val="18"/>
      </w:rPr>
      <w:fldChar w:fldCharType="begin"/>
    </w:r>
    <w:r>
      <w:rPr>
        <w:rStyle w:val="PageNumber"/>
        <w:i/>
        <w:iCs/>
        <w:color w:val="808080"/>
        <w:sz w:val="18"/>
      </w:rPr>
      <w:instrText xml:space="preserve"> PAGE </w:instrText>
    </w:r>
    <w:r>
      <w:rPr>
        <w:rStyle w:val="PageNumber"/>
        <w:i/>
        <w:iCs/>
        <w:color w:val="808080"/>
        <w:sz w:val="18"/>
      </w:rPr>
      <w:fldChar w:fldCharType="separate"/>
    </w:r>
    <w:r>
      <w:rPr>
        <w:rStyle w:val="PageNumber"/>
        <w:i/>
        <w:iCs/>
        <w:noProof/>
        <w:color w:val="808080"/>
        <w:sz w:val="18"/>
      </w:rPr>
      <w:t>1</w:t>
    </w:r>
    <w:r>
      <w:rPr>
        <w:rStyle w:val="PageNumber"/>
        <w:i/>
        <w:iCs/>
        <w:color w:val="808080"/>
        <w:sz w:val="18"/>
      </w:rPr>
      <w:fldChar w:fldCharType="end"/>
    </w:r>
    <w:r>
      <w:rPr>
        <w:rStyle w:val="PageNumber"/>
        <w:i/>
        <w:iCs/>
        <w:color w:val="808080"/>
        <w:sz w:val="18"/>
      </w:rPr>
      <w:t xml:space="preserve"> of </w:t>
    </w:r>
    <w:r>
      <w:rPr>
        <w:rStyle w:val="PageNumber"/>
        <w:i/>
        <w:iCs/>
        <w:color w:val="808080"/>
        <w:sz w:val="18"/>
      </w:rPr>
      <w:fldChar w:fldCharType="begin"/>
    </w:r>
    <w:r>
      <w:rPr>
        <w:rStyle w:val="PageNumber"/>
        <w:i/>
        <w:iCs/>
        <w:color w:val="808080"/>
        <w:sz w:val="18"/>
      </w:rPr>
      <w:instrText xml:space="preserve"> NUMPAGES </w:instrText>
    </w:r>
    <w:r>
      <w:rPr>
        <w:rStyle w:val="PageNumber"/>
        <w:i/>
        <w:iCs/>
        <w:color w:val="808080"/>
        <w:sz w:val="18"/>
      </w:rPr>
      <w:fldChar w:fldCharType="separate"/>
    </w:r>
    <w:r>
      <w:rPr>
        <w:rStyle w:val="PageNumber"/>
        <w:i/>
        <w:iCs/>
        <w:noProof/>
        <w:color w:val="808080"/>
        <w:sz w:val="18"/>
      </w:rPr>
      <w:t>32</w:t>
    </w:r>
    <w:r>
      <w:rPr>
        <w:rStyle w:val="PageNumber"/>
        <w:i/>
        <w:iCs/>
        <w:color w:val="808080"/>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1CA83B" w14:textId="77777777" w:rsidR="00FB2421" w:rsidRDefault="00FB2421">
      <w:r>
        <w:separator/>
      </w:r>
    </w:p>
  </w:footnote>
  <w:footnote w:type="continuationSeparator" w:id="0">
    <w:p w14:paraId="396D1117" w14:textId="77777777" w:rsidR="00FB2421" w:rsidRDefault="00FB24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FCEAE" w14:textId="77777777" w:rsidR="003A55CF" w:rsidRPr="00372009" w:rsidRDefault="003A55CF" w:rsidP="00B949BF">
    <w:pPr>
      <w:pStyle w:val="Header"/>
      <w:tabs>
        <w:tab w:val="clear" w:pos="9071"/>
        <w:tab w:val="right" w:pos="9630"/>
      </w:tabs>
      <w:spacing w:line="240" w:lineRule="auto"/>
      <w:rPr>
        <w:sz w:val="12"/>
        <w:szCs w:val="12"/>
      </w:rPr>
    </w:pPr>
    <w:r>
      <w:rPr>
        <w:rFonts w:ascii="Verdana" w:hAnsi="Verdana"/>
        <w:sz w:val="18"/>
        <w:szCs w:val="18"/>
      </w:rPr>
      <w:tab/>
    </w:r>
    <w:r>
      <w:rPr>
        <w:rFonts w:ascii="Verdana" w:hAnsi="Verdana"/>
        <w:sz w:val="18"/>
        <w:szCs w:val="18"/>
      </w:rPr>
      <w:tab/>
    </w:r>
    <w:r>
      <w:rPr>
        <w:rFonts w:ascii="Verdana" w:hAnsi="Verdana"/>
        <w:sz w:val="18"/>
        <w:szCs w:val="18"/>
      </w:rPr>
      <w:tab/>
    </w:r>
  </w:p>
  <w:tbl>
    <w:tblPr>
      <w:tblW w:w="10607" w:type="dxa"/>
      <w:jc w:val="center"/>
      <w:tblBorders>
        <w:bottom w:val="single" w:sz="12" w:space="0" w:color="auto"/>
      </w:tblBorders>
      <w:tblLayout w:type="fixed"/>
      <w:tblLook w:val="01E0" w:firstRow="1" w:lastRow="1" w:firstColumn="1" w:lastColumn="1" w:noHBand="0" w:noVBand="0"/>
    </w:tblPr>
    <w:tblGrid>
      <w:gridCol w:w="2033"/>
      <w:gridCol w:w="6609"/>
      <w:gridCol w:w="1965"/>
    </w:tblGrid>
    <w:tr w:rsidR="003A55CF" w:rsidRPr="00A23D8F" w14:paraId="11F2FFDA" w14:textId="77777777" w:rsidTr="00282A84">
      <w:trPr>
        <w:trHeight w:val="1199"/>
        <w:jc w:val="center"/>
      </w:trPr>
      <w:tc>
        <w:tcPr>
          <w:tcW w:w="2033" w:type="dxa"/>
          <w:vAlign w:val="center"/>
        </w:tcPr>
        <w:p w14:paraId="2268CDC4" w14:textId="77777777" w:rsidR="003A55CF" w:rsidRPr="00A23D8F" w:rsidRDefault="003A55CF" w:rsidP="00DD2F3F">
          <w:pPr>
            <w:suppressAutoHyphens/>
            <w:spacing w:after="0" w:line="240" w:lineRule="auto"/>
            <w:rPr>
              <w:rFonts w:ascii="Times New Roman" w:hAnsi="Times New Roman"/>
              <w:sz w:val="20"/>
              <w:szCs w:val="24"/>
              <w:lang w:eastAsia="ar-SA"/>
            </w:rPr>
          </w:pPr>
          <w:r>
            <w:rPr>
              <w:rFonts w:ascii="Times New Roman" w:hAnsi="Times New Roman"/>
              <w:noProof/>
              <w:sz w:val="20"/>
              <w:szCs w:val="24"/>
              <w:lang w:bidi="ar-SA"/>
            </w:rPr>
            <w:drawing>
              <wp:inline distT="0" distB="0" distL="0" distR="0" wp14:anchorId="794374FE" wp14:editId="2BEC2258">
                <wp:extent cx="914400" cy="68199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681990"/>
                        </a:xfrm>
                        <a:prstGeom prst="rect">
                          <a:avLst/>
                        </a:prstGeom>
                        <a:noFill/>
                        <a:ln>
                          <a:noFill/>
                        </a:ln>
                      </pic:spPr>
                    </pic:pic>
                  </a:graphicData>
                </a:graphic>
              </wp:inline>
            </w:drawing>
          </w:r>
        </w:p>
      </w:tc>
      <w:tc>
        <w:tcPr>
          <w:tcW w:w="6609" w:type="dxa"/>
          <w:vAlign w:val="center"/>
        </w:tcPr>
        <w:p w14:paraId="29AAA8E7" w14:textId="77777777" w:rsidR="003A55CF" w:rsidRPr="007B379F" w:rsidRDefault="003A55CF" w:rsidP="00DD2F3F">
          <w:pPr>
            <w:tabs>
              <w:tab w:val="left" w:pos="1935"/>
            </w:tabs>
            <w:suppressAutoHyphens/>
            <w:bidi/>
            <w:spacing w:after="0" w:line="240" w:lineRule="auto"/>
            <w:jc w:val="center"/>
            <w:rPr>
              <w:rFonts w:ascii="Times New Roman" w:hAnsi="Times New Roman"/>
              <w:bCs/>
              <w:sz w:val="10"/>
              <w:szCs w:val="10"/>
              <w:lang w:eastAsia="ar-SA" w:bidi="ar-LB"/>
            </w:rPr>
          </w:pPr>
          <w:r>
            <w:rPr>
              <w:b/>
              <w:bCs/>
              <w:i/>
              <w:iCs/>
              <w:sz w:val="20"/>
              <w:szCs w:val="20"/>
            </w:rPr>
            <w:t xml:space="preserve">Logical and Physical Data Model </w:t>
          </w:r>
          <w:r w:rsidRPr="0054673C">
            <w:rPr>
              <w:b/>
              <w:bCs/>
              <w:i/>
              <w:iCs/>
              <w:sz w:val="20"/>
              <w:szCs w:val="20"/>
            </w:rPr>
            <w:t>Document</w:t>
          </w:r>
        </w:p>
      </w:tc>
      <w:tc>
        <w:tcPr>
          <w:tcW w:w="1965" w:type="dxa"/>
          <w:vAlign w:val="center"/>
        </w:tcPr>
        <w:p w14:paraId="131E7173" w14:textId="77777777" w:rsidR="003A55CF" w:rsidRPr="00A23D8F" w:rsidRDefault="003A55CF" w:rsidP="00DD2F3F">
          <w:pPr>
            <w:suppressAutoHyphens/>
            <w:spacing w:after="0" w:line="240" w:lineRule="auto"/>
            <w:jc w:val="right"/>
            <w:rPr>
              <w:rFonts w:ascii="Times New Roman" w:hAnsi="Times New Roman"/>
              <w:b/>
              <w:color w:val="3366FF"/>
              <w:sz w:val="20"/>
              <w:szCs w:val="24"/>
              <w:lang w:val="en-GB" w:eastAsia="ar-SA"/>
            </w:rPr>
          </w:pPr>
          <w:r>
            <w:rPr>
              <w:noProof/>
              <w:lang w:bidi="ar-SA"/>
            </w:rPr>
            <w:drawing>
              <wp:inline distT="0" distB="0" distL="0" distR="0" wp14:anchorId="1CEE5D5E" wp14:editId="7F8098FD">
                <wp:extent cx="990600" cy="457200"/>
                <wp:effectExtent l="0" t="0" r="0" b="0"/>
                <wp:docPr id="22" name="Picture 2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457200"/>
                        </a:xfrm>
                        <a:prstGeom prst="rect">
                          <a:avLst/>
                        </a:prstGeom>
                        <a:noFill/>
                        <a:ln>
                          <a:noFill/>
                        </a:ln>
                      </pic:spPr>
                    </pic:pic>
                  </a:graphicData>
                </a:graphic>
              </wp:inline>
            </w:drawing>
          </w:r>
        </w:p>
      </w:tc>
    </w:tr>
  </w:tbl>
  <w:p w14:paraId="324E1514" w14:textId="77777777" w:rsidR="003A55CF" w:rsidRPr="00372009" w:rsidRDefault="003A55CF" w:rsidP="005B3D84">
    <w:pPr>
      <w:pStyle w:val="Header"/>
      <w:tabs>
        <w:tab w:val="clear" w:pos="9071"/>
        <w:tab w:val="right" w:pos="9630"/>
      </w:tabs>
      <w:spacing w:line="240" w:lineRule="auto"/>
      <w:rPr>
        <w:sz w:val="12"/>
        <w:szCs w:val="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9C4B0" w14:textId="77777777" w:rsidR="003A55CF" w:rsidRPr="00372009" w:rsidRDefault="003A55CF" w:rsidP="00DD2F3F">
    <w:pPr>
      <w:pStyle w:val="Header"/>
      <w:tabs>
        <w:tab w:val="clear" w:pos="9071"/>
        <w:tab w:val="right" w:pos="9630"/>
      </w:tabs>
      <w:spacing w:line="240" w:lineRule="auto"/>
      <w:rPr>
        <w:sz w:val="12"/>
        <w:szCs w:val="12"/>
      </w:rPr>
    </w:pPr>
    <w:r>
      <w:rPr>
        <w:rFonts w:ascii="Verdana" w:hAnsi="Verdana"/>
        <w:sz w:val="18"/>
        <w:szCs w:val="18"/>
      </w:rPr>
      <w:tab/>
    </w:r>
    <w:r>
      <w:rPr>
        <w:rFonts w:ascii="Verdana" w:hAnsi="Verdana"/>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C26A71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8DE5364"/>
    <w:multiLevelType w:val="hybridMultilevel"/>
    <w:tmpl w:val="D4B0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AF6FAF"/>
    <w:multiLevelType w:val="multilevel"/>
    <w:tmpl w:val="03ECE7FA"/>
    <w:lvl w:ilvl="0">
      <w:start w:val="1"/>
      <w:numFmt w:val="decimal"/>
      <w:pStyle w:val="StyleAppendixBefore0Firstline0"/>
      <w:lvlText w:val="%1 "/>
      <w:lvlJc w:val="left"/>
      <w:pPr>
        <w:tabs>
          <w:tab w:val="num" w:pos="0"/>
        </w:tabs>
        <w:ind w:left="432" w:hanging="432"/>
      </w:pPr>
      <w:rPr>
        <w:rFonts w:cs="Times New Roman" w:hint="default"/>
      </w:rPr>
    </w:lvl>
    <w:lvl w:ilvl="1">
      <w:start w:val="1"/>
      <w:numFmt w:val="decimal"/>
      <w:lvlText w:val="%1.%2"/>
      <w:lvlJc w:val="left"/>
      <w:pPr>
        <w:tabs>
          <w:tab w:val="num" w:pos="0"/>
        </w:tabs>
        <w:ind w:left="576" w:hanging="576"/>
      </w:pPr>
      <w:rPr>
        <w:rFonts w:cs="Times New Roman" w:hint="default"/>
      </w:rPr>
    </w:lvl>
    <w:lvl w:ilvl="2">
      <w:start w:val="1"/>
      <w:numFmt w:val="decimal"/>
      <w:lvlText w:val="%1.%2.%3"/>
      <w:lvlJc w:val="left"/>
      <w:pPr>
        <w:tabs>
          <w:tab w:val="num" w:pos="0"/>
        </w:tabs>
        <w:ind w:left="720" w:hanging="720"/>
      </w:pPr>
      <w:rPr>
        <w:rFonts w:cs="Times New Roman" w:hint="default"/>
      </w:rPr>
    </w:lvl>
    <w:lvl w:ilvl="3">
      <w:start w:val="1"/>
      <w:numFmt w:val="decimal"/>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3">
    <w:nsid w:val="11882F08"/>
    <w:multiLevelType w:val="hybridMultilevel"/>
    <w:tmpl w:val="C0B09936"/>
    <w:lvl w:ilvl="0" w:tplc="AB80BB3E">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20222B7"/>
    <w:multiLevelType w:val="hybridMultilevel"/>
    <w:tmpl w:val="1E562726"/>
    <w:lvl w:ilvl="0" w:tplc="B37057C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65504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4CFA5FC5"/>
    <w:multiLevelType w:val="hybridMultilevel"/>
    <w:tmpl w:val="AFCEF648"/>
    <w:lvl w:ilvl="0" w:tplc="B3122BF8">
      <w:start w:val="1"/>
      <w:numFmt w:val="bullet"/>
      <w:pStyle w:val="bulletfirs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61D74A9F"/>
    <w:multiLevelType w:val="multilevel"/>
    <w:tmpl w:val="F982B8FE"/>
    <w:lvl w:ilvl="0">
      <w:start w:val="1"/>
      <w:numFmt w:val="decimal"/>
      <w:pStyle w:val="Heading1"/>
      <w:lvlText w:val="%1"/>
      <w:lvlJc w:val="left"/>
      <w:pPr>
        <w:tabs>
          <w:tab w:val="num" w:pos="432"/>
        </w:tabs>
        <w:ind w:left="432" w:hanging="432"/>
      </w:pPr>
      <w:rPr>
        <w:rFonts w:ascii="Times New Roman" w:hAnsi="Times New Roman" w:cs="Times New Roman" w:hint="default"/>
        <w:b w:val="0"/>
        <w:bCs w:val="0"/>
        <w:i w:val="0"/>
        <w:iCs w:val="0"/>
      </w:rPr>
    </w:lvl>
    <w:lvl w:ilvl="1">
      <w:start w:val="1"/>
      <w:numFmt w:val="decimal"/>
      <w:pStyle w:val="Heading2"/>
      <w:lvlText w:val="%1.%2"/>
      <w:lvlJc w:val="left"/>
      <w:pPr>
        <w:tabs>
          <w:tab w:val="num" w:pos="576"/>
        </w:tabs>
        <w:ind w:left="576" w:hanging="576"/>
      </w:pPr>
      <w:rPr>
        <w:rFonts w:ascii="Times New Roman" w:hAnsi="Times New Roman" w:cs="Times New Roman" w:hint="default"/>
      </w:rPr>
    </w:lvl>
    <w:lvl w:ilvl="2">
      <w:start w:val="1"/>
      <w:numFmt w:val="decimal"/>
      <w:pStyle w:val="Heading3"/>
      <w:lvlText w:val="%1.%2.%3"/>
      <w:lvlJc w:val="left"/>
      <w:pPr>
        <w:tabs>
          <w:tab w:val="num" w:pos="720"/>
        </w:tabs>
        <w:ind w:left="720" w:hanging="720"/>
      </w:pPr>
      <w:rPr>
        <w:rFonts w:ascii="Times New Roman" w:hAnsi="Times New Roman" w:cs="Times New Roman" w:hint="default"/>
        <w:i w:val="0"/>
        <w:iCs w:val="0"/>
      </w:rPr>
    </w:lvl>
    <w:lvl w:ilvl="3">
      <w:start w:val="1"/>
      <w:numFmt w:val="decimal"/>
      <w:lvlText w:val="%1.%3.1.%4"/>
      <w:lvlJc w:val="left"/>
      <w:pPr>
        <w:tabs>
          <w:tab w:val="num" w:pos="864"/>
        </w:tabs>
        <w:ind w:left="864" w:hanging="864"/>
      </w:pPr>
      <w:rPr>
        <w:rFonts w:ascii="Times New Roman" w:hAnsi="Times New Roman" w:cs="Times New Roman" w:hint="default"/>
      </w:rPr>
    </w:lvl>
    <w:lvl w:ilvl="4">
      <w:start w:val="1"/>
      <w:numFmt w:val="decimal"/>
      <w:lvlText w:val="%1.%3.%4.%5.1"/>
      <w:lvlJc w:val="left"/>
      <w:pPr>
        <w:tabs>
          <w:tab w:val="num" w:pos="1008"/>
        </w:tabs>
        <w:ind w:left="1008" w:hanging="1008"/>
      </w:pPr>
      <w:rPr>
        <w:rFonts w:ascii="Times New Roman" w:hAnsi="Times New Roman" w:cs="Times New Roman" w:hint="default"/>
      </w:rPr>
    </w:lvl>
    <w:lvl w:ilvl="5">
      <w:start w:val="1"/>
      <w:numFmt w:val="decimal"/>
      <w:lvlText w:val="%1.%2.%4.%5.%6"/>
      <w:lvlJc w:val="left"/>
      <w:pPr>
        <w:tabs>
          <w:tab w:val="num" w:pos="1152"/>
        </w:tabs>
        <w:ind w:left="1152" w:hanging="1152"/>
      </w:pPr>
      <w:rPr>
        <w:rFonts w:ascii="Times New Roman" w:hAnsi="Times New Roman" w:cs="Times New Roman" w:hint="default"/>
      </w:rPr>
    </w:lvl>
    <w:lvl w:ilvl="6">
      <w:start w:val="1"/>
      <w:numFmt w:val="decimal"/>
      <w:lvlText w:val="%1.%2.%4.%5.%6.%7"/>
      <w:lvlJc w:val="left"/>
      <w:pPr>
        <w:tabs>
          <w:tab w:val="num" w:pos="1296"/>
        </w:tabs>
        <w:ind w:left="1296" w:hanging="1296"/>
      </w:pPr>
      <w:rPr>
        <w:rFonts w:ascii="Times New Roman" w:hAnsi="Times New Roman" w:cs="Times New Roman" w:hint="default"/>
      </w:rPr>
    </w:lvl>
    <w:lvl w:ilvl="7">
      <w:start w:val="1"/>
      <w:numFmt w:val="decimal"/>
      <w:lvlText w:val="%1.%2.%4.%5.%6.%7.%8"/>
      <w:lvlJc w:val="left"/>
      <w:pPr>
        <w:tabs>
          <w:tab w:val="num" w:pos="1440"/>
        </w:tabs>
        <w:ind w:left="1440" w:hanging="1440"/>
      </w:pPr>
      <w:rPr>
        <w:rFonts w:ascii="Times New Roman" w:hAnsi="Times New Roman" w:cs="Times New Roman" w:hint="default"/>
      </w:rPr>
    </w:lvl>
    <w:lvl w:ilvl="8">
      <w:start w:val="1"/>
      <w:numFmt w:val="decimal"/>
      <w:lvlText w:val="%1.%2.%4.%5.%6.%7.%8.%9"/>
      <w:lvlJc w:val="left"/>
      <w:pPr>
        <w:tabs>
          <w:tab w:val="num" w:pos="1584"/>
        </w:tabs>
        <w:ind w:left="1584" w:hanging="1584"/>
      </w:pPr>
      <w:rPr>
        <w:rFonts w:ascii="Times New Roman" w:hAnsi="Times New Roman" w:cs="Times New Roman" w:hint="default"/>
      </w:rPr>
    </w:lvl>
  </w:abstractNum>
  <w:abstractNum w:abstractNumId="8">
    <w:nsid w:val="63F16D7B"/>
    <w:multiLevelType w:val="singleLevel"/>
    <w:tmpl w:val="6E869E24"/>
    <w:lvl w:ilvl="0">
      <w:start w:val="1"/>
      <w:numFmt w:val="decimal"/>
      <w:pStyle w:val="Preface5"/>
      <w:lvlText w:val="#%1"/>
      <w:lvlJc w:val="left"/>
      <w:pPr>
        <w:tabs>
          <w:tab w:val="num" w:pos="720"/>
        </w:tabs>
        <w:ind w:left="720" w:hanging="720"/>
      </w:pPr>
    </w:lvl>
  </w:abstractNum>
  <w:num w:numId="1">
    <w:abstractNumId w:val="7"/>
  </w:num>
  <w:num w:numId="2">
    <w:abstractNumId w:val="5"/>
  </w:num>
  <w:num w:numId="3">
    <w:abstractNumId w:val="8"/>
    <w:lvlOverride w:ilvl="0">
      <w:startOverride w:val="1"/>
    </w:lvlOverride>
  </w:num>
  <w:num w:numId="4">
    <w:abstractNumId w:val="0"/>
  </w:num>
  <w:num w:numId="5">
    <w:abstractNumId w:val="4"/>
  </w:num>
  <w:num w:numId="6">
    <w:abstractNumId w:val="3"/>
  </w:num>
  <w:num w:numId="7">
    <w:abstractNumId w:val="2"/>
  </w:num>
  <w:num w:numId="8">
    <w:abstractNumId w:val="6"/>
  </w:num>
  <w:num w:numId="9">
    <w:abstractNumId w:val="7"/>
  </w:num>
  <w:num w:numId="10">
    <w:abstractNumId w:val="7"/>
  </w:num>
  <w:num w:numId="11">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hamed Ramadan">
    <w15:presenceInfo w15:providerId="Windows Live" w15:userId="7da53c2287b5bf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120"/>
  <w:displayHorizontalDrawingGridEvery w:val="0"/>
  <w:displayVerticalDrawingGridEvery w:val="3"/>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4FF"/>
    <w:rsid w:val="00000BD0"/>
    <w:rsid w:val="000018C2"/>
    <w:rsid w:val="000018CE"/>
    <w:rsid w:val="00002301"/>
    <w:rsid w:val="000023B3"/>
    <w:rsid w:val="000034E4"/>
    <w:rsid w:val="00004E8C"/>
    <w:rsid w:val="00005283"/>
    <w:rsid w:val="000060D7"/>
    <w:rsid w:val="00006137"/>
    <w:rsid w:val="000061FA"/>
    <w:rsid w:val="00006288"/>
    <w:rsid w:val="00007250"/>
    <w:rsid w:val="000072C8"/>
    <w:rsid w:val="00011068"/>
    <w:rsid w:val="00012444"/>
    <w:rsid w:val="00012E36"/>
    <w:rsid w:val="00014DB3"/>
    <w:rsid w:val="00014DB7"/>
    <w:rsid w:val="00016108"/>
    <w:rsid w:val="00016174"/>
    <w:rsid w:val="00016A48"/>
    <w:rsid w:val="00016DF4"/>
    <w:rsid w:val="00021F42"/>
    <w:rsid w:val="0002268B"/>
    <w:rsid w:val="0002270C"/>
    <w:rsid w:val="000231FD"/>
    <w:rsid w:val="0002468E"/>
    <w:rsid w:val="00024AA3"/>
    <w:rsid w:val="0002641E"/>
    <w:rsid w:val="00026585"/>
    <w:rsid w:val="00026B68"/>
    <w:rsid w:val="00027C07"/>
    <w:rsid w:val="00030027"/>
    <w:rsid w:val="00030659"/>
    <w:rsid w:val="000313ED"/>
    <w:rsid w:val="000335DB"/>
    <w:rsid w:val="00033BCD"/>
    <w:rsid w:val="000345CD"/>
    <w:rsid w:val="00035347"/>
    <w:rsid w:val="000356AC"/>
    <w:rsid w:val="000374F6"/>
    <w:rsid w:val="000400DA"/>
    <w:rsid w:val="0004098E"/>
    <w:rsid w:val="000415CF"/>
    <w:rsid w:val="00041CC5"/>
    <w:rsid w:val="00041F89"/>
    <w:rsid w:val="0004268D"/>
    <w:rsid w:val="00043132"/>
    <w:rsid w:val="00043B64"/>
    <w:rsid w:val="00044146"/>
    <w:rsid w:val="0004485C"/>
    <w:rsid w:val="00044F63"/>
    <w:rsid w:val="0004569B"/>
    <w:rsid w:val="000460B7"/>
    <w:rsid w:val="00046128"/>
    <w:rsid w:val="0004705A"/>
    <w:rsid w:val="000478DC"/>
    <w:rsid w:val="0005255D"/>
    <w:rsid w:val="00052B5C"/>
    <w:rsid w:val="000545C5"/>
    <w:rsid w:val="00055724"/>
    <w:rsid w:val="00055977"/>
    <w:rsid w:val="00056493"/>
    <w:rsid w:val="0005769D"/>
    <w:rsid w:val="000607C5"/>
    <w:rsid w:val="00060A32"/>
    <w:rsid w:val="00063BD2"/>
    <w:rsid w:val="00064BC9"/>
    <w:rsid w:val="00064C0F"/>
    <w:rsid w:val="00065082"/>
    <w:rsid w:val="0006748D"/>
    <w:rsid w:val="000675EC"/>
    <w:rsid w:val="000678CB"/>
    <w:rsid w:val="000708AA"/>
    <w:rsid w:val="0007114F"/>
    <w:rsid w:val="0007156C"/>
    <w:rsid w:val="0007238E"/>
    <w:rsid w:val="00072BBB"/>
    <w:rsid w:val="000733E5"/>
    <w:rsid w:val="00073956"/>
    <w:rsid w:val="00073ABE"/>
    <w:rsid w:val="00073EA0"/>
    <w:rsid w:val="00074888"/>
    <w:rsid w:val="000750B2"/>
    <w:rsid w:val="00075656"/>
    <w:rsid w:val="00075ABD"/>
    <w:rsid w:val="00075B9E"/>
    <w:rsid w:val="00076312"/>
    <w:rsid w:val="00077417"/>
    <w:rsid w:val="0007759F"/>
    <w:rsid w:val="0008191E"/>
    <w:rsid w:val="000819A1"/>
    <w:rsid w:val="00082AE4"/>
    <w:rsid w:val="00082F3D"/>
    <w:rsid w:val="00083F3C"/>
    <w:rsid w:val="00085ABE"/>
    <w:rsid w:val="000870D6"/>
    <w:rsid w:val="00090807"/>
    <w:rsid w:val="000925B9"/>
    <w:rsid w:val="0009267D"/>
    <w:rsid w:val="0009268C"/>
    <w:rsid w:val="00092D3C"/>
    <w:rsid w:val="00094845"/>
    <w:rsid w:val="00095D45"/>
    <w:rsid w:val="00096D86"/>
    <w:rsid w:val="00097AC6"/>
    <w:rsid w:val="000A02DC"/>
    <w:rsid w:val="000A0B87"/>
    <w:rsid w:val="000A0D8A"/>
    <w:rsid w:val="000A1A49"/>
    <w:rsid w:val="000A2AAC"/>
    <w:rsid w:val="000A2C07"/>
    <w:rsid w:val="000A4C63"/>
    <w:rsid w:val="000A4E69"/>
    <w:rsid w:val="000A52A8"/>
    <w:rsid w:val="000A5506"/>
    <w:rsid w:val="000A5F2D"/>
    <w:rsid w:val="000B260F"/>
    <w:rsid w:val="000B2FF9"/>
    <w:rsid w:val="000B4D27"/>
    <w:rsid w:val="000B63DA"/>
    <w:rsid w:val="000B71E6"/>
    <w:rsid w:val="000C0DCC"/>
    <w:rsid w:val="000C19AE"/>
    <w:rsid w:val="000C1EFD"/>
    <w:rsid w:val="000C282D"/>
    <w:rsid w:val="000C5222"/>
    <w:rsid w:val="000C5750"/>
    <w:rsid w:val="000C6607"/>
    <w:rsid w:val="000C6D8A"/>
    <w:rsid w:val="000C78DD"/>
    <w:rsid w:val="000C7A5E"/>
    <w:rsid w:val="000D1B3F"/>
    <w:rsid w:val="000D1B47"/>
    <w:rsid w:val="000D2BDC"/>
    <w:rsid w:val="000D36D4"/>
    <w:rsid w:val="000D4C18"/>
    <w:rsid w:val="000D4C23"/>
    <w:rsid w:val="000D5BD6"/>
    <w:rsid w:val="000D623D"/>
    <w:rsid w:val="000D6772"/>
    <w:rsid w:val="000D7457"/>
    <w:rsid w:val="000D796A"/>
    <w:rsid w:val="000D7EFF"/>
    <w:rsid w:val="000E1E74"/>
    <w:rsid w:val="000E6208"/>
    <w:rsid w:val="000E6826"/>
    <w:rsid w:val="000E7EE2"/>
    <w:rsid w:val="000F148F"/>
    <w:rsid w:val="000F2758"/>
    <w:rsid w:val="000F2E98"/>
    <w:rsid w:val="000F2F38"/>
    <w:rsid w:val="000F31F8"/>
    <w:rsid w:val="000F37E8"/>
    <w:rsid w:val="000F3F3D"/>
    <w:rsid w:val="000F5C44"/>
    <w:rsid w:val="000F75CD"/>
    <w:rsid w:val="00101DC5"/>
    <w:rsid w:val="001038DA"/>
    <w:rsid w:val="00104890"/>
    <w:rsid w:val="001058C9"/>
    <w:rsid w:val="00106193"/>
    <w:rsid w:val="001063F8"/>
    <w:rsid w:val="0010722B"/>
    <w:rsid w:val="00111CBD"/>
    <w:rsid w:val="00113BDF"/>
    <w:rsid w:val="001157C9"/>
    <w:rsid w:val="001171F3"/>
    <w:rsid w:val="00117300"/>
    <w:rsid w:val="00117D26"/>
    <w:rsid w:val="00117D49"/>
    <w:rsid w:val="00120174"/>
    <w:rsid w:val="00120DFA"/>
    <w:rsid w:val="00121CAB"/>
    <w:rsid w:val="00123BC0"/>
    <w:rsid w:val="00123BE7"/>
    <w:rsid w:val="00124227"/>
    <w:rsid w:val="00125FA7"/>
    <w:rsid w:val="0012734B"/>
    <w:rsid w:val="00127C5D"/>
    <w:rsid w:val="00130F52"/>
    <w:rsid w:val="001338F6"/>
    <w:rsid w:val="00134039"/>
    <w:rsid w:val="0013530C"/>
    <w:rsid w:val="001360EF"/>
    <w:rsid w:val="00136343"/>
    <w:rsid w:val="001366CC"/>
    <w:rsid w:val="00136ACD"/>
    <w:rsid w:val="00136CDB"/>
    <w:rsid w:val="001400DC"/>
    <w:rsid w:val="0014046F"/>
    <w:rsid w:val="00140B8D"/>
    <w:rsid w:val="001420EF"/>
    <w:rsid w:val="001425BA"/>
    <w:rsid w:val="00142898"/>
    <w:rsid w:val="00142D41"/>
    <w:rsid w:val="001440FD"/>
    <w:rsid w:val="0014480D"/>
    <w:rsid w:val="00145C22"/>
    <w:rsid w:val="00150920"/>
    <w:rsid w:val="00151349"/>
    <w:rsid w:val="00151A54"/>
    <w:rsid w:val="00151D32"/>
    <w:rsid w:val="0015443A"/>
    <w:rsid w:val="00154478"/>
    <w:rsid w:val="00155128"/>
    <w:rsid w:val="00155360"/>
    <w:rsid w:val="0015619F"/>
    <w:rsid w:val="00156396"/>
    <w:rsid w:val="001566FE"/>
    <w:rsid w:val="0016050A"/>
    <w:rsid w:val="001608CB"/>
    <w:rsid w:val="001611EB"/>
    <w:rsid w:val="001618BC"/>
    <w:rsid w:val="001624A0"/>
    <w:rsid w:val="00162ADE"/>
    <w:rsid w:val="00164E8A"/>
    <w:rsid w:val="00166286"/>
    <w:rsid w:val="00167CDD"/>
    <w:rsid w:val="001701B0"/>
    <w:rsid w:val="00172874"/>
    <w:rsid w:val="00172C1D"/>
    <w:rsid w:val="001735D2"/>
    <w:rsid w:val="001750EF"/>
    <w:rsid w:val="00176AF1"/>
    <w:rsid w:val="00176CB2"/>
    <w:rsid w:val="00180145"/>
    <w:rsid w:val="0018115E"/>
    <w:rsid w:val="00181977"/>
    <w:rsid w:val="001847D7"/>
    <w:rsid w:val="00184804"/>
    <w:rsid w:val="001849C6"/>
    <w:rsid w:val="00186628"/>
    <w:rsid w:val="00186C86"/>
    <w:rsid w:val="00187322"/>
    <w:rsid w:val="00187B43"/>
    <w:rsid w:val="0019193D"/>
    <w:rsid w:val="00192636"/>
    <w:rsid w:val="00192F97"/>
    <w:rsid w:val="00192FEF"/>
    <w:rsid w:val="001936ED"/>
    <w:rsid w:val="00193C89"/>
    <w:rsid w:val="00194F8D"/>
    <w:rsid w:val="001950DE"/>
    <w:rsid w:val="00195282"/>
    <w:rsid w:val="0019604A"/>
    <w:rsid w:val="00197F15"/>
    <w:rsid w:val="001A0604"/>
    <w:rsid w:val="001A1794"/>
    <w:rsid w:val="001A1A42"/>
    <w:rsid w:val="001A1B81"/>
    <w:rsid w:val="001A1BEC"/>
    <w:rsid w:val="001A1C91"/>
    <w:rsid w:val="001A23DC"/>
    <w:rsid w:val="001A36AC"/>
    <w:rsid w:val="001A3AF8"/>
    <w:rsid w:val="001A401A"/>
    <w:rsid w:val="001A629A"/>
    <w:rsid w:val="001A6F18"/>
    <w:rsid w:val="001B1544"/>
    <w:rsid w:val="001B1C0C"/>
    <w:rsid w:val="001B1DA5"/>
    <w:rsid w:val="001B256A"/>
    <w:rsid w:val="001B43ED"/>
    <w:rsid w:val="001B47BA"/>
    <w:rsid w:val="001B4970"/>
    <w:rsid w:val="001B4E79"/>
    <w:rsid w:val="001B554C"/>
    <w:rsid w:val="001B59B3"/>
    <w:rsid w:val="001B5DD0"/>
    <w:rsid w:val="001B639E"/>
    <w:rsid w:val="001B721E"/>
    <w:rsid w:val="001C034A"/>
    <w:rsid w:val="001C0D3B"/>
    <w:rsid w:val="001C2081"/>
    <w:rsid w:val="001C316C"/>
    <w:rsid w:val="001C416A"/>
    <w:rsid w:val="001C4765"/>
    <w:rsid w:val="001C4F0C"/>
    <w:rsid w:val="001C54E9"/>
    <w:rsid w:val="001C58BB"/>
    <w:rsid w:val="001C5C2E"/>
    <w:rsid w:val="001C7427"/>
    <w:rsid w:val="001D2001"/>
    <w:rsid w:val="001D22E4"/>
    <w:rsid w:val="001D24FF"/>
    <w:rsid w:val="001D2928"/>
    <w:rsid w:val="001D45BF"/>
    <w:rsid w:val="001D45CA"/>
    <w:rsid w:val="001D4D34"/>
    <w:rsid w:val="001D4EC4"/>
    <w:rsid w:val="001D570A"/>
    <w:rsid w:val="001D5746"/>
    <w:rsid w:val="001D5D96"/>
    <w:rsid w:val="001D6096"/>
    <w:rsid w:val="001D62C1"/>
    <w:rsid w:val="001D6EB8"/>
    <w:rsid w:val="001D75EF"/>
    <w:rsid w:val="001E0D36"/>
    <w:rsid w:val="001E0F73"/>
    <w:rsid w:val="001E107C"/>
    <w:rsid w:val="001E4327"/>
    <w:rsid w:val="001E61C4"/>
    <w:rsid w:val="001E6689"/>
    <w:rsid w:val="001E66D4"/>
    <w:rsid w:val="001F00C0"/>
    <w:rsid w:val="001F1C03"/>
    <w:rsid w:val="001F1D27"/>
    <w:rsid w:val="001F269B"/>
    <w:rsid w:val="001F2944"/>
    <w:rsid w:val="001F2C62"/>
    <w:rsid w:val="001F369C"/>
    <w:rsid w:val="001F467E"/>
    <w:rsid w:val="001F59E0"/>
    <w:rsid w:val="001F5A0D"/>
    <w:rsid w:val="001F6FBF"/>
    <w:rsid w:val="00200A0C"/>
    <w:rsid w:val="002015F1"/>
    <w:rsid w:val="002018A5"/>
    <w:rsid w:val="0020416D"/>
    <w:rsid w:val="0020419B"/>
    <w:rsid w:val="00204EBE"/>
    <w:rsid w:val="00207F62"/>
    <w:rsid w:val="00210B92"/>
    <w:rsid w:val="0021174C"/>
    <w:rsid w:val="00211843"/>
    <w:rsid w:val="002135D4"/>
    <w:rsid w:val="002148E4"/>
    <w:rsid w:val="00214CA3"/>
    <w:rsid w:val="00215972"/>
    <w:rsid w:val="00217362"/>
    <w:rsid w:val="00217455"/>
    <w:rsid w:val="002202DF"/>
    <w:rsid w:val="00221446"/>
    <w:rsid w:val="00221972"/>
    <w:rsid w:val="002219B7"/>
    <w:rsid w:val="00224EAF"/>
    <w:rsid w:val="00230276"/>
    <w:rsid w:val="0023069F"/>
    <w:rsid w:val="00231192"/>
    <w:rsid w:val="00232283"/>
    <w:rsid w:val="0023311E"/>
    <w:rsid w:val="00233CFC"/>
    <w:rsid w:val="00234798"/>
    <w:rsid w:val="00235C16"/>
    <w:rsid w:val="00236E3A"/>
    <w:rsid w:val="00240871"/>
    <w:rsid w:val="0024171A"/>
    <w:rsid w:val="002417F0"/>
    <w:rsid w:val="00242549"/>
    <w:rsid w:val="00243911"/>
    <w:rsid w:val="00244954"/>
    <w:rsid w:val="00246822"/>
    <w:rsid w:val="002469DB"/>
    <w:rsid w:val="00246A8C"/>
    <w:rsid w:val="002500A3"/>
    <w:rsid w:val="0025076D"/>
    <w:rsid w:val="00250955"/>
    <w:rsid w:val="002510B1"/>
    <w:rsid w:val="002537A1"/>
    <w:rsid w:val="00253BE9"/>
    <w:rsid w:val="00253FA3"/>
    <w:rsid w:val="002547D2"/>
    <w:rsid w:val="00254CC0"/>
    <w:rsid w:val="00256B94"/>
    <w:rsid w:val="00256EDA"/>
    <w:rsid w:val="00257034"/>
    <w:rsid w:val="00261CC3"/>
    <w:rsid w:val="002621E7"/>
    <w:rsid w:val="00262C6A"/>
    <w:rsid w:val="00266885"/>
    <w:rsid w:val="00266900"/>
    <w:rsid w:val="00271434"/>
    <w:rsid w:val="00274369"/>
    <w:rsid w:val="00274956"/>
    <w:rsid w:val="00274F39"/>
    <w:rsid w:val="002751E4"/>
    <w:rsid w:val="00275BFB"/>
    <w:rsid w:val="00276EF8"/>
    <w:rsid w:val="0028157A"/>
    <w:rsid w:val="00282A84"/>
    <w:rsid w:val="00284A6C"/>
    <w:rsid w:val="00285F51"/>
    <w:rsid w:val="002865D8"/>
    <w:rsid w:val="002878F9"/>
    <w:rsid w:val="00287BE8"/>
    <w:rsid w:val="00290322"/>
    <w:rsid w:val="0029096B"/>
    <w:rsid w:val="00291FDA"/>
    <w:rsid w:val="00293EF9"/>
    <w:rsid w:val="0029563D"/>
    <w:rsid w:val="00295BA1"/>
    <w:rsid w:val="002962A4"/>
    <w:rsid w:val="00297413"/>
    <w:rsid w:val="002A0E75"/>
    <w:rsid w:val="002A3197"/>
    <w:rsid w:val="002A3A1C"/>
    <w:rsid w:val="002A3C0C"/>
    <w:rsid w:val="002A65CD"/>
    <w:rsid w:val="002A6BF3"/>
    <w:rsid w:val="002B2117"/>
    <w:rsid w:val="002B25DE"/>
    <w:rsid w:val="002B7805"/>
    <w:rsid w:val="002B7F97"/>
    <w:rsid w:val="002C0A59"/>
    <w:rsid w:val="002C208D"/>
    <w:rsid w:val="002C35FC"/>
    <w:rsid w:val="002C43EA"/>
    <w:rsid w:val="002C4439"/>
    <w:rsid w:val="002C450B"/>
    <w:rsid w:val="002C47EF"/>
    <w:rsid w:val="002C5511"/>
    <w:rsid w:val="002C5CCD"/>
    <w:rsid w:val="002C79A0"/>
    <w:rsid w:val="002D0200"/>
    <w:rsid w:val="002D0BC5"/>
    <w:rsid w:val="002D0CB8"/>
    <w:rsid w:val="002D1389"/>
    <w:rsid w:val="002D3478"/>
    <w:rsid w:val="002D3950"/>
    <w:rsid w:val="002D4431"/>
    <w:rsid w:val="002D4D16"/>
    <w:rsid w:val="002D551C"/>
    <w:rsid w:val="002D69A8"/>
    <w:rsid w:val="002D6FE0"/>
    <w:rsid w:val="002E1116"/>
    <w:rsid w:val="002E1F65"/>
    <w:rsid w:val="002E2176"/>
    <w:rsid w:val="002E221F"/>
    <w:rsid w:val="002E2E8C"/>
    <w:rsid w:val="002E4E91"/>
    <w:rsid w:val="002E5187"/>
    <w:rsid w:val="002E57F8"/>
    <w:rsid w:val="002E5C4B"/>
    <w:rsid w:val="002E6944"/>
    <w:rsid w:val="002F115F"/>
    <w:rsid w:val="002F1344"/>
    <w:rsid w:val="002F20C6"/>
    <w:rsid w:val="002F56BE"/>
    <w:rsid w:val="002F6CA4"/>
    <w:rsid w:val="0030010E"/>
    <w:rsid w:val="00301304"/>
    <w:rsid w:val="00302C87"/>
    <w:rsid w:val="00303E93"/>
    <w:rsid w:val="00304267"/>
    <w:rsid w:val="003049CC"/>
    <w:rsid w:val="00304A29"/>
    <w:rsid w:val="0030536A"/>
    <w:rsid w:val="003060D6"/>
    <w:rsid w:val="00310748"/>
    <w:rsid w:val="00310AFB"/>
    <w:rsid w:val="0031154E"/>
    <w:rsid w:val="003116DC"/>
    <w:rsid w:val="00312CB3"/>
    <w:rsid w:val="00312F05"/>
    <w:rsid w:val="00312FAB"/>
    <w:rsid w:val="00316AB8"/>
    <w:rsid w:val="00317B6B"/>
    <w:rsid w:val="00321EAA"/>
    <w:rsid w:val="00321F2C"/>
    <w:rsid w:val="00322A0C"/>
    <w:rsid w:val="0032327B"/>
    <w:rsid w:val="0032363C"/>
    <w:rsid w:val="00323CE7"/>
    <w:rsid w:val="003241CC"/>
    <w:rsid w:val="00324434"/>
    <w:rsid w:val="00324555"/>
    <w:rsid w:val="0032459A"/>
    <w:rsid w:val="00324867"/>
    <w:rsid w:val="00324895"/>
    <w:rsid w:val="00325B8F"/>
    <w:rsid w:val="00327060"/>
    <w:rsid w:val="003303BE"/>
    <w:rsid w:val="00330633"/>
    <w:rsid w:val="00331408"/>
    <w:rsid w:val="00331BAA"/>
    <w:rsid w:val="00331C10"/>
    <w:rsid w:val="0033325C"/>
    <w:rsid w:val="0033697D"/>
    <w:rsid w:val="00337AFC"/>
    <w:rsid w:val="00337D77"/>
    <w:rsid w:val="003406CE"/>
    <w:rsid w:val="00340D01"/>
    <w:rsid w:val="0034151F"/>
    <w:rsid w:val="003415E6"/>
    <w:rsid w:val="00341622"/>
    <w:rsid w:val="0034178C"/>
    <w:rsid w:val="00342CF4"/>
    <w:rsid w:val="00344B5B"/>
    <w:rsid w:val="00345501"/>
    <w:rsid w:val="0034595E"/>
    <w:rsid w:val="00346286"/>
    <w:rsid w:val="00346A42"/>
    <w:rsid w:val="00346B95"/>
    <w:rsid w:val="00347D69"/>
    <w:rsid w:val="003509DB"/>
    <w:rsid w:val="0035272E"/>
    <w:rsid w:val="00352756"/>
    <w:rsid w:val="00352F89"/>
    <w:rsid w:val="003534CA"/>
    <w:rsid w:val="003541C9"/>
    <w:rsid w:val="0035428B"/>
    <w:rsid w:val="0035429A"/>
    <w:rsid w:val="0035489C"/>
    <w:rsid w:val="003549BC"/>
    <w:rsid w:val="003552E6"/>
    <w:rsid w:val="003568A7"/>
    <w:rsid w:val="0035694E"/>
    <w:rsid w:val="00356EEE"/>
    <w:rsid w:val="00357427"/>
    <w:rsid w:val="00360488"/>
    <w:rsid w:val="00362807"/>
    <w:rsid w:val="00363696"/>
    <w:rsid w:val="00363EC8"/>
    <w:rsid w:val="0036428E"/>
    <w:rsid w:val="003647AB"/>
    <w:rsid w:val="00364D4B"/>
    <w:rsid w:val="003666B7"/>
    <w:rsid w:val="0036721C"/>
    <w:rsid w:val="00367D44"/>
    <w:rsid w:val="00372009"/>
    <w:rsid w:val="00373E07"/>
    <w:rsid w:val="00374A6A"/>
    <w:rsid w:val="00374D79"/>
    <w:rsid w:val="0037511F"/>
    <w:rsid w:val="00375214"/>
    <w:rsid w:val="00375A6E"/>
    <w:rsid w:val="00375A84"/>
    <w:rsid w:val="00375FED"/>
    <w:rsid w:val="00380104"/>
    <w:rsid w:val="003808CF"/>
    <w:rsid w:val="00380BE6"/>
    <w:rsid w:val="00380C64"/>
    <w:rsid w:val="0038158A"/>
    <w:rsid w:val="00381FCF"/>
    <w:rsid w:val="00382F9F"/>
    <w:rsid w:val="0038302B"/>
    <w:rsid w:val="003830D2"/>
    <w:rsid w:val="0038320F"/>
    <w:rsid w:val="0038323B"/>
    <w:rsid w:val="003835AF"/>
    <w:rsid w:val="00383B24"/>
    <w:rsid w:val="00383DA2"/>
    <w:rsid w:val="00385DA3"/>
    <w:rsid w:val="003863D2"/>
    <w:rsid w:val="00387035"/>
    <w:rsid w:val="003906AE"/>
    <w:rsid w:val="00391086"/>
    <w:rsid w:val="00391134"/>
    <w:rsid w:val="003915D7"/>
    <w:rsid w:val="00393427"/>
    <w:rsid w:val="00393C9A"/>
    <w:rsid w:val="00393E1D"/>
    <w:rsid w:val="00394CA5"/>
    <w:rsid w:val="00395413"/>
    <w:rsid w:val="00395E42"/>
    <w:rsid w:val="0039735B"/>
    <w:rsid w:val="003A0492"/>
    <w:rsid w:val="003A2A2E"/>
    <w:rsid w:val="003A3B9F"/>
    <w:rsid w:val="003A401E"/>
    <w:rsid w:val="003A438E"/>
    <w:rsid w:val="003A5125"/>
    <w:rsid w:val="003A55CF"/>
    <w:rsid w:val="003A5871"/>
    <w:rsid w:val="003A6C7F"/>
    <w:rsid w:val="003A7F43"/>
    <w:rsid w:val="003B059C"/>
    <w:rsid w:val="003B071E"/>
    <w:rsid w:val="003B0CCC"/>
    <w:rsid w:val="003B12B2"/>
    <w:rsid w:val="003B3AD3"/>
    <w:rsid w:val="003B414E"/>
    <w:rsid w:val="003B4211"/>
    <w:rsid w:val="003B4CB8"/>
    <w:rsid w:val="003B4E5C"/>
    <w:rsid w:val="003B4FA7"/>
    <w:rsid w:val="003B5124"/>
    <w:rsid w:val="003B53FE"/>
    <w:rsid w:val="003B675C"/>
    <w:rsid w:val="003B6E83"/>
    <w:rsid w:val="003C0449"/>
    <w:rsid w:val="003C165A"/>
    <w:rsid w:val="003C3CA4"/>
    <w:rsid w:val="003C4DFB"/>
    <w:rsid w:val="003C5E0C"/>
    <w:rsid w:val="003C6643"/>
    <w:rsid w:val="003D007A"/>
    <w:rsid w:val="003D261D"/>
    <w:rsid w:val="003D37CE"/>
    <w:rsid w:val="003D71E0"/>
    <w:rsid w:val="003D790E"/>
    <w:rsid w:val="003E06E8"/>
    <w:rsid w:val="003E2577"/>
    <w:rsid w:val="003E43B0"/>
    <w:rsid w:val="003E568C"/>
    <w:rsid w:val="003E5D42"/>
    <w:rsid w:val="003E694C"/>
    <w:rsid w:val="003E694E"/>
    <w:rsid w:val="003E6E33"/>
    <w:rsid w:val="003E6F3B"/>
    <w:rsid w:val="003F0928"/>
    <w:rsid w:val="003F3ADC"/>
    <w:rsid w:val="003F56C6"/>
    <w:rsid w:val="003F61A5"/>
    <w:rsid w:val="003F6E0A"/>
    <w:rsid w:val="003F7191"/>
    <w:rsid w:val="00401BE3"/>
    <w:rsid w:val="0040219B"/>
    <w:rsid w:val="004035B4"/>
    <w:rsid w:val="00403830"/>
    <w:rsid w:val="0040397D"/>
    <w:rsid w:val="00404050"/>
    <w:rsid w:val="00404D4B"/>
    <w:rsid w:val="00404D92"/>
    <w:rsid w:val="00405F00"/>
    <w:rsid w:val="00406B57"/>
    <w:rsid w:val="0040736B"/>
    <w:rsid w:val="00407CC6"/>
    <w:rsid w:val="00407CF8"/>
    <w:rsid w:val="00407E0B"/>
    <w:rsid w:val="004113BA"/>
    <w:rsid w:val="00411BD9"/>
    <w:rsid w:val="00412401"/>
    <w:rsid w:val="00412418"/>
    <w:rsid w:val="00412BCF"/>
    <w:rsid w:val="00412FA3"/>
    <w:rsid w:val="00413845"/>
    <w:rsid w:val="00413EB2"/>
    <w:rsid w:val="004141D5"/>
    <w:rsid w:val="004146AC"/>
    <w:rsid w:val="004157EE"/>
    <w:rsid w:val="00415815"/>
    <w:rsid w:val="00415DCC"/>
    <w:rsid w:val="00416016"/>
    <w:rsid w:val="00417460"/>
    <w:rsid w:val="00417613"/>
    <w:rsid w:val="004206BB"/>
    <w:rsid w:val="00421230"/>
    <w:rsid w:val="00422928"/>
    <w:rsid w:val="00425AA7"/>
    <w:rsid w:val="004269B2"/>
    <w:rsid w:val="00427F62"/>
    <w:rsid w:val="00430773"/>
    <w:rsid w:val="00432AF0"/>
    <w:rsid w:val="00433D85"/>
    <w:rsid w:val="00433E8E"/>
    <w:rsid w:val="0043418C"/>
    <w:rsid w:val="00434404"/>
    <w:rsid w:val="004352EA"/>
    <w:rsid w:val="00435880"/>
    <w:rsid w:val="004373DE"/>
    <w:rsid w:val="0044015E"/>
    <w:rsid w:val="00440D9D"/>
    <w:rsid w:val="00442695"/>
    <w:rsid w:val="00443EEF"/>
    <w:rsid w:val="00447D12"/>
    <w:rsid w:val="00450A32"/>
    <w:rsid w:val="004523D5"/>
    <w:rsid w:val="00454847"/>
    <w:rsid w:val="0046102E"/>
    <w:rsid w:val="00462BA8"/>
    <w:rsid w:val="00462F71"/>
    <w:rsid w:val="00465C04"/>
    <w:rsid w:val="00466FEC"/>
    <w:rsid w:val="00467111"/>
    <w:rsid w:val="00470336"/>
    <w:rsid w:val="004708E7"/>
    <w:rsid w:val="0047245D"/>
    <w:rsid w:val="004728D2"/>
    <w:rsid w:val="00473C5C"/>
    <w:rsid w:val="00475E27"/>
    <w:rsid w:val="004774F8"/>
    <w:rsid w:val="0048035F"/>
    <w:rsid w:val="00480E85"/>
    <w:rsid w:val="00481117"/>
    <w:rsid w:val="00481A8C"/>
    <w:rsid w:val="00482F08"/>
    <w:rsid w:val="0048307E"/>
    <w:rsid w:val="0048522A"/>
    <w:rsid w:val="004855F4"/>
    <w:rsid w:val="00485938"/>
    <w:rsid w:val="004873AA"/>
    <w:rsid w:val="00487F11"/>
    <w:rsid w:val="00487FD5"/>
    <w:rsid w:val="00491F8E"/>
    <w:rsid w:val="0049244D"/>
    <w:rsid w:val="00492CB9"/>
    <w:rsid w:val="004934AF"/>
    <w:rsid w:val="00493D9D"/>
    <w:rsid w:val="00493F8A"/>
    <w:rsid w:val="0049453D"/>
    <w:rsid w:val="00494C6F"/>
    <w:rsid w:val="004958A6"/>
    <w:rsid w:val="00497E64"/>
    <w:rsid w:val="004A0EF9"/>
    <w:rsid w:val="004A33F4"/>
    <w:rsid w:val="004A3CC0"/>
    <w:rsid w:val="004A4EC8"/>
    <w:rsid w:val="004A6706"/>
    <w:rsid w:val="004A74F1"/>
    <w:rsid w:val="004A7B01"/>
    <w:rsid w:val="004A7DDE"/>
    <w:rsid w:val="004A7F33"/>
    <w:rsid w:val="004B524B"/>
    <w:rsid w:val="004B64FA"/>
    <w:rsid w:val="004B757B"/>
    <w:rsid w:val="004C0E9C"/>
    <w:rsid w:val="004C2F66"/>
    <w:rsid w:val="004C506A"/>
    <w:rsid w:val="004C5945"/>
    <w:rsid w:val="004C72F7"/>
    <w:rsid w:val="004D0A02"/>
    <w:rsid w:val="004D0F56"/>
    <w:rsid w:val="004D1130"/>
    <w:rsid w:val="004D1CAB"/>
    <w:rsid w:val="004D33D5"/>
    <w:rsid w:val="004D4A53"/>
    <w:rsid w:val="004D552A"/>
    <w:rsid w:val="004D626A"/>
    <w:rsid w:val="004E1325"/>
    <w:rsid w:val="004E2BAE"/>
    <w:rsid w:val="004E42B5"/>
    <w:rsid w:val="004E4F08"/>
    <w:rsid w:val="004E5F88"/>
    <w:rsid w:val="004E718E"/>
    <w:rsid w:val="004F0E91"/>
    <w:rsid w:val="004F0F2B"/>
    <w:rsid w:val="004F2081"/>
    <w:rsid w:val="004F2916"/>
    <w:rsid w:val="004F29B1"/>
    <w:rsid w:val="004F3683"/>
    <w:rsid w:val="004F3BDA"/>
    <w:rsid w:val="004F3C46"/>
    <w:rsid w:val="004F462E"/>
    <w:rsid w:val="004F4BC5"/>
    <w:rsid w:val="004F58A9"/>
    <w:rsid w:val="004F59CB"/>
    <w:rsid w:val="004F6447"/>
    <w:rsid w:val="004F7DF6"/>
    <w:rsid w:val="004F7FFC"/>
    <w:rsid w:val="00500359"/>
    <w:rsid w:val="00502BAC"/>
    <w:rsid w:val="00502E19"/>
    <w:rsid w:val="005030BD"/>
    <w:rsid w:val="00503131"/>
    <w:rsid w:val="00503E72"/>
    <w:rsid w:val="00504675"/>
    <w:rsid w:val="005055EB"/>
    <w:rsid w:val="00511901"/>
    <w:rsid w:val="00513873"/>
    <w:rsid w:val="00513ED2"/>
    <w:rsid w:val="00514F0B"/>
    <w:rsid w:val="0051682A"/>
    <w:rsid w:val="00516BB7"/>
    <w:rsid w:val="00516C86"/>
    <w:rsid w:val="00517D36"/>
    <w:rsid w:val="005200EA"/>
    <w:rsid w:val="00520C7F"/>
    <w:rsid w:val="00523B2C"/>
    <w:rsid w:val="00523ED3"/>
    <w:rsid w:val="00524A73"/>
    <w:rsid w:val="00524A8F"/>
    <w:rsid w:val="00525964"/>
    <w:rsid w:val="0052683A"/>
    <w:rsid w:val="00526951"/>
    <w:rsid w:val="00526CA5"/>
    <w:rsid w:val="005277DD"/>
    <w:rsid w:val="0052797F"/>
    <w:rsid w:val="00530253"/>
    <w:rsid w:val="00530822"/>
    <w:rsid w:val="00530C10"/>
    <w:rsid w:val="00530F34"/>
    <w:rsid w:val="0053360D"/>
    <w:rsid w:val="005342C0"/>
    <w:rsid w:val="0053502C"/>
    <w:rsid w:val="005352DA"/>
    <w:rsid w:val="00535E9E"/>
    <w:rsid w:val="00536381"/>
    <w:rsid w:val="00537E86"/>
    <w:rsid w:val="00540111"/>
    <w:rsid w:val="00540211"/>
    <w:rsid w:val="00542597"/>
    <w:rsid w:val="00543AE6"/>
    <w:rsid w:val="00543DF4"/>
    <w:rsid w:val="00544551"/>
    <w:rsid w:val="00545041"/>
    <w:rsid w:val="00546288"/>
    <w:rsid w:val="0054673C"/>
    <w:rsid w:val="00550381"/>
    <w:rsid w:val="005505DF"/>
    <w:rsid w:val="00550A2D"/>
    <w:rsid w:val="005510CD"/>
    <w:rsid w:val="00551921"/>
    <w:rsid w:val="00552B80"/>
    <w:rsid w:val="005530DB"/>
    <w:rsid w:val="00553434"/>
    <w:rsid w:val="00553D6A"/>
    <w:rsid w:val="00554801"/>
    <w:rsid w:val="00554864"/>
    <w:rsid w:val="00554D7D"/>
    <w:rsid w:val="005576C4"/>
    <w:rsid w:val="00557D4D"/>
    <w:rsid w:val="005603BA"/>
    <w:rsid w:val="005604DC"/>
    <w:rsid w:val="00560E1E"/>
    <w:rsid w:val="005633E9"/>
    <w:rsid w:val="0056416F"/>
    <w:rsid w:val="00564994"/>
    <w:rsid w:val="00565250"/>
    <w:rsid w:val="005659F8"/>
    <w:rsid w:val="00565EE6"/>
    <w:rsid w:val="0056677A"/>
    <w:rsid w:val="00566DC3"/>
    <w:rsid w:val="00567250"/>
    <w:rsid w:val="005679DD"/>
    <w:rsid w:val="00567F74"/>
    <w:rsid w:val="0057045A"/>
    <w:rsid w:val="0057093F"/>
    <w:rsid w:val="00570F8E"/>
    <w:rsid w:val="00572E36"/>
    <w:rsid w:val="00573D59"/>
    <w:rsid w:val="00573F12"/>
    <w:rsid w:val="00574106"/>
    <w:rsid w:val="00574F7F"/>
    <w:rsid w:val="00575BE8"/>
    <w:rsid w:val="005762D5"/>
    <w:rsid w:val="00580277"/>
    <w:rsid w:val="005807F1"/>
    <w:rsid w:val="005809DA"/>
    <w:rsid w:val="00580C5D"/>
    <w:rsid w:val="00582147"/>
    <w:rsid w:val="005833EE"/>
    <w:rsid w:val="00583AA7"/>
    <w:rsid w:val="00583AB2"/>
    <w:rsid w:val="00584A67"/>
    <w:rsid w:val="00586380"/>
    <w:rsid w:val="005867D0"/>
    <w:rsid w:val="005877BA"/>
    <w:rsid w:val="00595E08"/>
    <w:rsid w:val="00596141"/>
    <w:rsid w:val="005962AE"/>
    <w:rsid w:val="005966DD"/>
    <w:rsid w:val="005A130C"/>
    <w:rsid w:val="005A183E"/>
    <w:rsid w:val="005A1EDE"/>
    <w:rsid w:val="005A37FC"/>
    <w:rsid w:val="005A4D20"/>
    <w:rsid w:val="005A56A3"/>
    <w:rsid w:val="005A7029"/>
    <w:rsid w:val="005A7EF8"/>
    <w:rsid w:val="005B1363"/>
    <w:rsid w:val="005B139C"/>
    <w:rsid w:val="005B20C9"/>
    <w:rsid w:val="005B30E0"/>
    <w:rsid w:val="005B359A"/>
    <w:rsid w:val="005B3D84"/>
    <w:rsid w:val="005B43FC"/>
    <w:rsid w:val="005B46FA"/>
    <w:rsid w:val="005B4AA3"/>
    <w:rsid w:val="005B51FD"/>
    <w:rsid w:val="005B5D12"/>
    <w:rsid w:val="005B6A12"/>
    <w:rsid w:val="005B6F16"/>
    <w:rsid w:val="005B7341"/>
    <w:rsid w:val="005B793C"/>
    <w:rsid w:val="005C0126"/>
    <w:rsid w:val="005C04FF"/>
    <w:rsid w:val="005C072A"/>
    <w:rsid w:val="005C1B3D"/>
    <w:rsid w:val="005C2BD3"/>
    <w:rsid w:val="005C2F51"/>
    <w:rsid w:val="005C4EEA"/>
    <w:rsid w:val="005C578F"/>
    <w:rsid w:val="005C62D4"/>
    <w:rsid w:val="005D1481"/>
    <w:rsid w:val="005D18B9"/>
    <w:rsid w:val="005D26FF"/>
    <w:rsid w:val="005D344F"/>
    <w:rsid w:val="005D3B96"/>
    <w:rsid w:val="005D3FFF"/>
    <w:rsid w:val="005D66BD"/>
    <w:rsid w:val="005E09C3"/>
    <w:rsid w:val="005E2B50"/>
    <w:rsid w:val="005E2BC8"/>
    <w:rsid w:val="005E3585"/>
    <w:rsid w:val="005E3B99"/>
    <w:rsid w:val="005E47A2"/>
    <w:rsid w:val="005E4B9F"/>
    <w:rsid w:val="005E5098"/>
    <w:rsid w:val="005E6C3A"/>
    <w:rsid w:val="005E6FEE"/>
    <w:rsid w:val="005E7230"/>
    <w:rsid w:val="005E73C8"/>
    <w:rsid w:val="005F0567"/>
    <w:rsid w:val="005F0AC6"/>
    <w:rsid w:val="005F1335"/>
    <w:rsid w:val="005F2B15"/>
    <w:rsid w:val="005F30A9"/>
    <w:rsid w:val="005F3505"/>
    <w:rsid w:val="005F4108"/>
    <w:rsid w:val="005F50D0"/>
    <w:rsid w:val="005F6824"/>
    <w:rsid w:val="005F7F98"/>
    <w:rsid w:val="00600245"/>
    <w:rsid w:val="00600B2F"/>
    <w:rsid w:val="00600F2D"/>
    <w:rsid w:val="00601012"/>
    <w:rsid w:val="006023FE"/>
    <w:rsid w:val="006030E4"/>
    <w:rsid w:val="0060516D"/>
    <w:rsid w:val="00605352"/>
    <w:rsid w:val="0060562E"/>
    <w:rsid w:val="0060584C"/>
    <w:rsid w:val="0060622D"/>
    <w:rsid w:val="0060671F"/>
    <w:rsid w:val="0060730D"/>
    <w:rsid w:val="006108DB"/>
    <w:rsid w:val="00610978"/>
    <w:rsid w:val="006109BF"/>
    <w:rsid w:val="0061178A"/>
    <w:rsid w:val="00612C7C"/>
    <w:rsid w:val="0061349C"/>
    <w:rsid w:val="00613505"/>
    <w:rsid w:val="00613B7B"/>
    <w:rsid w:val="00613CF2"/>
    <w:rsid w:val="00614161"/>
    <w:rsid w:val="00614E85"/>
    <w:rsid w:val="00616431"/>
    <w:rsid w:val="006164B7"/>
    <w:rsid w:val="00617744"/>
    <w:rsid w:val="00617FB1"/>
    <w:rsid w:val="006204C7"/>
    <w:rsid w:val="00620981"/>
    <w:rsid w:val="00621A53"/>
    <w:rsid w:val="00621E6F"/>
    <w:rsid w:val="0062371E"/>
    <w:rsid w:val="006237FB"/>
    <w:rsid w:val="00623C59"/>
    <w:rsid w:val="00623F9A"/>
    <w:rsid w:val="006267A8"/>
    <w:rsid w:val="006275F5"/>
    <w:rsid w:val="0062786D"/>
    <w:rsid w:val="00627B0A"/>
    <w:rsid w:val="00627BD9"/>
    <w:rsid w:val="00627F0D"/>
    <w:rsid w:val="00627F54"/>
    <w:rsid w:val="006306CE"/>
    <w:rsid w:val="006313C7"/>
    <w:rsid w:val="006314D5"/>
    <w:rsid w:val="00631C4E"/>
    <w:rsid w:val="00631E58"/>
    <w:rsid w:val="00633D35"/>
    <w:rsid w:val="00633E68"/>
    <w:rsid w:val="0063420A"/>
    <w:rsid w:val="00634436"/>
    <w:rsid w:val="00634FC6"/>
    <w:rsid w:val="00635361"/>
    <w:rsid w:val="00636143"/>
    <w:rsid w:val="0063648D"/>
    <w:rsid w:val="00636C3C"/>
    <w:rsid w:val="006372F5"/>
    <w:rsid w:val="00637EB9"/>
    <w:rsid w:val="006403F4"/>
    <w:rsid w:val="006420E2"/>
    <w:rsid w:val="006422EE"/>
    <w:rsid w:val="00643180"/>
    <w:rsid w:val="00643FC6"/>
    <w:rsid w:val="00645C08"/>
    <w:rsid w:val="0064663E"/>
    <w:rsid w:val="006511DD"/>
    <w:rsid w:val="00651939"/>
    <w:rsid w:val="00652BA1"/>
    <w:rsid w:val="006560E8"/>
    <w:rsid w:val="0065738F"/>
    <w:rsid w:val="006578FA"/>
    <w:rsid w:val="00660010"/>
    <w:rsid w:val="0066086F"/>
    <w:rsid w:val="00661BD1"/>
    <w:rsid w:val="006625C8"/>
    <w:rsid w:val="00662602"/>
    <w:rsid w:val="006655C1"/>
    <w:rsid w:val="00665D51"/>
    <w:rsid w:val="00666607"/>
    <w:rsid w:val="006667A6"/>
    <w:rsid w:val="00666981"/>
    <w:rsid w:val="006676CF"/>
    <w:rsid w:val="00667C85"/>
    <w:rsid w:val="00670244"/>
    <w:rsid w:val="00670F3C"/>
    <w:rsid w:val="0067156F"/>
    <w:rsid w:val="00671924"/>
    <w:rsid w:val="00674051"/>
    <w:rsid w:val="00674A6E"/>
    <w:rsid w:val="00675186"/>
    <w:rsid w:val="0067531D"/>
    <w:rsid w:val="00676593"/>
    <w:rsid w:val="006767B3"/>
    <w:rsid w:val="00676955"/>
    <w:rsid w:val="006769A7"/>
    <w:rsid w:val="006804F1"/>
    <w:rsid w:val="006815B8"/>
    <w:rsid w:val="0068181A"/>
    <w:rsid w:val="006819BE"/>
    <w:rsid w:val="00681B4C"/>
    <w:rsid w:val="00681E12"/>
    <w:rsid w:val="00681ECC"/>
    <w:rsid w:val="0068296C"/>
    <w:rsid w:val="00682B40"/>
    <w:rsid w:val="00683A4A"/>
    <w:rsid w:val="00684472"/>
    <w:rsid w:val="00684ED3"/>
    <w:rsid w:val="00685D09"/>
    <w:rsid w:val="00687CE8"/>
    <w:rsid w:val="00693BDA"/>
    <w:rsid w:val="006940DB"/>
    <w:rsid w:val="00694902"/>
    <w:rsid w:val="00696355"/>
    <w:rsid w:val="006A038D"/>
    <w:rsid w:val="006A15E2"/>
    <w:rsid w:val="006A1762"/>
    <w:rsid w:val="006A3C11"/>
    <w:rsid w:val="006A477E"/>
    <w:rsid w:val="006A5374"/>
    <w:rsid w:val="006A53E7"/>
    <w:rsid w:val="006A6BA7"/>
    <w:rsid w:val="006A6DD1"/>
    <w:rsid w:val="006A73B2"/>
    <w:rsid w:val="006B0CBE"/>
    <w:rsid w:val="006B0CD3"/>
    <w:rsid w:val="006B10C2"/>
    <w:rsid w:val="006B1295"/>
    <w:rsid w:val="006B2E91"/>
    <w:rsid w:val="006B3051"/>
    <w:rsid w:val="006B32DF"/>
    <w:rsid w:val="006B376B"/>
    <w:rsid w:val="006B3AD0"/>
    <w:rsid w:val="006B5F83"/>
    <w:rsid w:val="006B6CE8"/>
    <w:rsid w:val="006B7332"/>
    <w:rsid w:val="006C2461"/>
    <w:rsid w:val="006C2C69"/>
    <w:rsid w:val="006C2F03"/>
    <w:rsid w:val="006C55D8"/>
    <w:rsid w:val="006C5A9A"/>
    <w:rsid w:val="006C6734"/>
    <w:rsid w:val="006C6B15"/>
    <w:rsid w:val="006C7725"/>
    <w:rsid w:val="006D0861"/>
    <w:rsid w:val="006D1BCA"/>
    <w:rsid w:val="006D2683"/>
    <w:rsid w:val="006D3FCD"/>
    <w:rsid w:val="006D450C"/>
    <w:rsid w:val="006D4FBF"/>
    <w:rsid w:val="006D52D8"/>
    <w:rsid w:val="006D57CC"/>
    <w:rsid w:val="006D6F7A"/>
    <w:rsid w:val="006D7927"/>
    <w:rsid w:val="006D79CB"/>
    <w:rsid w:val="006D7FD2"/>
    <w:rsid w:val="006E08C6"/>
    <w:rsid w:val="006E1379"/>
    <w:rsid w:val="006E1C1B"/>
    <w:rsid w:val="006E2AD9"/>
    <w:rsid w:val="006E4883"/>
    <w:rsid w:val="006E4B30"/>
    <w:rsid w:val="006E57B9"/>
    <w:rsid w:val="006E5CA2"/>
    <w:rsid w:val="006E5D80"/>
    <w:rsid w:val="006E5E75"/>
    <w:rsid w:val="006E71DF"/>
    <w:rsid w:val="006F12C9"/>
    <w:rsid w:val="006F3E2C"/>
    <w:rsid w:val="006F4E9B"/>
    <w:rsid w:val="006F5218"/>
    <w:rsid w:val="006F52CA"/>
    <w:rsid w:val="006F54A3"/>
    <w:rsid w:val="006F5701"/>
    <w:rsid w:val="006F59F6"/>
    <w:rsid w:val="006F5A3C"/>
    <w:rsid w:val="006F6D92"/>
    <w:rsid w:val="00701485"/>
    <w:rsid w:val="00701EC4"/>
    <w:rsid w:val="007020AE"/>
    <w:rsid w:val="00703D39"/>
    <w:rsid w:val="00704841"/>
    <w:rsid w:val="00704D31"/>
    <w:rsid w:val="00705037"/>
    <w:rsid w:val="0070604D"/>
    <w:rsid w:val="007063F7"/>
    <w:rsid w:val="0070730E"/>
    <w:rsid w:val="00707A55"/>
    <w:rsid w:val="00712138"/>
    <w:rsid w:val="00715D7A"/>
    <w:rsid w:val="007163BE"/>
    <w:rsid w:val="00716B93"/>
    <w:rsid w:val="00716D69"/>
    <w:rsid w:val="0072235B"/>
    <w:rsid w:val="0072339A"/>
    <w:rsid w:val="00723645"/>
    <w:rsid w:val="00723D80"/>
    <w:rsid w:val="00725AAC"/>
    <w:rsid w:val="00725AD6"/>
    <w:rsid w:val="007265D0"/>
    <w:rsid w:val="00726FBA"/>
    <w:rsid w:val="007272E4"/>
    <w:rsid w:val="007307A2"/>
    <w:rsid w:val="007308E0"/>
    <w:rsid w:val="00730A1D"/>
    <w:rsid w:val="00731B77"/>
    <w:rsid w:val="00731D44"/>
    <w:rsid w:val="00732810"/>
    <w:rsid w:val="00732864"/>
    <w:rsid w:val="00733818"/>
    <w:rsid w:val="00733A49"/>
    <w:rsid w:val="00734861"/>
    <w:rsid w:val="00735DD6"/>
    <w:rsid w:val="00735F14"/>
    <w:rsid w:val="0073691B"/>
    <w:rsid w:val="0073762F"/>
    <w:rsid w:val="00737A71"/>
    <w:rsid w:val="00737AD0"/>
    <w:rsid w:val="00740B33"/>
    <w:rsid w:val="00740F89"/>
    <w:rsid w:val="0074186E"/>
    <w:rsid w:val="00742098"/>
    <w:rsid w:val="00742177"/>
    <w:rsid w:val="00742A2E"/>
    <w:rsid w:val="0074493F"/>
    <w:rsid w:val="0074505F"/>
    <w:rsid w:val="007452AB"/>
    <w:rsid w:val="00745C9E"/>
    <w:rsid w:val="0075002F"/>
    <w:rsid w:val="007505D9"/>
    <w:rsid w:val="00750EBD"/>
    <w:rsid w:val="00750F85"/>
    <w:rsid w:val="0075130C"/>
    <w:rsid w:val="00751432"/>
    <w:rsid w:val="00754A0B"/>
    <w:rsid w:val="00756ED8"/>
    <w:rsid w:val="007577DF"/>
    <w:rsid w:val="00757EAD"/>
    <w:rsid w:val="00761B56"/>
    <w:rsid w:val="0076224D"/>
    <w:rsid w:val="0076275F"/>
    <w:rsid w:val="00762BCB"/>
    <w:rsid w:val="007640B3"/>
    <w:rsid w:val="007648D4"/>
    <w:rsid w:val="00764C3F"/>
    <w:rsid w:val="00764F99"/>
    <w:rsid w:val="00766AD5"/>
    <w:rsid w:val="00770124"/>
    <w:rsid w:val="007707A4"/>
    <w:rsid w:val="00773657"/>
    <w:rsid w:val="00773999"/>
    <w:rsid w:val="00773DA8"/>
    <w:rsid w:val="00775765"/>
    <w:rsid w:val="00781647"/>
    <w:rsid w:val="0078171A"/>
    <w:rsid w:val="007824F7"/>
    <w:rsid w:val="007826C7"/>
    <w:rsid w:val="00784463"/>
    <w:rsid w:val="0078516A"/>
    <w:rsid w:val="007852AC"/>
    <w:rsid w:val="007853E6"/>
    <w:rsid w:val="00785472"/>
    <w:rsid w:val="00785976"/>
    <w:rsid w:val="00787BD9"/>
    <w:rsid w:val="0079008E"/>
    <w:rsid w:val="0079132D"/>
    <w:rsid w:val="007915D4"/>
    <w:rsid w:val="007915DB"/>
    <w:rsid w:val="00793FBE"/>
    <w:rsid w:val="007944AA"/>
    <w:rsid w:val="00794CD1"/>
    <w:rsid w:val="00795250"/>
    <w:rsid w:val="0079750A"/>
    <w:rsid w:val="007A0C5A"/>
    <w:rsid w:val="007A1658"/>
    <w:rsid w:val="007A1857"/>
    <w:rsid w:val="007A2471"/>
    <w:rsid w:val="007A2A1D"/>
    <w:rsid w:val="007A3AF2"/>
    <w:rsid w:val="007A3D4E"/>
    <w:rsid w:val="007A4824"/>
    <w:rsid w:val="007A530F"/>
    <w:rsid w:val="007A5CE8"/>
    <w:rsid w:val="007A66E6"/>
    <w:rsid w:val="007A7740"/>
    <w:rsid w:val="007B0141"/>
    <w:rsid w:val="007B2B65"/>
    <w:rsid w:val="007B32B4"/>
    <w:rsid w:val="007B3723"/>
    <w:rsid w:val="007B379F"/>
    <w:rsid w:val="007B3A7A"/>
    <w:rsid w:val="007B3B9F"/>
    <w:rsid w:val="007B3CC3"/>
    <w:rsid w:val="007B4D92"/>
    <w:rsid w:val="007B4E4E"/>
    <w:rsid w:val="007B533A"/>
    <w:rsid w:val="007B6C60"/>
    <w:rsid w:val="007B7827"/>
    <w:rsid w:val="007C136F"/>
    <w:rsid w:val="007C36E6"/>
    <w:rsid w:val="007C39C2"/>
    <w:rsid w:val="007C3C8E"/>
    <w:rsid w:val="007C3D5D"/>
    <w:rsid w:val="007C5644"/>
    <w:rsid w:val="007C5875"/>
    <w:rsid w:val="007D0094"/>
    <w:rsid w:val="007D029C"/>
    <w:rsid w:val="007D05B8"/>
    <w:rsid w:val="007D16D0"/>
    <w:rsid w:val="007D265A"/>
    <w:rsid w:val="007D2A00"/>
    <w:rsid w:val="007D2C2E"/>
    <w:rsid w:val="007D3172"/>
    <w:rsid w:val="007D3BC1"/>
    <w:rsid w:val="007D59BF"/>
    <w:rsid w:val="007E096E"/>
    <w:rsid w:val="007E0D0D"/>
    <w:rsid w:val="007E3130"/>
    <w:rsid w:val="007E42BB"/>
    <w:rsid w:val="007E4A9F"/>
    <w:rsid w:val="007E773D"/>
    <w:rsid w:val="007F0736"/>
    <w:rsid w:val="007F0A57"/>
    <w:rsid w:val="007F274E"/>
    <w:rsid w:val="007F29AD"/>
    <w:rsid w:val="007F33C6"/>
    <w:rsid w:val="007F53A3"/>
    <w:rsid w:val="007F5A94"/>
    <w:rsid w:val="007F5E0D"/>
    <w:rsid w:val="007F633F"/>
    <w:rsid w:val="007F6EE3"/>
    <w:rsid w:val="007F734D"/>
    <w:rsid w:val="007F761C"/>
    <w:rsid w:val="007F7F0D"/>
    <w:rsid w:val="008006F6"/>
    <w:rsid w:val="0080093F"/>
    <w:rsid w:val="008019C9"/>
    <w:rsid w:val="00802BDB"/>
    <w:rsid w:val="0080304F"/>
    <w:rsid w:val="008050EC"/>
    <w:rsid w:val="00807B25"/>
    <w:rsid w:val="00807ECA"/>
    <w:rsid w:val="00810B8C"/>
    <w:rsid w:val="00811563"/>
    <w:rsid w:val="008138D0"/>
    <w:rsid w:val="00814AB1"/>
    <w:rsid w:val="00814E78"/>
    <w:rsid w:val="00815CF2"/>
    <w:rsid w:val="00815EE1"/>
    <w:rsid w:val="00816BA7"/>
    <w:rsid w:val="00816BEB"/>
    <w:rsid w:val="0082029E"/>
    <w:rsid w:val="00820C15"/>
    <w:rsid w:val="00821DBA"/>
    <w:rsid w:val="00822615"/>
    <w:rsid w:val="008229C6"/>
    <w:rsid w:val="00822F3A"/>
    <w:rsid w:val="00823C79"/>
    <w:rsid w:val="00825675"/>
    <w:rsid w:val="00825FCE"/>
    <w:rsid w:val="00826246"/>
    <w:rsid w:val="0082722C"/>
    <w:rsid w:val="00830B6F"/>
    <w:rsid w:val="00830BCA"/>
    <w:rsid w:val="0083234E"/>
    <w:rsid w:val="00832CB2"/>
    <w:rsid w:val="0083323E"/>
    <w:rsid w:val="00833BF9"/>
    <w:rsid w:val="00833FB7"/>
    <w:rsid w:val="008351B1"/>
    <w:rsid w:val="00835A43"/>
    <w:rsid w:val="00837006"/>
    <w:rsid w:val="008373F7"/>
    <w:rsid w:val="008374D0"/>
    <w:rsid w:val="0084092C"/>
    <w:rsid w:val="00840FC0"/>
    <w:rsid w:val="0084128A"/>
    <w:rsid w:val="00841725"/>
    <w:rsid w:val="0084188A"/>
    <w:rsid w:val="00841FD8"/>
    <w:rsid w:val="00843231"/>
    <w:rsid w:val="008470E0"/>
    <w:rsid w:val="00847191"/>
    <w:rsid w:val="00847278"/>
    <w:rsid w:val="0085041B"/>
    <w:rsid w:val="00850E45"/>
    <w:rsid w:val="00851061"/>
    <w:rsid w:val="00851963"/>
    <w:rsid w:val="00852AFF"/>
    <w:rsid w:val="00852CCA"/>
    <w:rsid w:val="00852F88"/>
    <w:rsid w:val="0085377C"/>
    <w:rsid w:val="008550D7"/>
    <w:rsid w:val="00855B28"/>
    <w:rsid w:val="00856556"/>
    <w:rsid w:val="00860163"/>
    <w:rsid w:val="008606BB"/>
    <w:rsid w:val="00860701"/>
    <w:rsid w:val="0086085C"/>
    <w:rsid w:val="008624F1"/>
    <w:rsid w:val="008626A2"/>
    <w:rsid w:val="00862ED7"/>
    <w:rsid w:val="00863BE8"/>
    <w:rsid w:val="00865111"/>
    <w:rsid w:val="0086514D"/>
    <w:rsid w:val="00865366"/>
    <w:rsid w:val="00865B0F"/>
    <w:rsid w:val="00865D00"/>
    <w:rsid w:val="00867034"/>
    <w:rsid w:val="008712E6"/>
    <w:rsid w:val="008720C3"/>
    <w:rsid w:val="008727CA"/>
    <w:rsid w:val="00873161"/>
    <w:rsid w:val="008742FF"/>
    <w:rsid w:val="008745E1"/>
    <w:rsid w:val="008751E6"/>
    <w:rsid w:val="00875B21"/>
    <w:rsid w:val="00876168"/>
    <w:rsid w:val="008761BA"/>
    <w:rsid w:val="008767CF"/>
    <w:rsid w:val="00876876"/>
    <w:rsid w:val="0087777D"/>
    <w:rsid w:val="00877BF2"/>
    <w:rsid w:val="00877E14"/>
    <w:rsid w:val="0088007C"/>
    <w:rsid w:val="008812AC"/>
    <w:rsid w:val="00881DD7"/>
    <w:rsid w:val="00882179"/>
    <w:rsid w:val="0088294F"/>
    <w:rsid w:val="00882DFC"/>
    <w:rsid w:val="0088434E"/>
    <w:rsid w:val="00885BB0"/>
    <w:rsid w:val="008863E0"/>
    <w:rsid w:val="008873A5"/>
    <w:rsid w:val="00887A14"/>
    <w:rsid w:val="00887F66"/>
    <w:rsid w:val="0089289F"/>
    <w:rsid w:val="00892A94"/>
    <w:rsid w:val="00893A52"/>
    <w:rsid w:val="00895008"/>
    <w:rsid w:val="0089543C"/>
    <w:rsid w:val="008958B6"/>
    <w:rsid w:val="00895A0B"/>
    <w:rsid w:val="00895D54"/>
    <w:rsid w:val="00895DDC"/>
    <w:rsid w:val="00895FE5"/>
    <w:rsid w:val="0089651A"/>
    <w:rsid w:val="00896955"/>
    <w:rsid w:val="00897549"/>
    <w:rsid w:val="00897AAA"/>
    <w:rsid w:val="008A091E"/>
    <w:rsid w:val="008A1294"/>
    <w:rsid w:val="008A259B"/>
    <w:rsid w:val="008A5880"/>
    <w:rsid w:val="008A6B71"/>
    <w:rsid w:val="008A72FA"/>
    <w:rsid w:val="008B188A"/>
    <w:rsid w:val="008B3518"/>
    <w:rsid w:val="008B3F03"/>
    <w:rsid w:val="008B4147"/>
    <w:rsid w:val="008B5512"/>
    <w:rsid w:val="008B56FD"/>
    <w:rsid w:val="008B63D2"/>
    <w:rsid w:val="008B7624"/>
    <w:rsid w:val="008C00B1"/>
    <w:rsid w:val="008C0500"/>
    <w:rsid w:val="008C11CA"/>
    <w:rsid w:val="008C20A0"/>
    <w:rsid w:val="008C3C29"/>
    <w:rsid w:val="008C42AD"/>
    <w:rsid w:val="008C5039"/>
    <w:rsid w:val="008D03FF"/>
    <w:rsid w:val="008D060B"/>
    <w:rsid w:val="008D0F97"/>
    <w:rsid w:val="008D18AF"/>
    <w:rsid w:val="008D1992"/>
    <w:rsid w:val="008D210D"/>
    <w:rsid w:val="008D26C2"/>
    <w:rsid w:val="008D2960"/>
    <w:rsid w:val="008D2AD8"/>
    <w:rsid w:val="008D3529"/>
    <w:rsid w:val="008D48F8"/>
    <w:rsid w:val="008D4931"/>
    <w:rsid w:val="008D5436"/>
    <w:rsid w:val="008D56AC"/>
    <w:rsid w:val="008D6251"/>
    <w:rsid w:val="008D6D18"/>
    <w:rsid w:val="008D7ECA"/>
    <w:rsid w:val="008E183A"/>
    <w:rsid w:val="008E35A0"/>
    <w:rsid w:val="008E4CC3"/>
    <w:rsid w:val="008E51C1"/>
    <w:rsid w:val="008E5564"/>
    <w:rsid w:val="008E659E"/>
    <w:rsid w:val="008E74C3"/>
    <w:rsid w:val="008F0B7C"/>
    <w:rsid w:val="008F1B9D"/>
    <w:rsid w:val="008F40DE"/>
    <w:rsid w:val="008F51E2"/>
    <w:rsid w:val="008F5466"/>
    <w:rsid w:val="008F567B"/>
    <w:rsid w:val="008F7729"/>
    <w:rsid w:val="009008D0"/>
    <w:rsid w:val="00901164"/>
    <w:rsid w:val="0090135B"/>
    <w:rsid w:val="00901CBD"/>
    <w:rsid w:val="009030BD"/>
    <w:rsid w:val="0090406C"/>
    <w:rsid w:val="00905FFB"/>
    <w:rsid w:val="00906451"/>
    <w:rsid w:val="00907156"/>
    <w:rsid w:val="00911D29"/>
    <w:rsid w:val="00912174"/>
    <w:rsid w:val="00912A50"/>
    <w:rsid w:val="00912E20"/>
    <w:rsid w:val="00914647"/>
    <w:rsid w:val="009146D9"/>
    <w:rsid w:val="00914CAD"/>
    <w:rsid w:val="00916090"/>
    <w:rsid w:val="0091668F"/>
    <w:rsid w:val="0091695B"/>
    <w:rsid w:val="009174C4"/>
    <w:rsid w:val="009176B9"/>
    <w:rsid w:val="00920196"/>
    <w:rsid w:val="00920B64"/>
    <w:rsid w:val="009222D9"/>
    <w:rsid w:val="0092246A"/>
    <w:rsid w:val="0092367A"/>
    <w:rsid w:val="0092413F"/>
    <w:rsid w:val="00924383"/>
    <w:rsid w:val="00924BA4"/>
    <w:rsid w:val="00925945"/>
    <w:rsid w:val="00926418"/>
    <w:rsid w:val="00926AB7"/>
    <w:rsid w:val="00931EAE"/>
    <w:rsid w:val="009349BA"/>
    <w:rsid w:val="00934E51"/>
    <w:rsid w:val="00935488"/>
    <w:rsid w:val="009354B8"/>
    <w:rsid w:val="009363AC"/>
    <w:rsid w:val="00937E7D"/>
    <w:rsid w:val="00937EEC"/>
    <w:rsid w:val="009412F3"/>
    <w:rsid w:val="00941C85"/>
    <w:rsid w:val="00941ED5"/>
    <w:rsid w:val="009422F9"/>
    <w:rsid w:val="00942577"/>
    <w:rsid w:val="00942D90"/>
    <w:rsid w:val="00945EFB"/>
    <w:rsid w:val="009466DB"/>
    <w:rsid w:val="009468DC"/>
    <w:rsid w:val="0094748F"/>
    <w:rsid w:val="00947ABD"/>
    <w:rsid w:val="0095050F"/>
    <w:rsid w:val="0095061C"/>
    <w:rsid w:val="00951042"/>
    <w:rsid w:val="00951F0F"/>
    <w:rsid w:val="00952625"/>
    <w:rsid w:val="009526CB"/>
    <w:rsid w:val="00952EAB"/>
    <w:rsid w:val="00953068"/>
    <w:rsid w:val="00955FB1"/>
    <w:rsid w:val="00957F06"/>
    <w:rsid w:val="00961968"/>
    <w:rsid w:val="00961C59"/>
    <w:rsid w:val="00964B20"/>
    <w:rsid w:val="00964E8A"/>
    <w:rsid w:val="00965E64"/>
    <w:rsid w:val="00966DDA"/>
    <w:rsid w:val="00970361"/>
    <w:rsid w:val="00970B2A"/>
    <w:rsid w:val="009711FE"/>
    <w:rsid w:val="00972036"/>
    <w:rsid w:val="00972219"/>
    <w:rsid w:val="0097255D"/>
    <w:rsid w:val="0097422C"/>
    <w:rsid w:val="009746C0"/>
    <w:rsid w:val="00974AD0"/>
    <w:rsid w:val="00974F63"/>
    <w:rsid w:val="00976135"/>
    <w:rsid w:val="00980E0C"/>
    <w:rsid w:val="00982179"/>
    <w:rsid w:val="00984A3A"/>
    <w:rsid w:val="009862CC"/>
    <w:rsid w:val="0098638B"/>
    <w:rsid w:val="009866FB"/>
    <w:rsid w:val="009876E1"/>
    <w:rsid w:val="00991229"/>
    <w:rsid w:val="00992578"/>
    <w:rsid w:val="009932BE"/>
    <w:rsid w:val="00994F21"/>
    <w:rsid w:val="0099540A"/>
    <w:rsid w:val="00995E36"/>
    <w:rsid w:val="009A01CA"/>
    <w:rsid w:val="009A0ADB"/>
    <w:rsid w:val="009A0B60"/>
    <w:rsid w:val="009A4282"/>
    <w:rsid w:val="009A4314"/>
    <w:rsid w:val="009A476B"/>
    <w:rsid w:val="009A4F46"/>
    <w:rsid w:val="009A5AA9"/>
    <w:rsid w:val="009A5F96"/>
    <w:rsid w:val="009A7F15"/>
    <w:rsid w:val="009B1072"/>
    <w:rsid w:val="009B4038"/>
    <w:rsid w:val="009B40B2"/>
    <w:rsid w:val="009B48BC"/>
    <w:rsid w:val="009B4C9E"/>
    <w:rsid w:val="009B4E7B"/>
    <w:rsid w:val="009B51C9"/>
    <w:rsid w:val="009C046D"/>
    <w:rsid w:val="009C1260"/>
    <w:rsid w:val="009C15F0"/>
    <w:rsid w:val="009C178A"/>
    <w:rsid w:val="009C1B52"/>
    <w:rsid w:val="009C2BFC"/>
    <w:rsid w:val="009C3794"/>
    <w:rsid w:val="009C4622"/>
    <w:rsid w:val="009C4D71"/>
    <w:rsid w:val="009C4EAE"/>
    <w:rsid w:val="009C4FB4"/>
    <w:rsid w:val="009C6073"/>
    <w:rsid w:val="009C636D"/>
    <w:rsid w:val="009C63EC"/>
    <w:rsid w:val="009D0D8B"/>
    <w:rsid w:val="009D1E01"/>
    <w:rsid w:val="009D357E"/>
    <w:rsid w:val="009D60C0"/>
    <w:rsid w:val="009D78A3"/>
    <w:rsid w:val="009D7B44"/>
    <w:rsid w:val="009E048E"/>
    <w:rsid w:val="009E0B54"/>
    <w:rsid w:val="009E2AEB"/>
    <w:rsid w:val="009E3AA6"/>
    <w:rsid w:val="009E42B2"/>
    <w:rsid w:val="009E4BF7"/>
    <w:rsid w:val="009E52C1"/>
    <w:rsid w:val="009E5FF2"/>
    <w:rsid w:val="009E626F"/>
    <w:rsid w:val="009E68C5"/>
    <w:rsid w:val="009E7138"/>
    <w:rsid w:val="009E7229"/>
    <w:rsid w:val="009E7818"/>
    <w:rsid w:val="009F0848"/>
    <w:rsid w:val="009F0F46"/>
    <w:rsid w:val="009F1457"/>
    <w:rsid w:val="009F1585"/>
    <w:rsid w:val="009F1E69"/>
    <w:rsid w:val="009F35B7"/>
    <w:rsid w:val="009F392D"/>
    <w:rsid w:val="009F501B"/>
    <w:rsid w:val="009F54EC"/>
    <w:rsid w:val="009F6761"/>
    <w:rsid w:val="00A00052"/>
    <w:rsid w:val="00A00860"/>
    <w:rsid w:val="00A01822"/>
    <w:rsid w:val="00A02A75"/>
    <w:rsid w:val="00A02CE1"/>
    <w:rsid w:val="00A030C7"/>
    <w:rsid w:val="00A04018"/>
    <w:rsid w:val="00A04839"/>
    <w:rsid w:val="00A05516"/>
    <w:rsid w:val="00A065C6"/>
    <w:rsid w:val="00A06E19"/>
    <w:rsid w:val="00A07D2D"/>
    <w:rsid w:val="00A10021"/>
    <w:rsid w:val="00A1056B"/>
    <w:rsid w:val="00A11316"/>
    <w:rsid w:val="00A12E0A"/>
    <w:rsid w:val="00A14333"/>
    <w:rsid w:val="00A157A6"/>
    <w:rsid w:val="00A166DD"/>
    <w:rsid w:val="00A16CD7"/>
    <w:rsid w:val="00A16F3E"/>
    <w:rsid w:val="00A20E7F"/>
    <w:rsid w:val="00A23561"/>
    <w:rsid w:val="00A249EE"/>
    <w:rsid w:val="00A313A3"/>
    <w:rsid w:val="00A3257A"/>
    <w:rsid w:val="00A3363B"/>
    <w:rsid w:val="00A33C53"/>
    <w:rsid w:val="00A34205"/>
    <w:rsid w:val="00A34938"/>
    <w:rsid w:val="00A34996"/>
    <w:rsid w:val="00A3579E"/>
    <w:rsid w:val="00A40989"/>
    <w:rsid w:val="00A40C04"/>
    <w:rsid w:val="00A410A3"/>
    <w:rsid w:val="00A4196A"/>
    <w:rsid w:val="00A439A7"/>
    <w:rsid w:val="00A44232"/>
    <w:rsid w:val="00A469E4"/>
    <w:rsid w:val="00A51AE1"/>
    <w:rsid w:val="00A532FB"/>
    <w:rsid w:val="00A53680"/>
    <w:rsid w:val="00A53F79"/>
    <w:rsid w:val="00A542DB"/>
    <w:rsid w:val="00A54E92"/>
    <w:rsid w:val="00A56776"/>
    <w:rsid w:val="00A567F2"/>
    <w:rsid w:val="00A573BA"/>
    <w:rsid w:val="00A602B4"/>
    <w:rsid w:val="00A6069E"/>
    <w:rsid w:val="00A60C38"/>
    <w:rsid w:val="00A61DC5"/>
    <w:rsid w:val="00A61EA1"/>
    <w:rsid w:val="00A62D3D"/>
    <w:rsid w:val="00A6302F"/>
    <w:rsid w:val="00A6330A"/>
    <w:rsid w:val="00A63999"/>
    <w:rsid w:val="00A63BCE"/>
    <w:rsid w:val="00A644CE"/>
    <w:rsid w:val="00A652AE"/>
    <w:rsid w:val="00A658CC"/>
    <w:rsid w:val="00A65B19"/>
    <w:rsid w:val="00A711B8"/>
    <w:rsid w:val="00A72EE9"/>
    <w:rsid w:val="00A739B4"/>
    <w:rsid w:val="00A744AD"/>
    <w:rsid w:val="00A74C4B"/>
    <w:rsid w:val="00A763FC"/>
    <w:rsid w:val="00A76A1A"/>
    <w:rsid w:val="00A82F1C"/>
    <w:rsid w:val="00A831C0"/>
    <w:rsid w:val="00A84223"/>
    <w:rsid w:val="00A857E7"/>
    <w:rsid w:val="00A85AEB"/>
    <w:rsid w:val="00A85C73"/>
    <w:rsid w:val="00A85D12"/>
    <w:rsid w:val="00A87A4F"/>
    <w:rsid w:val="00A87AA4"/>
    <w:rsid w:val="00A90568"/>
    <w:rsid w:val="00A91732"/>
    <w:rsid w:val="00A92A8F"/>
    <w:rsid w:val="00A9313D"/>
    <w:rsid w:val="00A93143"/>
    <w:rsid w:val="00A935BC"/>
    <w:rsid w:val="00A93618"/>
    <w:rsid w:val="00A9495B"/>
    <w:rsid w:val="00A94B21"/>
    <w:rsid w:val="00A951E8"/>
    <w:rsid w:val="00A95B0C"/>
    <w:rsid w:val="00A960E0"/>
    <w:rsid w:val="00A96505"/>
    <w:rsid w:val="00A965FF"/>
    <w:rsid w:val="00AA2A37"/>
    <w:rsid w:val="00AA316A"/>
    <w:rsid w:val="00AA3FD3"/>
    <w:rsid w:val="00AA4240"/>
    <w:rsid w:val="00AA5D86"/>
    <w:rsid w:val="00AA6430"/>
    <w:rsid w:val="00AA658E"/>
    <w:rsid w:val="00AA725E"/>
    <w:rsid w:val="00AB0A48"/>
    <w:rsid w:val="00AB127F"/>
    <w:rsid w:val="00AB1AB8"/>
    <w:rsid w:val="00AB29FF"/>
    <w:rsid w:val="00AB3DA3"/>
    <w:rsid w:val="00AB4843"/>
    <w:rsid w:val="00AB4DE3"/>
    <w:rsid w:val="00AB52BB"/>
    <w:rsid w:val="00AB53A1"/>
    <w:rsid w:val="00AB5A0E"/>
    <w:rsid w:val="00AB5CD4"/>
    <w:rsid w:val="00AB6DDC"/>
    <w:rsid w:val="00AB7D07"/>
    <w:rsid w:val="00AC0769"/>
    <w:rsid w:val="00AC0909"/>
    <w:rsid w:val="00AC0AA8"/>
    <w:rsid w:val="00AC147D"/>
    <w:rsid w:val="00AC1AB3"/>
    <w:rsid w:val="00AC20E2"/>
    <w:rsid w:val="00AC2B03"/>
    <w:rsid w:val="00AC485F"/>
    <w:rsid w:val="00AC4C22"/>
    <w:rsid w:val="00AC4EBE"/>
    <w:rsid w:val="00AC5227"/>
    <w:rsid w:val="00AD235A"/>
    <w:rsid w:val="00AD3860"/>
    <w:rsid w:val="00AD3E3C"/>
    <w:rsid w:val="00AD51B8"/>
    <w:rsid w:val="00AD68B1"/>
    <w:rsid w:val="00AD74A9"/>
    <w:rsid w:val="00AD7A3C"/>
    <w:rsid w:val="00AE04C8"/>
    <w:rsid w:val="00AE0836"/>
    <w:rsid w:val="00AE2D83"/>
    <w:rsid w:val="00AE2DA9"/>
    <w:rsid w:val="00AE3844"/>
    <w:rsid w:val="00AE440D"/>
    <w:rsid w:val="00AE4560"/>
    <w:rsid w:val="00AE47B5"/>
    <w:rsid w:val="00AE507F"/>
    <w:rsid w:val="00AE5859"/>
    <w:rsid w:val="00AE6CAC"/>
    <w:rsid w:val="00AE72A3"/>
    <w:rsid w:val="00AE775D"/>
    <w:rsid w:val="00AE7E09"/>
    <w:rsid w:val="00AF033A"/>
    <w:rsid w:val="00AF0484"/>
    <w:rsid w:val="00AF2A9D"/>
    <w:rsid w:val="00AF487F"/>
    <w:rsid w:val="00AF4EEF"/>
    <w:rsid w:val="00AF55B0"/>
    <w:rsid w:val="00AF65D0"/>
    <w:rsid w:val="00AF7D0C"/>
    <w:rsid w:val="00AF7F02"/>
    <w:rsid w:val="00AF7F6D"/>
    <w:rsid w:val="00B02BB4"/>
    <w:rsid w:val="00B031C1"/>
    <w:rsid w:val="00B05A30"/>
    <w:rsid w:val="00B05C82"/>
    <w:rsid w:val="00B0691C"/>
    <w:rsid w:val="00B06DFF"/>
    <w:rsid w:val="00B100BA"/>
    <w:rsid w:val="00B10141"/>
    <w:rsid w:val="00B1193E"/>
    <w:rsid w:val="00B1220F"/>
    <w:rsid w:val="00B12227"/>
    <w:rsid w:val="00B128F6"/>
    <w:rsid w:val="00B139F0"/>
    <w:rsid w:val="00B13EAB"/>
    <w:rsid w:val="00B155BB"/>
    <w:rsid w:val="00B15EF7"/>
    <w:rsid w:val="00B1695C"/>
    <w:rsid w:val="00B17451"/>
    <w:rsid w:val="00B17A9D"/>
    <w:rsid w:val="00B205BD"/>
    <w:rsid w:val="00B20DBC"/>
    <w:rsid w:val="00B22A86"/>
    <w:rsid w:val="00B2369F"/>
    <w:rsid w:val="00B25885"/>
    <w:rsid w:val="00B2676D"/>
    <w:rsid w:val="00B27A5C"/>
    <w:rsid w:val="00B27CAF"/>
    <w:rsid w:val="00B324F8"/>
    <w:rsid w:val="00B3266F"/>
    <w:rsid w:val="00B3356F"/>
    <w:rsid w:val="00B34E6C"/>
    <w:rsid w:val="00B35004"/>
    <w:rsid w:val="00B3537A"/>
    <w:rsid w:val="00B36D34"/>
    <w:rsid w:val="00B37C04"/>
    <w:rsid w:val="00B40855"/>
    <w:rsid w:val="00B41C27"/>
    <w:rsid w:val="00B427FD"/>
    <w:rsid w:val="00B436B8"/>
    <w:rsid w:val="00B44001"/>
    <w:rsid w:val="00B44313"/>
    <w:rsid w:val="00B45543"/>
    <w:rsid w:val="00B4598E"/>
    <w:rsid w:val="00B45A27"/>
    <w:rsid w:val="00B46D58"/>
    <w:rsid w:val="00B46FF5"/>
    <w:rsid w:val="00B501E0"/>
    <w:rsid w:val="00B5040E"/>
    <w:rsid w:val="00B53575"/>
    <w:rsid w:val="00B539C0"/>
    <w:rsid w:val="00B53B53"/>
    <w:rsid w:val="00B53CCD"/>
    <w:rsid w:val="00B5460E"/>
    <w:rsid w:val="00B54C9E"/>
    <w:rsid w:val="00B600DD"/>
    <w:rsid w:val="00B601F2"/>
    <w:rsid w:val="00B60F72"/>
    <w:rsid w:val="00B61A96"/>
    <w:rsid w:val="00B62299"/>
    <w:rsid w:val="00B6406A"/>
    <w:rsid w:val="00B64AA0"/>
    <w:rsid w:val="00B650D0"/>
    <w:rsid w:val="00B668CD"/>
    <w:rsid w:val="00B66B68"/>
    <w:rsid w:val="00B67E34"/>
    <w:rsid w:val="00B70EC3"/>
    <w:rsid w:val="00B71857"/>
    <w:rsid w:val="00B719F9"/>
    <w:rsid w:val="00B71EEC"/>
    <w:rsid w:val="00B739EE"/>
    <w:rsid w:val="00B73C03"/>
    <w:rsid w:val="00B7414C"/>
    <w:rsid w:val="00B74175"/>
    <w:rsid w:val="00B74B62"/>
    <w:rsid w:val="00B75FE9"/>
    <w:rsid w:val="00B7614D"/>
    <w:rsid w:val="00B76A74"/>
    <w:rsid w:val="00B7729C"/>
    <w:rsid w:val="00B776FD"/>
    <w:rsid w:val="00B80FF7"/>
    <w:rsid w:val="00B8224C"/>
    <w:rsid w:val="00B82C57"/>
    <w:rsid w:val="00B84AB3"/>
    <w:rsid w:val="00B84BF2"/>
    <w:rsid w:val="00B85584"/>
    <w:rsid w:val="00B85964"/>
    <w:rsid w:val="00B8616D"/>
    <w:rsid w:val="00B86440"/>
    <w:rsid w:val="00B867F9"/>
    <w:rsid w:val="00B87FEE"/>
    <w:rsid w:val="00B91D39"/>
    <w:rsid w:val="00B928AD"/>
    <w:rsid w:val="00B93299"/>
    <w:rsid w:val="00B93C86"/>
    <w:rsid w:val="00B949BF"/>
    <w:rsid w:val="00B955B8"/>
    <w:rsid w:val="00B95BA8"/>
    <w:rsid w:val="00B9659E"/>
    <w:rsid w:val="00B97CDD"/>
    <w:rsid w:val="00BA2254"/>
    <w:rsid w:val="00BA30E3"/>
    <w:rsid w:val="00BA37B5"/>
    <w:rsid w:val="00BA4831"/>
    <w:rsid w:val="00BA4883"/>
    <w:rsid w:val="00BA5804"/>
    <w:rsid w:val="00BA69B6"/>
    <w:rsid w:val="00BA6BDE"/>
    <w:rsid w:val="00BA71CE"/>
    <w:rsid w:val="00BA7728"/>
    <w:rsid w:val="00BB0FBA"/>
    <w:rsid w:val="00BB32DA"/>
    <w:rsid w:val="00BB4C45"/>
    <w:rsid w:val="00BB5C76"/>
    <w:rsid w:val="00BB6B00"/>
    <w:rsid w:val="00BB7000"/>
    <w:rsid w:val="00BB7B27"/>
    <w:rsid w:val="00BC0D6B"/>
    <w:rsid w:val="00BC0D9A"/>
    <w:rsid w:val="00BC117A"/>
    <w:rsid w:val="00BC13A6"/>
    <w:rsid w:val="00BC1598"/>
    <w:rsid w:val="00BC2B69"/>
    <w:rsid w:val="00BC3502"/>
    <w:rsid w:val="00BC4692"/>
    <w:rsid w:val="00BC7DC4"/>
    <w:rsid w:val="00BD0CE6"/>
    <w:rsid w:val="00BD19F2"/>
    <w:rsid w:val="00BD259A"/>
    <w:rsid w:val="00BD2832"/>
    <w:rsid w:val="00BD2E19"/>
    <w:rsid w:val="00BD389A"/>
    <w:rsid w:val="00BD3DB4"/>
    <w:rsid w:val="00BD4504"/>
    <w:rsid w:val="00BD5BBC"/>
    <w:rsid w:val="00BD73C6"/>
    <w:rsid w:val="00BE01BD"/>
    <w:rsid w:val="00BE19BC"/>
    <w:rsid w:val="00BE3717"/>
    <w:rsid w:val="00BE46C9"/>
    <w:rsid w:val="00BE54F9"/>
    <w:rsid w:val="00BE5530"/>
    <w:rsid w:val="00BE61FA"/>
    <w:rsid w:val="00BE6448"/>
    <w:rsid w:val="00BE64BD"/>
    <w:rsid w:val="00BE73FB"/>
    <w:rsid w:val="00BE795D"/>
    <w:rsid w:val="00BF0F87"/>
    <w:rsid w:val="00BF1888"/>
    <w:rsid w:val="00BF1DFB"/>
    <w:rsid w:val="00BF215B"/>
    <w:rsid w:val="00BF2D18"/>
    <w:rsid w:val="00BF2F02"/>
    <w:rsid w:val="00BF338D"/>
    <w:rsid w:val="00BF3AC1"/>
    <w:rsid w:val="00BF4602"/>
    <w:rsid w:val="00BF5ACC"/>
    <w:rsid w:val="00BF6B8D"/>
    <w:rsid w:val="00C0035C"/>
    <w:rsid w:val="00C02F9F"/>
    <w:rsid w:val="00C03D12"/>
    <w:rsid w:val="00C04213"/>
    <w:rsid w:val="00C04D08"/>
    <w:rsid w:val="00C05F97"/>
    <w:rsid w:val="00C06640"/>
    <w:rsid w:val="00C06FBA"/>
    <w:rsid w:val="00C116CD"/>
    <w:rsid w:val="00C11714"/>
    <w:rsid w:val="00C13C3A"/>
    <w:rsid w:val="00C1461D"/>
    <w:rsid w:val="00C163A1"/>
    <w:rsid w:val="00C17C70"/>
    <w:rsid w:val="00C17CCE"/>
    <w:rsid w:val="00C21C08"/>
    <w:rsid w:val="00C236AE"/>
    <w:rsid w:val="00C24C54"/>
    <w:rsid w:val="00C26B4F"/>
    <w:rsid w:val="00C2719C"/>
    <w:rsid w:val="00C276B3"/>
    <w:rsid w:val="00C27D8D"/>
    <w:rsid w:val="00C3010D"/>
    <w:rsid w:val="00C3199B"/>
    <w:rsid w:val="00C32899"/>
    <w:rsid w:val="00C328C2"/>
    <w:rsid w:val="00C331BA"/>
    <w:rsid w:val="00C34157"/>
    <w:rsid w:val="00C3464C"/>
    <w:rsid w:val="00C34AD5"/>
    <w:rsid w:val="00C3518C"/>
    <w:rsid w:val="00C35631"/>
    <w:rsid w:val="00C3674E"/>
    <w:rsid w:val="00C36CAD"/>
    <w:rsid w:val="00C40A6B"/>
    <w:rsid w:val="00C426C0"/>
    <w:rsid w:val="00C42FA3"/>
    <w:rsid w:val="00C432E5"/>
    <w:rsid w:val="00C435FE"/>
    <w:rsid w:val="00C44350"/>
    <w:rsid w:val="00C4451F"/>
    <w:rsid w:val="00C4497D"/>
    <w:rsid w:val="00C44C19"/>
    <w:rsid w:val="00C46709"/>
    <w:rsid w:val="00C468B0"/>
    <w:rsid w:val="00C46BA8"/>
    <w:rsid w:val="00C50B48"/>
    <w:rsid w:val="00C50BC8"/>
    <w:rsid w:val="00C54460"/>
    <w:rsid w:val="00C548AA"/>
    <w:rsid w:val="00C5518D"/>
    <w:rsid w:val="00C5794E"/>
    <w:rsid w:val="00C6076F"/>
    <w:rsid w:val="00C611F5"/>
    <w:rsid w:val="00C616D4"/>
    <w:rsid w:val="00C61B28"/>
    <w:rsid w:val="00C6267A"/>
    <w:rsid w:val="00C626F1"/>
    <w:rsid w:val="00C63741"/>
    <w:rsid w:val="00C63EB9"/>
    <w:rsid w:val="00C64BB7"/>
    <w:rsid w:val="00C64F32"/>
    <w:rsid w:val="00C660C9"/>
    <w:rsid w:val="00C67096"/>
    <w:rsid w:val="00C70AD6"/>
    <w:rsid w:val="00C71200"/>
    <w:rsid w:val="00C713FF"/>
    <w:rsid w:val="00C71549"/>
    <w:rsid w:val="00C71AF4"/>
    <w:rsid w:val="00C72500"/>
    <w:rsid w:val="00C73325"/>
    <w:rsid w:val="00C73C49"/>
    <w:rsid w:val="00C74223"/>
    <w:rsid w:val="00C7449D"/>
    <w:rsid w:val="00C74C60"/>
    <w:rsid w:val="00C74FE8"/>
    <w:rsid w:val="00C75A52"/>
    <w:rsid w:val="00C76785"/>
    <w:rsid w:val="00C774A8"/>
    <w:rsid w:val="00C77DFD"/>
    <w:rsid w:val="00C801A1"/>
    <w:rsid w:val="00C80BBD"/>
    <w:rsid w:val="00C8340C"/>
    <w:rsid w:val="00C83B74"/>
    <w:rsid w:val="00C83FF1"/>
    <w:rsid w:val="00C85B7A"/>
    <w:rsid w:val="00C85D7D"/>
    <w:rsid w:val="00C87C67"/>
    <w:rsid w:val="00C87CD0"/>
    <w:rsid w:val="00C907C8"/>
    <w:rsid w:val="00C92998"/>
    <w:rsid w:val="00C932C4"/>
    <w:rsid w:val="00C93B85"/>
    <w:rsid w:val="00C957BF"/>
    <w:rsid w:val="00C95F2F"/>
    <w:rsid w:val="00C96018"/>
    <w:rsid w:val="00C96769"/>
    <w:rsid w:val="00C97893"/>
    <w:rsid w:val="00C97A9D"/>
    <w:rsid w:val="00CA0DAC"/>
    <w:rsid w:val="00CA1665"/>
    <w:rsid w:val="00CA1B37"/>
    <w:rsid w:val="00CA34F4"/>
    <w:rsid w:val="00CA3FE2"/>
    <w:rsid w:val="00CA4B4C"/>
    <w:rsid w:val="00CA51C5"/>
    <w:rsid w:val="00CA5A35"/>
    <w:rsid w:val="00CA5BD3"/>
    <w:rsid w:val="00CA632A"/>
    <w:rsid w:val="00CA675B"/>
    <w:rsid w:val="00CA7DDF"/>
    <w:rsid w:val="00CA7F34"/>
    <w:rsid w:val="00CB0A90"/>
    <w:rsid w:val="00CB25D7"/>
    <w:rsid w:val="00CB3629"/>
    <w:rsid w:val="00CB50F1"/>
    <w:rsid w:val="00CB5286"/>
    <w:rsid w:val="00CB5A2D"/>
    <w:rsid w:val="00CB6D09"/>
    <w:rsid w:val="00CC1D30"/>
    <w:rsid w:val="00CC2223"/>
    <w:rsid w:val="00CC2829"/>
    <w:rsid w:val="00CC2C2C"/>
    <w:rsid w:val="00CC3AEC"/>
    <w:rsid w:val="00CC4232"/>
    <w:rsid w:val="00CC5C42"/>
    <w:rsid w:val="00CC5F3E"/>
    <w:rsid w:val="00CC685F"/>
    <w:rsid w:val="00CC6C0E"/>
    <w:rsid w:val="00CC7DD2"/>
    <w:rsid w:val="00CD0090"/>
    <w:rsid w:val="00CD06E7"/>
    <w:rsid w:val="00CD229F"/>
    <w:rsid w:val="00CD2657"/>
    <w:rsid w:val="00CD2C01"/>
    <w:rsid w:val="00CD411F"/>
    <w:rsid w:val="00CD465D"/>
    <w:rsid w:val="00CD46AC"/>
    <w:rsid w:val="00CD56A1"/>
    <w:rsid w:val="00CD6821"/>
    <w:rsid w:val="00CD7691"/>
    <w:rsid w:val="00CE1711"/>
    <w:rsid w:val="00CE1DC2"/>
    <w:rsid w:val="00CE279E"/>
    <w:rsid w:val="00CE2CA1"/>
    <w:rsid w:val="00CE352D"/>
    <w:rsid w:val="00CE5671"/>
    <w:rsid w:val="00CE6231"/>
    <w:rsid w:val="00CE66DF"/>
    <w:rsid w:val="00CE6E37"/>
    <w:rsid w:val="00CE72EA"/>
    <w:rsid w:val="00CE7AD7"/>
    <w:rsid w:val="00CF0154"/>
    <w:rsid w:val="00CF0EFD"/>
    <w:rsid w:val="00CF276C"/>
    <w:rsid w:val="00CF31F4"/>
    <w:rsid w:val="00CF325F"/>
    <w:rsid w:val="00CF4AF7"/>
    <w:rsid w:val="00CF5DA8"/>
    <w:rsid w:val="00D019F4"/>
    <w:rsid w:val="00D022A9"/>
    <w:rsid w:val="00D02567"/>
    <w:rsid w:val="00D02854"/>
    <w:rsid w:val="00D0286C"/>
    <w:rsid w:val="00D049AE"/>
    <w:rsid w:val="00D04A38"/>
    <w:rsid w:val="00D054EE"/>
    <w:rsid w:val="00D05DFD"/>
    <w:rsid w:val="00D060B9"/>
    <w:rsid w:val="00D07D0A"/>
    <w:rsid w:val="00D12820"/>
    <w:rsid w:val="00D12B7D"/>
    <w:rsid w:val="00D13486"/>
    <w:rsid w:val="00D13E30"/>
    <w:rsid w:val="00D14AF6"/>
    <w:rsid w:val="00D15094"/>
    <w:rsid w:val="00D15495"/>
    <w:rsid w:val="00D2286D"/>
    <w:rsid w:val="00D2291E"/>
    <w:rsid w:val="00D2326F"/>
    <w:rsid w:val="00D233D8"/>
    <w:rsid w:val="00D2589C"/>
    <w:rsid w:val="00D258FD"/>
    <w:rsid w:val="00D2613D"/>
    <w:rsid w:val="00D27291"/>
    <w:rsid w:val="00D30127"/>
    <w:rsid w:val="00D31684"/>
    <w:rsid w:val="00D318E4"/>
    <w:rsid w:val="00D3378B"/>
    <w:rsid w:val="00D33FB0"/>
    <w:rsid w:val="00D340A2"/>
    <w:rsid w:val="00D341BD"/>
    <w:rsid w:val="00D35171"/>
    <w:rsid w:val="00D35B61"/>
    <w:rsid w:val="00D36A6A"/>
    <w:rsid w:val="00D37F49"/>
    <w:rsid w:val="00D40A09"/>
    <w:rsid w:val="00D40E44"/>
    <w:rsid w:val="00D41263"/>
    <w:rsid w:val="00D41C19"/>
    <w:rsid w:val="00D43830"/>
    <w:rsid w:val="00D44F53"/>
    <w:rsid w:val="00D44F66"/>
    <w:rsid w:val="00D45432"/>
    <w:rsid w:val="00D45EBC"/>
    <w:rsid w:val="00D46636"/>
    <w:rsid w:val="00D469FA"/>
    <w:rsid w:val="00D46D44"/>
    <w:rsid w:val="00D47363"/>
    <w:rsid w:val="00D5086E"/>
    <w:rsid w:val="00D53454"/>
    <w:rsid w:val="00D53996"/>
    <w:rsid w:val="00D53D06"/>
    <w:rsid w:val="00D54F09"/>
    <w:rsid w:val="00D551D2"/>
    <w:rsid w:val="00D559A2"/>
    <w:rsid w:val="00D55F18"/>
    <w:rsid w:val="00D576B2"/>
    <w:rsid w:val="00D57833"/>
    <w:rsid w:val="00D602D5"/>
    <w:rsid w:val="00D625AF"/>
    <w:rsid w:val="00D628E2"/>
    <w:rsid w:val="00D631AF"/>
    <w:rsid w:val="00D6350D"/>
    <w:rsid w:val="00D63F75"/>
    <w:rsid w:val="00D649A2"/>
    <w:rsid w:val="00D65126"/>
    <w:rsid w:val="00D6705F"/>
    <w:rsid w:val="00D67509"/>
    <w:rsid w:val="00D67DD3"/>
    <w:rsid w:val="00D7137E"/>
    <w:rsid w:val="00D714D4"/>
    <w:rsid w:val="00D72303"/>
    <w:rsid w:val="00D7232F"/>
    <w:rsid w:val="00D75A7E"/>
    <w:rsid w:val="00D7669E"/>
    <w:rsid w:val="00D77A4D"/>
    <w:rsid w:val="00D81B30"/>
    <w:rsid w:val="00D81B88"/>
    <w:rsid w:val="00D81C8C"/>
    <w:rsid w:val="00D8215D"/>
    <w:rsid w:val="00D82509"/>
    <w:rsid w:val="00D82ADA"/>
    <w:rsid w:val="00D842C4"/>
    <w:rsid w:val="00D8451C"/>
    <w:rsid w:val="00D85CDB"/>
    <w:rsid w:val="00D8650A"/>
    <w:rsid w:val="00D86AFE"/>
    <w:rsid w:val="00D8717E"/>
    <w:rsid w:val="00D87DF5"/>
    <w:rsid w:val="00D90F4E"/>
    <w:rsid w:val="00D919DD"/>
    <w:rsid w:val="00D95C15"/>
    <w:rsid w:val="00D9672A"/>
    <w:rsid w:val="00D96E10"/>
    <w:rsid w:val="00D97373"/>
    <w:rsid w:val="00DA24FF"/>
    <w:rsid w:val="00DA2651"/>
    <w:rsid w:val="00DA3BCC"/>
    <w:rsid w:val="00DA3D28"/>
    <w:rsid w:val="00DA44B2"/>
    <w:rsid w:val="00DA4604"/>
    <w:rsid w:val="00DA4AB2"/>
    <w:rsid w:val="00DA4DE4"/>
    <w:rsid w:val="00DA5109"/>
    <w:rsid w:val="00DA60BB"/>
    <w:rsid w:val="00DA757A"/>
    <w:rsid w:val="00DB039B"/>
    <w:rsid w:val="00DB0CDC"/>
    <w:rsid w:val="00DB1A43"/>
    <w:rsid w:val="00DB4BD0"/>
    <w:rsid w:val="00DB55DB"/>
    <w:rsid w:val="00DB619B"/>
    <w:rsid w:val="00DB668C"/>
    <w:rsid w:val="00DB7F68"/>
    <w:rsid w:val="00DC1498"/>
    <w:rsid w:val="00DC16A1"/>
    <w:rsid w:val="00DC17B4"/>
    <w:rsid w:val="00DC2066"/>
    <w:rsid w:val="00DC28A4"/>
    <w:rsid w:val="00DC2C46"/>
    <w:rsid w:val="00DC3C36"/>
    <w:rsid w:val="00DC4998"/>
    <w:rsid w:val="00DC4E6E"/>
    <w:rsid w:val="00DC54DD"/>
    <w:rsid w:val="00DC61B0"/>
    <w:rsid w:val="00DC69B2"/>
    <w:rsid w:val="00DC6A5E"/>
    <w:rsid w:val="00DC6B8B"/>
    <w:rsid w:val="00DD0492"/>
    <w:rsid w:val="00DD094A"/>
    <w:rsid w:val="00DD12AF"/>
    <w:rsid w:val="00DD2189"/>
    <w:rsid w:val="00DD2F3F"/>
    <w:rsid w:val="00DD2FBC"/>
    <w:rsid w:val="00DD3B2E"/>
    <w:rsid w:val="00DD3B74"/>
    <w:rsid w:val="00DD4720"/>
    <w:rsid w:val="00DD4FF7"/>
    <w:rsid w:val="00DD5F9F"/>
    <w:rsid w:val="00DD6CE3"/>
    <w:rsid w:val="00DD7D03"/>
    <w:rsid w:val="00DD7D7D"/>
    <w:rsid w:val="00DE0409"/>
    <w:rsid w:val="00DE117A"/>
    <w:rsid w:val="00DE1944"/>
    <w:rsid w:val="00DE40F2"/>
    <w:rsid w:val="00DE43CA"/>
    <w:rsid w:val="00DE5A7E"/>
    <w:rsid w:val="00DE5BC6"/>
    <w:rsid w:val="00DE6E26"/>
    <w:rsid w:val="00DE74ED"/>
    <w:rsid w:val="00DE7A64"/>
    <w:rsid w:val="00DF15CE"/>
    <w:rsid w:val="00DF221C"/>
    <w:rsid w:val="00DF2CF6"/>
    <w:rsid w:val="00DF3AF9"/>
    <w:rsid w:val="00DF3B0D"/>
    <w:rsid w:val="00DF6263"/>
    <w:rsid w:val="00E00CFA"/>
    <w:rsid w:val="00E02796"/>
    <w:rsid w:val="00E032B4"/>
    <w:rsid w:val="00E03424"/>
    <w:rsid w:val="00E03C09"/>
    <w:rsid w:val="00E07F1B"/>
    <w:rsid w:val="00E11A02"/>
    <w:rsid w:val="00E11A78"/>
    <w:rsid w:val="00E131D1"/>
    <w:rsid w:val="00E1473B"/>
    <w:rsid w:val="00E14CB9"/>
    <w:rsid w:val="00E16C30"/>
    <w:rsid w:val="00E16FCC"/>
    <w:rsid w:val="00E208DB"/>
    <w:rsid w:val="00E21A4D"/>
    <w:rsid w:val="00E2365B"/>
    <w:rsid w:val="00E23778"/>
    <w:rsid w:val="00E23F4A"/>
    <w:rsid w:val="00E243E1"/>
    <w:rsid w:val="00E24801"/>
    <w:rsid w:val="00E2632E"/>
    <w:rsid w:val="00E2633C"/>
    <w:rsid w:val="00E314A2"/>
    <w:rsid w:val="00E31D7A"/>
    <w:rsid w:val="00E326F7"/>
    <w:rsid w:val="00E3356F"/>
    <w:rsid w:val="00E33952"/>
    <w:rsid w:val="00E33B3B"/>
    <w:rsid w:val="00E36066"/>
    <w:rsid w:val="00E367FD"/>
    <w:rsid w:val="00E3726E"/>
    <w:rsid w:val="00E4136E"/>
    <w:rsid w:val="00E42C25"/>
    <w:rsid w:val="00E42CAF"/>
    <w:rsid w:val="00E42EE2"/>
    <w:rsid w:val="00E44B96"/>
    <w:rsid w:val="00E44B9D"/>
    <w:rsid w:val="00E45B13"/>
    <w:rsid w:val="00E46187"/>
    <w:rsid w:val="00E46C9B"/>
    <w:rsid w:val="00E474E4"/>
    <w:rsid w:val="00E47D7E"/>
    <w:rsid w:val="00E52F7F"/>
    <w:rsid w:val="00E533E6"/>
    <w:rsid w:val="00E54987"/>
    <w:rsid w:val="00E55173"/>
    <w:rsid w:val="00E55577"/>
    <w:rsid w:val="00E55A36"/>
    <w:rsid w:val="00E55AF0"/>
    <w:rsid w:val="00E56E69"/>
    <w:rsid w:val="00E56EF1"/>
    <w:rsid w:val="00E571B0"/>
    <w:rsid w:val="00E57821"/>
    <w:rsid w:val="00E57E51"/>
    <w:rsid w:val="00E6029C"/>
    <w:rsid w:val="00E611CB"/>
    <w:rsid w:val="00E61413"/>
    <w:rsid w:val="00E615D0"/>
    <w:rsid w:val="00E61AE9"/>
    <w:rsid w:val="00E6267D"/>
    <w:rsid w:val="00E62CAB"/>
    <w:rsid w:val="00E62DFF"/>
    <w:rsid w:val="00E64779"/>
    <w:rsid w:val="00E64896"/>
    <w:rsid w:val="00E64B9C"/>
    <w:rsid w:val="00E652DB"/>
    <w:rsid w:val="00E65451"/>
    <w:rsid w:val="00E66076"/>
    <w:rsid w:val="00E66131"/>
    <w:rsid w:val="00E6683D"/>
    <w:rsid w:val="00E67C68"/>
    <w:rsid w:val="00E707EF"/>
    <w:rsid w:val="00E711AE"/>
    <w:rsid w:val="00E71F6D"/>
    <w:rsid w:val="00E722F4"/>
    <w:rsid w:val="00E73827"/>
    <w:rsid w:val="00E73C50"/>
    <w:rsid w:val="00E748CC"/>
    <w:rsid w:val="00E75C76"/>
    <w:rsid w:val="00E76B58"/>
    <w:rsid w:val="00E77522"/>
    <w:rsid w:val="00E776CB"/>
    <w:rsid w:val="00E8200B"/>
    <w:rsid w:val="00E82057"/>
    <w:rsid w:val="00E827FA"/>
    <w:rsid w:val="00E828F7"/>
    <w:rsid w:val="00E82C8C"/>
    <w:rsid w:val="00E82D68"/>
    <w:rsid w:val="00E83375"/>
    <w:rsid w:val="00E834F8"/>
    <w:rsid w:val="00E837BD"/>
    <w:rsid w:val="00E839ED"/>
    <w:rsid w:val="00E848CE"/>
    <w:rsid w:val="00E86797"/>
    <w:rsid w:val="00E8691B"/>
    <w:rsid w:val="00E878D2"/>
    <w:rsid w:val="00E87D43"/>
    <w:rsid w:val="00E87F7B"/>
    <w:rsid w:val="00E90F88"/>
    <w:rsid w:val="00E94AEB"/>
    <w:rsid w:val="00E94B29"/>
    <w:rsid w:val="00E954D0"/>
    <w:rsid w:val="00E96859"/>
    <w:rsid w:val="00E97010"/>
    <w:rsid w:val="00E975B3"/>
    <w:rsid w:val="00E9776E"/>
    <w:rsid w:val="00EA0189"/>
    <w:rsid w:val="00EA1FAC"/>
    <w:rsid w:val="00EA549F"/>
    <w:rsid w:val="00EA554D"/>
    <w:rsid w:val="00EA6F7A"/>
    <w:rsid w:val="00EA7C40"/>
    <w:rsid w:val="00EB037A"/>
    <w:rsid w:val="00EB04DF"/>
    <w:rsid w:val="00EB0EDC"/>
    <w:rsid w:val="00EB3535"/>
    <w:rsid w:val="00EB5C36"/>
    <w:rsid w:val="00EB5C72"/>
    <w:rsid w:val="00EB7076"/>
    <w:rsid w:val="00EC04D3"/>
    <w:rsid w:val="00EC081A"/>
    <w:rsid w:val="00EC0840"/>
    <w:rsid w:val="00EC09B4"/>
    <w:rsid w:val="00EC0B1E"/>
    <w:rsid w:val="00EC16EB"/>
    <w:rsid w:val="00EC16F9"/>
    <w:rsid w:val="00EC1B62"/>
    <w:rsid w:val="00EC1BCF"/>
    <w:rsid w:val="00EC1EC8"/>
    <w:rsid w:val="00EC369C"/>
    <w:rsid w:val="00EC3B10"/>
    <w:rsid w:val="00EC3CEF"/>
    <w:rsid w:val="00EC4201"/>
    <w:rsid w:val="00EC438B"/>
    <w:rsid w:val="00EC5BD2"/>
    <w:rsid w:val="00EC6E57"/>
    <w:rsid w:val="00EC7B6D"/>
    <w:rsid w:val="00ED0253"/>
    <w:rsid w:val="00ED02B0"/>
    <w:rsid w:val="00ED034B"/>
    <w:rsid w:val="00ED1E7F"/>
    <w:rsid w:val="00ED222E"/>
    <w:rsid w:val="00ED22B9"/>
    <w:rsid w:val="00ED2B11"/>
    <w:rsid w:val="00ED2D8C"/>
    <w:rsid w:val="00ED53FC"/>
    <w:rsid w:val="00ED7B4E"/>
    <w:rsid w:val="00ED7F8B"/>
    <w:rsid w:val="00EE06A9"/>
    <w:rsid w:val="00EE08AF"/>
    <w:rsid w:val="00EE08D6"/>
    <w:rsid w:val="00EE0B05"/>
    <w:rsid w:val="00EE0B73"/>
    <w:rsid w:val="00EE17EB"/>
    <w:rsid w:val="00EE3365"/>
    <w:rsid w:val="00EE4C04"/>
    <w:rsid w:val="00EE4E35"/>
    <w:rsid w:val="00EE6A1F"/>
    <w:rsid w:val="00EE6BC6"/>
    <w:rsid w:val="00EE6FB8"/>
    <w:rsid w:val="00EF0891"/>
    <w:rsid w:val="00EF0B4A"/>
    <w:rsid w:val="00EF0ECE"/>
    <w:rsid w:val="00EF1519"/>
    <w:rsid w:val="00EF193B"/>
    <w:rsid w:val="00EF1F1F"/>
    <w:rsid w:val="00EF2209"/>
    <w:rsid w:val="00EF221F"/>
    <w:rsid w:val="00EF2AA9"/>
    <w:rsid w:val="00EF317B"/>
    <w:rsid w:val="00EF36DE"/>
    <w:rsid w:val="00EF497F"/>
    <w:rsid w:val="00EF50A3"/>
    <w:rsid w:val="00EF553C"/>
    <w:rsid w:val="00F006AC"/>
    <w:rsid w:val="00F0131C"/>
    <w:rsid w:val="00F022C3"/>
    <w:rsid w:val="00F02EC9"/>
    <w:rsid w:val="00F03239"/>
    <w:rsid w:val="00F048D3"/>
    <w:rsid w:val="00F051F0"/>
    <w:rsid w:val="00F057E1"/>
    <w:rsid w:val="00F058D2"/>
    <w:rsid w:val="00F067F6"/>
    <w:rsid w:val="00F06908"/>
    <w:rsid w:val="00F06D6F"/>
    <w:rsid w:val="00F07137"/>
    <w:rsid w:val="00F07494"/>
    <w:rsid w:val="00F07FB0"/>
    <w:rsid w:val="00F11820"/>
    <w:rsid w:val="00F12555"/>
    <w:rsid w:val="00F1369F"/>
    <w:rsid w:val="00F13C38"/>
    <w:rsid w:val="00F14556"/>
    <w:rsid w:val="00F14947"/>
    <w:rsid w:val="00F15BC0"/>
    <w:rsid w:val="00F1620A"/>
    <w:rsid w:val="00F17B7B"/>
    <w:rsid w:val="00F17BAC"/>
    <w:rsid w:val="00F20351"/>
    <w:rsid w:val="00F220FD"/>
    <w:rsid w:val="00F2222E"/>
    <w:rsid w:val="00F241F0"/>
    <w:rsid w:val="00F24414"/>
    <w:rsid w:val="00F244F0"/>
    <w:rsid w:val="00F26985"/>
    <w:rsid w:val="00F27867"/>
    <w:rsid w:val="00F30E97"/>
    <w:rsid w:val="00F31885"/>
    <w:rsid w:val="00F32DC3"/>
    <w:rsid w:val="00F335B9"/>
    <w:rsid w:val="00F33829"/>
    <w:rsid w:val="00F3446B"/>
    <w:rsid w:val="00F35347"/>
    <w:rsid w:val="00F36185"/>
    <w:rsid w:val="00F36B34"/>
    <w:rsid w:val="00F3779C"/>
    <w:rsid w:val="00F41202"/>
    <w:rsid w:val="00F41958"/>
    <w:rsid w:val="00F4217D"/>
    <w:rsid w:val="00F43017"/>
    <w:rsid w:val="00F44529"/>
    <w:rsid w:val="00F45680"/>
    <w:rsid w:val="00F47E6A"/>
    <w:rsid w:val="00F5374D"/>
    <w:rsid w:val="00F543F0"/>
    <w:rsid w:val="00F57101"/>
    <w:rsid w:val="00F5764A"/>
    <w:rsid w:val="00F61DCE"/>
    <w:rsid w:val="00F63B15"/>
    <w:rsid w:val="00F63F65"/>
    <w:rsid w:val="00F64457"/>
    <w:rsid w:val="00F6559D"/>
    <w:rsid w:val="00F655B6"/>
    <w:rsid w:val="00F65653"/>
    <w:rsid w:val="00F6650A"/>
    <w:rsid w:val="00F667CC"/>
    <w:rsid w:val="00F66F65"/>
    <w:rsid w:val="00F67069"/>
    <w:rsid w:val="00F678E8"/>
    <w:rsid w:val="00F70DCD"/>
    <w:rsid w:val="00F73F51"/>
    <w:rsid w:val="00F749A9"/>
    <w:rsid w:val="00F74DF8"/>
    <w:rsid w:val="00F76529"/>
    <w:rsid w:val="00F76B44"/>
    <w:rsid w:val="00F77036"/>
    <w:rsid w:val="00F77FC7"/>
    <w:rsid w:val="00F82175"/>
    <w:rsid w:val="00F82F7A"/>
    <w:rsid w:val="00F83A70"/>
    <w:rsid w:val="00F848CC"/>
    <w:rsid w:val="00F86FFC"/>
    <w:rsid w:val="00F90728"/>
    <w:rsid w:val="00F9093E"/>
    <w:rsid w:val="00F90D25"/>
    <w:rsid w:val="00F92943"/>
    <w:rsid w:val="00F92EAC"/>
    <w:rsid w:val="00F938DA"/>
    <w:rsid w:val="00F93F9D"/>
    <w:rsid w:val="00F94448"/>
    <w:rsid w:val="00FA0719"/>
    <w:rsid w:val="00FA11D8"/>
    <w:rsid w:val="00FA1271"/>
    <w:rsid w:val="00FA2F07"/>
    <w:rsid w:val="00FA3FA6"/>
    <w:rsid w:val="00FA4459"/>
    <w:rsid w:val="00FA4B55"/>
    <w:rsid w:val="00FA4BFF"/>
    <w:rsid w:val="00FA5B2D"/>
    <w:rsid w:val="00FB046D"/>
    <w:rsid w:val="00FB0F64"/>
    <w:rsid w:val="00FB2421"/>
    <w:rsid w:val="00FB2726"/>
    <w:rsid w:val="00FB4BDB"/>
    <w:rsid w:val="00FB4D7D"/>
    <w:rsid w:val="00FB5BAC"/>
    <w:rsid w:val="00FB6F2E"/>
    <w:rsid w:val="00FB7B1D"/>
    <w:rsid w:val="00FB7C39"/>
    <w:rsid w:val="00FB7D65"/>
    <w:rsid w:val="00FC0E93"/>
    <w:rsid w:val="00FC21AC"/>
    <w:rsid w:val="00FC26DA"/>
    <w:rsid w:val="00FC31FF"/>
    <w:rsid w:val="00FC3805"/>
    <w:rsid w:val="00FC5350"/>
    <w:rsid w:val="00FC5F44"/>
    <w:rsid w:val="00FC746B"/>
    <w:rsid w:val="00FC766B"/>
    <w:rsid w:val="00FD294D"/>
    <w:rsid w:val="00FD3346"/>
    <w:rsid w:val="00FD61EA"/>
    <w:rsid w:val="00FD6257"/>
    <w:rsid w:val="00FD7D75"/>
    <w:rsid w:val="00FE5D73"/>
    <w:rsid w:val="00FE5DB6"/>
    <w:rsid w:val="00FE79D5"/>
    <w:rsid w:val="00FF22CA"/>
    <w:rsid w:val="00FF240F"/>
    <w:rsid w:val="00FF25E3"/>
    <w:rsid w:val="00FF2808"/>
    <w:rsid w:val="00FF28B5"/>
    <w:rsid w:val="00FF71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DEA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page number" w:uiPriority="0"/>
    <w:lsdException w:name="List Bullet 2" w:uiPriority="0"/>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Outline List 2"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372009"/>
    <w:pPr>
      <w:spacing w:after="200" w:line="276" w:lineRule="auto"/>
    </w:pPr>
    <w:rPr>
      <w:sz w:val="22"/>
      <w:szCs w:val="22"/>
      <w:lang w:bidi="en-US"/>
    </w:rPr>
  </w:style>
  <w:style w:type="paragraph" w:styleId="Heading1">
    <w:name w:val="heading 1"/>
    <w:aliases w:val="Heading 1a,H1,Huvudrubrik,h1,1,Level 1,ASAPHeading 1,h11,Title 1,section,min1,Section,Section Heading,Heading 1 (NN),ICL Title,PA Chapter,Propo,ChapterTitle,Header 1,II+,I,Appendix,new page/chapter,MainHeader,H11,ChapterTitle1,Part,Heading1,l1"/>
    <w:basedOn w:val="Normal"/>
    <w:next w:val="Normal"/>
    <w:link w:val="Heading1Char"/>
    <w:uiPriority w:val="99"/>
    <w:qFormat/>
    <w:rsid w:val="00372009"/>
    <w:pPr>
      <w:numPr>
        <w:numId w:val="1"/>
      </w:numPr>
      <w:spacing w:before="480" w:after="0"/>
      <w:contextualSpacing/>
      <w:outlineLvl w:val="0"/>
    </w:pPr>
    <w:rPr>
      <w:smallCaps/>
      <w:spacing w:val="5"/>
      <w:sz w:val="36"/>
      <w:szCs w:val="36"/>
      <w:lang w:val="x-none" w:eastAsia="x-none"/>
    </w:rPr>
  </w:style>
  <w:style w:type="paragraph" w:styleId="Heading2">
    <w:name w:val="heading 2"/>
    <w:aliases w:val="headline,h2,H2,Heading 01,Main Heading,2,Level 2,A,RFQ1,ASAPHeading 2,Reset numbering,Heading2,H2-Heading 2,Header 2,l2,Header2,22,heading2,list2,A.B.C.,list 2,21,23,24,25,211,221,231,241,26,212,222,232,242,251,2111,2211,2311,2411,heading 2,27"/>
    <w:basedOn w:val="Normal"/>
    <w:next w:val="Normal"/>
    <w:link w:val="Heading2Char"/>
    <w:uiPriority w:val="99"/>
    <w:unhideWhenUsed/>
    <w:qFormat/>
    <w:rsid w:val="00372009"/>
    <w:pPr>
      <w:numPr>
        <w:ilvl w:val="1"/>
        <w:numId w:val="1"/>
      </w:numPr>
      <w:spacing w:before="200" w:after="0" w:line="271" w:lineRule="auto"/>
      <w:outlineLvl w:val="1"/>
    </w:pPr>
    <w:rPr>
      <w:smallCaps/>
      <w:sz w:val="28"/>
      <w:szCs w:val="28"/>
      <w:lang w:val="x-none" w:eastAsia="x-none"/>
    </w:rPr>
  </w:style>
  <w:style w:type="paragraph" w:styleId="Heading3">
    <w:name w:val="heading 3"/>
    <w:aliases w:val="H3,h3,subhead,Level 1 - 1,Heading 3 - old,h3 sub heading,3,h31,Proposa,1.2.3.,alltoc,Project 3,Heading 4 Proposal,h32,Bold Head,bh,(1.1.1),hd3,Minor,text,sh3,Level 3 Heading,numbered indent 3,ni3,Hanging 3 Indent,min3,Numbered - 3,ICL1,31,32,e"/>
    <w:basedOn w:val="Normal"/>
    <w:next w:val="Normal"/>
    <w:link w:val="Heading3Char"/>
    <w:uiPriority w:val="99"/>
    <w:unhideWhenUsed/>
    <w:qFormat/>
    <w:rsid w:val="00372009"/>
    <w:pPr>
      <w:numPr>
        <w:ilvl w:val="2"/>
        <w:numId w:val="1"/>
      </w:numPr>
      <w:spacing w:before="200" w:after="0" w:line="271" w:lineRule="auto"/>
      <w:outlineLvl w:val="2"/>
    </w:pPr>
    <w:rPr>
      <w:i/>
      <w:iCs/>
      <w:smallCaps/>
      <w:spacing w:val="5"/>
      <w:sz w:val="26"/>
      <w:szCs w:val="26"/>
      <w:lang w:val="x-none" w:eastAsia="x-none"/>
    </w:rPr>
  </w:style>
  <w:style w:type="paragraph" w:styleId="Heading4">
    <w:name w:val="heading 4"/>
    <w:basedOn w:val="Normal"/>
    <w:next w:val="Normal"/>
    <w:link w:val="Heading4Char"/>
    <w:uiPriority w:val="99"/>
    <w:unhideWhenUsed/>
    <w:qFormat/>
    <w:rsid w:val="00372009"/>
    <w:pPr>
      <w:spacing w:after="0" w:line="271" w:lineRule="auto"/>
      <w:outlineLvl w:val="3"/>
    </w:pPr>
    <w:rPr>
      <w:b/>
      <w:bCs/>
      <w:spacing w:val="5"/>
      <w:sz w:val="24"/>
      <w:szCs w:val="24"/>
      <w:lang w:val="x-none" w:eastAsia="x-none" w:bidi="ar-SA"/>
    </w:rPr>
  </w:style>
  <w:style w:type="paragraph" w:styleId="Heading5">
    <w:name w:val="heading 5"/>
    <w:basedOn w:val="Normal"/>
    <w:next w:val="Normal"/>
    <w:link w:val="Heading5Char"/>
    <w:uiPriority w:val="99"/>
    <w:unhideWhenUsed/>
    <w:qFormat/>
    <w:rsid w:val="00372009"/>
    <w:pPr>
      <w:spacing w:after="0" w:line="271" w:lineRule="auto"/>
      <w:outlineLvl w:val="4"/>
    </w:pPr>
    <w:rPr>
      <w:i/>
      <w:iCs/>
      <w:sz w:val="24"/>
      <w:szCs w:val="24"/>
      <w:lang w:val="x-none" w:eastAsia="x-none" w:bidi="ar-SA"/>
    </w:rPr>
  </w:style>
  <w:style w:type="paragraph" w:styleId="Heading6">
    <w:name w:val="heading 6"/>
    <w:basedOn w:val="Normal"/>
    <w:next w:val="Normal"/>
    <w:link w:val="Heading6Char"/>
    <w:uiPriority w:val="99"/>
    <w:unhideWhenUsed/>
    <w:qFormat/>
    <w:rsid w:val="00372009"/>
    <w:pPr>
      <w:shd w:val="clear" w:color="auto" w:fill="FFFFFF"/>
      <w:spacing w:after="0" w:line="271" w:lineRule="auto"/>
      <w:outlineLvl w:val="5"/>
    </w:pPr>
    <w:rPr>
      <w:b/>
      <w:bCs/>
      <w:color w:val="595959"/>
      <w:spacing w:val="5"/>
      <w:sz w:val="20"/>
      <w:szCs w:val="20"/>
      <w:lang w:val="x-none" w:eastAsia="x-none" w:bidi="ar-SA"/>
    </w:rPr>
  </w:style>
  <w:style w:type="paragraph" w:styleId="Heading7">
    <w:name w:val="heading 7"/>
    <w:basedOn w:val="Normal"/>
    <w:next w:val="Normal"/>
    <w:link w:val="Heading7Char"/>
    <w:uiPriority w:val="99"/>
    <w:unhideWhenUsed/>
    <w:qFormat/>
    <w:rsid w:val="00372009"/>
    <w:pPr>
      <w:spacing w:after="0"/>
      <w:outlineLvl w:val="6"/>
    </w:pPr>
    <w:rPr>
      <w:b/>
      <w:bCs/>
      <w:i/>
      <w:iCs/>
      <w:color w:val="5A5A5A"/>
      <w:sz w:val="20"/>
      <w:szCs w:val="20"/>
      <w:lang w:val="x-none" w:eastAsia="x-none" w:bidi="ar-SA"/>
    </w:rPr>
  </w:style>
  <w:style w:type="paragraph" w:styleId="Heading8">
    <w:name w:val="heading 8"/>
    <w:basedOn w:val="Normal"/>
    <w:next w:val="Normal"/>
    <w:link w:val="Heading8Char"/>
    <w:uiPriority w:val="99"/>
    <w:unhideWhenUsed/>
    <w:qFormat/>
    <w:rsid w:val="00372009"/>
    <w:pPr>
      <w:spacing w:after="0"/>
      <w:outlineLvl w:val="7"/>
    </w:pPr>
    <w:rPr>
      <w:b/>
      <w:bCs/>
      <w:color w:val="7F7F7F"/>
      <w:sz w:val="20"/>
      <w:szCs w:val="20"/>
      <w:lang w:val="x-none" w:eastAsia="x-none" w:bidi="ar-SA"/>
    </w:rPr>
  </w:style>
  <w:style w:type="paragraph" w:styleId="Heading9">
    <w:name w:val="heading 9"/>
    <w:basedOn w:val="Normal"/>
    <w:next w:val="Normal"/>
    <w:link w:val="Heading9Char"/>
    <w:uiPriority w:val="99"/>
    <w:unhideWhenUsed/>
    <w:qFormat/>
    <w:rsid w:val="00372009"/>
    <w:pPr>
      <w:spacing w:after="0" w:line="271" w:lineRule="auto"/>
      <w:outlineLvl w:val="8"/>
    </w:pPr>
    <w:rPr>
      <w:b/>
      <w:bCs/>
      <w:i/>
      <w:iCs/>
      <w:color w:val="7F7F7F"/>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a Char,H1 Char,Huvudrubrik Char,h1 Char,1 Char,Level 1 Char,ASAPHeading 1 Char,h11 Char,Title 1 Char,section Char,min1 Char,Section Char,Section Heading Char,Heading 1 (NN) Char,ICL Title Char,PA Chapter Char,Propo Char,II+ Char"/>
    <w:link w:val="Heading1"/>
    <w:uiPriority w:val="99"/>
    <w:rsid w:val="00372009"/>
    <w:rPr>
      <w:smallCaps/>
      <w:spacing w:val="5"/>
      <w:sz w:val="36"/>
      <w:szCs w:val="36"/>
      <w:lang w:val="x-none" w:eastAsia="x-none" w:bidi="en-US"/>
    </w:rPr>
  </w:style>
  <w:style w:type="character" w:customStyle="1" w:styleId="Heading2Char">
    <w:name w:val="Heading 2 Char"/>
    <w:aliases w:val="headline Char,h2 Char,H2 Char,Heading 01 Char,Main Heading Char,2 Char,Level 2 Char,A Char,RFQ1 Char,ASAPHeading 2 Char,Reset numbering Char,Heading2 Char,H2-Heading 2 Char,Header 2 Char,l2 Char,Header2 Char,22 Char,heading2 Char,21 Char"/>
    <w:link w:val="Heading2"/>
    <w:uiPriority w:val="99"/>
    <w:rsid w:val="00372009"/>
    <w:rPr>
      <w:smallCaps/>
      <w:sz w:val="28"/>
      <w:szCs w:val="28"/>
      <w:lang w:val="x-none" w:eastAsia="x-none" w:bidi="en-US"/>
    </w:rPr>
  </w:style>
  <w:style w:type="character" w:customStyle="1" w:styleId="Heading3Char">
    <w:name w:val="Heading 3 Char"/>
    <w:aliases w:val="H3 Char,h3 Char,subhead Char,Level 1 - 1 Char,Heading 3 - old Char,h3 sub heading Char,3 Char,h31 Char,Proposa Char,1.2.3. Char,alltoc Char,Project 3 Char,Heading 4 Proposal Char,h32 Char,Bold Head Char,bh Char,(1.1.1) Char,hd3 Char"/>
    <w:link w:val="Heading3"/>
    <w:uiPriority w:val="99"/>
    <w:rsid w:val="00372009"/>
    <w:rPr>
      <w:i/>
      <w:iCs/>
      <w:smallCaps/>
      <w:spacing w:val="5"/>
      <w:sz w:val="26"/>
      <w:szCs w:val="26"/>
      <w:lang w:val="x-none" w:eastAsia="x-none" w:bidi="en-US"/>
    </w:rPr>
  </w:style>
  <w:style w:type="character" w:customStyle="1" w:styleId="Heading4Char">
    <w:name w:val="Heading 4 Char"/>
    <w:link w:val="Heading4"/>
    <w:uiPriority w:val="99"/>
    <w:rsid w:val="00372009"/>
    <w:rPr>
      <w:b/>
      <w:bCs/>
      <w:spacing w:val="5"/>
      <w:sz w:val="24"/>
      <w:szCs w:val="24"/>
    </w:rPr>
  </w:style>
  <w:style w:type="character" w:customStyle="1" w:styleId="Heading5Char">
    <w:name w:val="Heading 5 Char"/>
    <w:link w:val="Heading5"/>
    <w:uiPriority w:val="99"/>
    <w:rsid w:val="00372009"/>
    <w:rPr>
      <w:i/>
      <w:iCs/>
      <w:sz w:val="24"/>
      <w:szCs w:val="24"/>
    </w:rPr>
  </w:style>
  <w:style w:type="character" w:customStyle="1" w:styleId="Heading6Char">
    <w:name w:val="Heading 6 Char"/>
    <w:link w:val="Heading6"/>
    <w:uiPriority w:val="99"/>
    <w:rsid w:val="00372009"/>
    <w:rPr>
      <w:b/>
      <w:bCs/>
      <w:color w:val="595959"/>
      <w:spacing w:val="5"/>
      <w:shd w:val="clear" w:color="auto" w:fill="FFFFFF"/>
    </w:rPr>
  </w:style>
  <w:style w:type="character" w:customStyle="1" w:styleId="Heading7Char">
    <w:name w:val="Heading 7 Char"/>
    <w:link w:val="Heading7"/>
    <w:uiPriority w:val="99"/>
    <w:rsid w:val="00372009"/>
    <w:rPr>
      <w:b/>
      <w:bCs/>
      <w:i/>
      <w:iCs/>
      <w:color w:val="5A5A5A"/>
      <w:sz w:val="20"/>
      <w:szCs w:val="20"/>
    </w:rPr>
  </w:style>
  <w:style w:type="character" w:customStyle="1" w:styleId="Heading8Char">
    <w:name w:val="Heading 8 Char"/>
    <w:link w:val="Heading8"/>
    <w:uiPriority w:val="99"/>
    <w:rsid w:val="00372009"/>
    <w:rPr>
      <w:b/>
      <w:bCs/>
      <w:color w:val="7F7F7F"/>
      <w:sz w:val="20"/>
      <w:szCs w:val="20"/>
    </w:rPr>
  </w:style>
  <w:style w:type="character" w:customStyle="1" w:styleId="Heading9Char">
    <w:name w:val="Heading 9 Char"/>
    <w:link w:val="Heading9"/>
    <w:uiPriority w:val="99"/>
    <w:rsid w:val="00372009"/>
    <w:rPr>
      <w:b/>
      <w:bCs/>
      <w:i/>
      <w:iCs/>
      <w:color w:val="7F7F7F"/>
      <w:sz w:val="18"/>
      <w:szCs w:val="18"/>
    </w:rPr>
  </w:style>
  <w:style w:type="paragraph" w:styleId="BodyText">
    <w:name w:val="Body Text"/>
    <w:basedOn w:val="Normal"/>
    <w:link w:val="BodyTextChar"/>
    <w:uiPriority w:val="99"/>
    <w:pPr>
      <w:spacing w:after="120"/>
      <w:jc w:val="both"/>
    </w:pPr>
    <w:rPr>
      <w:sz w:val="24"/>
      <w:szCs w:val="24"/>
      <w:lang w:val="x-none" w:eastAsia="x-none" w:bidi="ar-SA"/>
    </w:rPr>
  </w:style>
  <w:style w:type="character" w:customStyle="1" w:styleId="BodyTextChar">
    <w:name w:val="Body Text Char"/>
    <w:link w:val="BodyText"/>
    <w:uiPriority w:val="99"/>
    <w:rPr>
      <w:sz w:val="24"/>
      <w:szCs w:val="24"/>
    </w:rPr>
  </w:style>
  <w:style w:type="paragraph" w:styleId="NormalIndent">
    <w:name w:val="Normal Indent"/>
    <w:basedOn w:val="Normal"/>
    <w:uiPriority w:val="99"/>
    <w:pPr>
      <w:ind w:left="720" w:hanging="720"/>
    </w:pPr>
  </w:style>
  <w:style w:type="paragraph" w:customStyle="1" w:styleId="NumberList">
    <w:name w:val="Number List"/>
    <w:basedOn w:val="Normal"/>
    <w:autoRedefine/>
    <w:uiPriority w:val="99"/>
    <w:pPr>
      <w:jc w:val="right"/>
    </w:pPr>
    <w:rPr>
      <w:sz w:val="20"/>
      <w:szCs w:val="20"/>
    </w:rPr>
  </w:style>
  <w:style w:type="paragraph" w:customStyle="1" w:styleId="Comment">
    <w:name w:val="Comment"/>
    <w:basedOn w:val="Normal"/>
    <w:uiPriority w:val="99"/>
    <w:rPr>
      <w:color w:val="FF0000"/>
    </w:rPr>
  </w:style>
  <w:style w:type="paragraph" w:customStyle="1" w:styleId="Bullet">
    <w:name w:val="Bullet"/>
    <w:basedOn w:val="BodyText"/>
    <w:autoRedefine/>
    <w:uiPriority w:val="99"/>
    <w:rsid w:val="00B9659E"/>
    <w:pPr>
      <w:tabs>
        <w:tab w:val="left" w:pos="567"/>
      </w:tabs>
      <w:spacing w:before="120" w:after="0"/>
      <w:ind w:left="360"/>
    </w:pPr>
  </w:style>
  <w:style w:type="paragraph" w:styleId="Title">
    <w:name w:val="Title"/>
    <w:basedOn w:val="Normal"/>
    <w:next w:val="Normal"/>
    <w:link w:val="TitleChar"/>
    <w:uiPriority w:val="99"/>
    <w:qFormat/>
    <w:rsid w:val="00372009"/>
    <w:pPr>
      <w:spacing w:after="300" w:line="240" w:lineRule="auto"/>
      <w:contextualSpacing/>
    </w:pPr>
    <w:rPr>
      <w:smallCaps/>
      <w:sz w:val="52"/>
      <w:szCs w:val="52"/>
      <w:lang w:val="x-none" w:eastAsia="x-none" w:bidi="ar-SA"/>
    </w:rPr>
  </w:style>
  <w:style w:type="character" w:customStyle="1" w:styleId="TitleChar">
    <w:name w:val="Title Char"/>
    <w:link w:val="Title"/>
    <w:uiPriority w:val="99"/>
    <w:rsid w:val="00372009"/>
    <w:rPr>
      <w:smallCaps/>
      <w:sz w:val="52"/>
      <w:szCs w:val="52"/>
    </w:rPr>
  </w:style>
  <w:style w:type="paragraph" w:styleId="Index1">
    <w:name w:val="index 1"/>
    <w:basedOn w:val="Normal"/>
    <w:next w:val="Normal"/>
    <w:autoRedefine/>
    <w:uiPriority w:val="99"/>
  </w:style>
  <w:style w:type="paragraph" w:styleId="BodyText2">
    <w:name w:val="Body Text 2"/>
    <w:basedOn w:val="Normal"/>
    <w:link w:val="BodyText2Char"/>
    <w:uiPriority w:val="99"/>
    <w:pPr>
      <w:spacing w:line="480" w:lineRule="auto"/>
    </w:pPr>
    <w:rPr>
      <w:sz w:val="24"/>
      <w:szCs w:val="24"/>
      <w:lang w:val="x-none" w:eastAsia="x-none" w:bidi="ar-SA"/>
    </w:rPr>
  </w:style>
  <w:style w:type="character" w:customStyle="1" w:styleId="BodyText2Char">
    <w:name w:val="Body Text 2 Char"/>
    <w:link w:val="BodyText2"/>
    <w:uiPriority w:val="99"/>
    <w:semiHidden/>
    <w:rPr>
      <w:sz w:val="24"/>
      <w:szCs w:val="24"/>
    </w:rPr>
  </w:style>
  <w:style w:type="paragraph" w:styleId="FootnoteText">
    <w:name w:val="footnote text"/>
    <w:basedOn w:val="Normal"/>
    <w:link w:val="FootnoteTextChar"/>
    <w:uiPriority w:val="99"/>
    <w:rPr>
      <w:sz w:val="20"/>
      <w:szCs w:val="20"/>
      <w:lang w:val="x-none" w:eastAsia="x-none" w:bidi="ar-SA"/>
    </w:rPr>
  </w:style>
  <w:style w:type="character" w:customStyle="1" w:styleId="FootnoteTextChar">
    <w:name w:val="Footnote Text Char"/>
    <w:link w:val="FootnoteText"/>
    <w:uiPriority w:val="99"/>
    <w:semiHidden/>
    <w:rPr>
      <w:sz w:val="20"/>
      <w:szCs w:val="20"/>
    </w:rPr>
  </w:style>
  <w:style w:type="paragraph" w:styleId="TOC1">
    <w:name w:val="toc 1"/>
    <w:basedOn w:val="Normal"/>
    <w:next w:val="Normal"/>
    <w:autoRedefine/>
    <w:uiPriority w:val="39"/>
    <w:qFormat/>
    <w:rsid w:val="00261CC3"/>
    <w:pPr>
      <w:tabs>
        <w:tab w:val="left" w:pos="440"/>
        <w:tab w:val="right" w:leader="dot" w:pos="9621"/>
      </w:tabs>
      <w:spacing w:before="120" w:after="120"/>
    </w:pPr>
    <w:rPr>
      <w:rFonts w:ascii="Calibri" w:hAnsi="Calibri" w:cs="Calibri"/>
      <w:b/>
      <w:bCs/>
      <w:caps/>
      <w:noProof/>
      <w:sz w:val="26"/>
      <w:szCs w:val="20"/>
    </w:rPr>
  </w:style>
  <w:style w:type="paragraph" w:styleId="TOC2">
    <w:name w:val="toc 2"/>
    <w:basedOn w:val="Normal"/>
    <w:next w:val="Normal"/>
    <w:autoRedefine/>
    <w:uiPriority w:val="39"/>
    <w:qFormat/>
    <w:rsid w:val="00BF0F87"/>
    <w:pPr>
      <w:tabs>
        <w:tab w:val="left" w:pos="880"/>
        <w:tab w:val="right" w:leader="dot" w:pos="9621"/>
      </w:tabs>
      <w:spacing w:after="0"/>
      <w:ind w:left="220"/>
    </w:pPr>
    <w:rPr>
      <w:rFonts w:ascii="Calibri" w:hAnsi="Calibri" w:cs="Calibri"/>
      <w:smallCaps/>
      <w:noProof/>
      <w:szCs w:val="20"/>
    </w:rPr>
  </w:style>
  <w:style w:type="paragraph" w:styleId="TOC3">
    <w:name w:val="toc 3"/>
    <w:basedOn w:val="Normal"/>
    <w:next w:val="Normal"/>
    <w:autoRedefine/>
    <w:uiPriority w:val="39"/>
    <w:qFormat/>
    <w:rsid w:val="009C3794"/>
    <w:pPr>
      <w:spacing w:after="0"/>
      <w:ind w:left="440"/>
    </w:pPr>
    <w:rPr>
      <w:rFonts w:ascii="Calibri" w:hAnsi="Calibri" w:cs="Calibri"/>
      <w:i/>
      <w:iCs/>
      <w:sz w:val="20"/>
      <w:szCs w:val="20"/>
    </w:rPr>
  </w:style>
  <w:style w:type="paragraph" w:styleId="Footer">
    <w:name w:val="footer"/>
    <w:aliases w:val="footer odd,footer,FO,Footer Odd"/>
    <w:basedOn w:val="Normal"/>
    <w:link w:val="FooterChar"/>
    <w:uiPriority w:val="99"/>
    <w:pPr>
      <w:tabs>
        <w:tab w:val="center" w:pos="4819"/>
        <w:tab w:val="right" w:pos="9071"/>
      </w:tabs>
    </w:pPr>
    <w:rPr>
      <w:sz w:val="24"/>
      <w:szCs w:val="24"/>
      <w:lang w:val="x-none" w:eastAsia="x-none" w:bidi="ar-SA"/>
    </w:rPr>
  </w:style>
  <w:style w:type="character" w:customStyle="1" w:styleId="FooterChar">
    <w:name w:val="Footer Char"/>
    <w:aliases w:val="footer odd Char,footer Char,FO Char,Footer Odd Char"/>
    <w:link w:val="Footer"/>
    <w:uiPriority w:val="99"/>
    <w:rPr>
      <w:sz w:val="24"/>
      <w:szCs w:val="24"/>
    </w:rPr>
  </w:style>
  <w:style w:type="character" w:styleId="FootnoteReference">
    <w:name w:val="footnote reference"/>
    <w:uiPriority w:val="99"/>
    <w:rPr>
      <w:rFonts w:ascii="Times New Roman" w:hAnsi="Times New Roman" w:cs="Times New Roman"/>
      <w:position w:val="6"/>
      <w:sz w:val="19"/>
      <w:szCs w:val="19"/>
    </w:rPr>
  </w:style>
  <w:style w:type="paragraph" w:styleId="Header">
    <w:name w:val="header"/>
    <w:basedOn w:val="Normal"/>
    <w:link w:val="HeaderChar"/>
    <w:uiPriority w:val="99"/>
    <w:pPr>
      <w:tabs>
        <w:tab w:val="center" w:pos="4819"/>
        <w:tab w:val="right" w:pos="9071"/>
      </w:tabs>
    </w:pPr>
    <w:rPr>
      <w:sz w:val="24"/>
      <w:szCs w:val="24"/>
      <w:lang w:val="x-none" w:eastAsia="x-none" w:bidi="ar-SA"/>
    </w:rPr>
  </w:style>
  <w:style w:type="character" w:customStyle="1" w:styleId="HeaderChar">
    <w:name w:val="Header Char"/>
    <w:link w:val="Header"/>
    <w:uiPriority w:val="99"/>
    <w:rPr>
      <w:sz w:val="24"/>
      <w:szCs w:val="24"/>
    </w:rPr>
  </w:style>
  <w:style w:type="paragraph" w:styleId="Index2">
    <w:name w:val="index 2"/>
    <w:basedOn w:val="Normal"/>
    <w:next w:val="Normal"/>
    <w:autoRedefine/>
    <w:uiPriority w:val="99"/>
    <w:pPr>
      <w:ind w:left="283"/>
    </w:pPr>
  </w:style>
  <w:style w:type="paragraph" w:styleId="Index3">
    <w:name w:val="index 3"/>
    <w:basedOn w:val="Normal"/>
    <w:next w:val="Normal"/>
    <w:autoRedefine/>
    <w:uiPriority w:val="99"/>
    <w:pPr>
      <w:ind w:left="566"/>
    </w:pPr>
  </w:style>
  <w:style w:type="paragraph" w:styleId="Index4">
    <w:name w:val="index 4"/>
    <w:basedOn w:val="Normal"/>
    <w:next w:val="Normal"/>
    <w:autoRedefine/>
    <w:uiPriority w:val="99"/>
    <w:pPr>
      <w:ind w:left="849"/>
    </w:pPr>
  </w:style>
  <w:style w:type="paragraph" w:styleId="Index5">
    <w:name w:val="index 5"/>
    <w:basedOn w:val="Normal"/>
    <w:next w:val="Normal"/>
    <w:autoRedefine/>
    <w:uiPriority w:val="99"/>
    <w:pPr>
      <w:ind w:left="1132"/>
    </w:pPr>
  </w:style>
  <w:style w:type="paragraph" w:styleId="Index6">
    <w:name w:val="index 6"/>
    <w:basedOn w:val="Normal"/>
    <w:next w:val="Normal"/>
    <w:autoRedefine/>
    <w:uiPriority w:val="99"/>
    <w:pPr>
      <w:ind w:left="1415"/>
    </w:pPr>
  </w:style>
  <w:style w:type="paragraph" w:styleId="Index7">
    <w:name w:val="index 7"/>
    <w:basedOn w:val="Normal"/>
    <w:next w:val="Normal"/>
    <w:autoRedefine/>
    <w:uiPriority w:val="99"/>
    <w:pPr>
      <w:ind w:left="1698"/>
    </w:pPr>
  </w:style>
  <w:style w:type="paragraph" w:styleId="IndexHeading">
    <w:name w:val="index heading"/>
    <w:basedOn w:val="Normal"/>
    <w:next w:val="Index1"/>
    <w:uiPriority w:val="99"/>
  </w:style>
  <w:style w:type="character" w:styleId="LineNumber">
    <w:name w:val="line number"/>
    <w:uiPriority w:val="99"/>
    <w:rPr>
      <w:rFonts w:ascii="Times New Roman" w:hAnsi="Times New Roman" w:cs="Times New Roman"/>
    </w:rPr>
  </w:style>
  <w:style w:type="paragraph" w:styleId="TOC4">
    <w:name w:val="toc 4"/>
    <w:basedOn w:val="Normal"/>
    <w:next w:val="Normal"/>
    <w:autoRedefine/>
    <w:uiPriority w:val="39"/>
    <w:pPr>
      <w:spacing w:after="0"/>
      <w:ind w:left="660"/>
    </w:pPr>
    <w:rPr>
      <w:rFonts w:ascii="Calibri" w:hAnsi="Calibri" w:cs="Calibri"/>
      <w:sz w:val="18"/>
      <w:szCs w:val="18"/>
    </w:rPr>
  </w:style>
  <w:style w:type="paragraph" w:styleId="TOC5">
    <w:name w:val="toc 5"/>
    <w:basedOn w:val="Normal"/>
    <w:next w:val="Normal"/>
    <w:autoRedefine/>
    <w:uiPriority w:val="39"/>
    <w:pPr>
      <w:spacing w:after="0"/>
      <w:ind w:left="880"/>
    </w:pPr>
    <w:rPr>
      <w:rFonts w:ascii="Calibri" w:hAnsi="Calibri" w:cs="Calibri"/>
      <w:sz w:val="18"/>
      <w:szCs w:val="18"/>
    </w:rPr>
  </w:style>
  <w:style w:type="paragraph" w:styleId="TOC6">
    <w:name w:val="toc 6"/>
    <w:basedOn w:val="Normal"/>
    <w:next w:val="Normal"/>
    <w:autoRedefine/>
    <w:uiPriority w:val="39"/>
    <w:pPr>
      <w:spacing w:after="0"/>
      <w:ind w:left="1100"/>
    </w:pPr>
    <w:rPr>
      <w:rFonts w:ascii="Calibri" w:hAnsi="Calibri" w:cs="Calibri"/>
      <w:sz w:val="18"/>
      <w:szCs w:val="18"/>
    </w:rPr>
  </w:style>
  <w:style w:type="paragraph" w:styleId="TOC7">
    <w:name w:val="toc 7"/>
    <w:basedOn w:val="Normal"/>
    <w:next w:val="Normal"/>
    <w:autoRedefine/>
    <w:uiPriority w:val="39"/>
    <w:pPr>
      <w:spacing w:after="0"/>
      <w:ind w:left="1320"/>
    </w:pPr>
    <w:rPr>
      <w:rFonts w:ascii="Calibri" w:hAnsi="Calibri" w:cs="Calibri"/>
      <w:sz w:val="18"/>
      <w:szCs w:val="18"/>
    </w:rPr>
  </w:style>
  <w:style w:type="paragraph" w:styleId="TOC8">
    <w:name w:val="toc 8"/>
    <w:basedOn w:val="Normal"/>
    <w:next w:val="Normal"/>
    <w:autoRedefine/>
    <w:uiPriority w:val="39"/>
    <w:pPr>
      <w:spacing w:after="0"/>
      <w:ind w:left="1540"/>
    </w:pPr>
    <w:rPr>
      <w:rFonts w:ascii="Calibri" w:hAnsi="Calibri" w:cs="Calibri"/>
      <w:sz w:val="18"/>
      <w:szCs w:val="18"/>
    </w:rPr>
  </w:style>
  <w:style w:type="paragraph" w:styleId="TOC9">
    <w:name w:val="toc 9"/>
    <w:basedOn w:val="Normal"/>
    <w:next w:val="Normal"/>
    <w:autoRedefine/>
    <w:uiPriority w:val="39"/>
    <w:pPr>
      <w:spacing w:after="0"/>
      <w:ind w:left="1760"/>
    </w:pPr>
    <w:rPr>
      <w:rFonts w:ascii="Calibri" w:hAnsi="Calibri" w:cs="Calibri"/>
      <w:sz w:val="18"/>
      <w:szCs w:val="18"/>
    </w:rPr>
  </w:style>
  <w:style w:type="paragraph" w:styleId="BodyText3">
    <w:name w:val="Body Text 3"/>
    <w:basedOn w:val="Normal"/>
    <w:link w:val="BodyText3Char"/>
    <w:uiPriority w:val="99"/>
    <w:rPr>
      <w:sz w:val="16"/>
      <w:szCs w:val="16"/>
      <w:lang w:val="x-none" w:eastAsia="x-none" w:bidi="ar-SA"/>
    </w:rPr>
  </w:style>
  <w:style w:type="character" w:customStyle="1" w:styleId="BodyText3Char">
    <w:name w:val="Body Text 3 Char"/>
    <w:link w:val="BodyText3"/>
    <w:uiPriority w:val="99"/>
    <w:semiHidden/>
    <w:rPr>
      <w:sz w:val="16"/>
      <w:szCs w:val="16"/>
    </w:rPr>
  </w:style>
  <w:style w:type="paragraph" w:styleId="DocumentMap">
    <w:name w:val="Document Map"/>
    <w:basedOn w:val="Normal"/>
    <w:link w:val="DocumentMapChar"/>
    <w:uiPriority w:val="99"/>
    <w:pPr>
      <w:shd w:val="clear" w:color="auto" w:fill="000080"/>
    </w:pPr>
    <w:rPr>
      <w:rFonts w:ascii="Tahoma" w:hAnsi="Tahoma"/>
      <w:sz w:val="16"/>
      <w:szCs w:val="16"/>
      <w:lang w:val="x-none" w:eastAsia="x-none" w:bidi="ar-SA"/>
    </w:rPr>
  </w:style>
  <w:style w:type="character" w:customStyle="1" w:styleId="DocumentMapChar">
    <w:name w:val="Document Map Char"/>
    <w:link w:val="DocumentMap"/>
    <w:uiPriority w:val="99"/>
    <w:semiHidden/>
    <w:rPr>
      <w:rFonts w:ascii="Tahoma" w:hAnsi="Tahoma" w:cs="Tahoma"/>
      <w:sz w:val="16"/>
      <w:szCs w:val="16"/>
    </w:rPr>
  </w:style>
  <w:style w:type="character" w:styleId="Hyperlink">
    <w:name w:val="Hyperlink"/>
    <w:uiPriority w:val="99"/>
    <w:rPr>
      <w:rFonts w:ascii="Times New Roman" w:hAnsi="Times New Roman" w:cs="Times New Roman"/>
      <w:color w:val="0000FF"/>
      <w:u w:val="single"/>
    </w:rPr>
  </w:style>
  <w:style w:type="paragraph" w:customStyle="1" w:styleId="Doccontrolfirst">
    <w:name w:val="Doc control first"/>
    <w:basedOn w:val="Heading1"/>
    <w:rsid w:val="002E57F8"/>
    <w:pPr>
      <w:pageBreakBefore/>
      <w:tabs>
        <w:tab w:val="left" w:pos="1440"/>
      </w:tabs>
      <w:spacing w:before="280" w:after="160"/>
      <w:outlineLvl w:val="9"/>
    </w:pPr>
    <w:rPr>
      <w:rFonts w:ascii="Arial" w:hAnsi="Arial" w:cs="Arial"/>
      <w:caps/>
      <w:sz w:val="28"/>
      <w:szCs w:val="28"/>
      <w:lang w:val="en-GB"/>
    </w:rPr>
  </w:style>
  <w:style w:type="paragraph" w:customStyle="1" w:styleId="Doccontrolother">
    <w:name w:val="Doc control other"/>
    <w:basedOn w:val="Heading1"/>
    <w:rsid w:val="002E57F8"/>
    <w:pPr>
      <w:tabs>
        <w:tab w:val="left" w:pos="1440"/>
      </w:tabs>
      <w:spacing w:before="360" w:after="160"/>
      <w:outlineLvl w:val="9"/>
    </w:pPr>
    <w:rPr>
      <w:rFonts w:ascii="Arial" w:hAnsi="Arial" w:cs="Arial"/>
      <w:caps/>
      <w:sz w:val="28"/>
      <w:szCs w:val="28"/>
      <w:lang w:val="en-GB"/>
    </w:rPr>
  </w:style>
  <w:style w:type="table" w:styleId="TableGrid">
    <w:name w:val="Table Grid"/>
    <w:basedOn w:val="TableNormal"/>
    <w:uiPriority w:val="99"/>
    <w:rsid w:val="008606BB"/>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rsid w:val="005F2B15"/>
    <w:pPr>
      <w:numPr>
        <w:numId w:val="2"/>
      </w:numPr>
    </w:pPr>
  </w:style>
  <w:style w:type="paragraph" w:customStyle="1" w:styleId="Preface5">
    <w:name w:val="Preface 5"/>
    <w:uiPriority w:val="99"/>
    <w:rsid w:val="006E08C6"/>
    <w:pPr>
      <w:numPr>
        <w:numId w:val="3"/>
      </w:numPr>
      <w:spacing w:before="160" w:after="200" w:line="276" w:lineRule="auto"/>
    </w:pPr>
    <w:rPr>
      <w:i/>
      <w:iCs/>
      <w:sz w:val="24"/>
      <w:szCs w:val="24"/>
      <w:lang w:val="en-GB"/>
    </w:rPr>
  </w:style>
  <w:style w:type="paragraph" w:styleId="BalloonText">
    <w:name w:val="Balloon Text"/>
    <w:basedOn w:val="Normal"/>
    <w:link w:val="BalloonTextChar"/>
    <w:uiPriority w:val="99"/>
    <w:semiHidden/>
    <w:unhideWhenUsed/>
    <w:rsid w:val="00683A4A"/>
    <w:rPr>
      <w:rFonts w:ascii="Tahoma" w:hAnsi="Tahoma"/>
      <w:sz w:val="16"/>
      <w:szCs w:val="16"/>
      <w:lang w:val="x-none" w:eastAsia="x-none" w:bidi="ar-SA"/>
    </w:rPr>
  </w:style>
  <w:style w:type="character" w:customStyle="1" w:styleId="BalloonTextChar">
    <w:name w:val="Balloon Text Char"/>
    <w:link w:val="BalloonText"/>
    <w:uiPriority w:val="99"/>
    <w:semiHidden/>
    <w:rsid w:val="00683A4A"/>
    <w:rPr>
      <w:rFonts w:ascii="Tahoma" w:hAnsi="Tahoma" w:cs="Tahoma"/>
      <w:sz w:val="16"/>
      <w:szCs w:val="16"/>
    </w:rPr>
  </w:style>
  <w:style w:type="paragraph" w:styleId="Subtitle">
    <w:name w:val="Subtitle"/>
    <w:basedOn w:val="Normal"/>
    <w:next w:val="Normal"/>
    <w:link w:val="SubtitleChar"/>
    <w:uiPriority w:val="99"/>
    <w:qFormat/>
    <w:rsid w:val="00372009"/>
    <w:rPr>
      <w:i/>
      <w:iCs/>
      <w:smallCaps/>
      <w:spacing w:val="10"/>
      <w:sz w:val="28"/>
      <w:szCs w:val="28"/>
      <w:lang w:val="x-none" w:eastAsia="x-none" w:bidi="ar-SA"/>
    </w:rPr>
  </w:style>
  <w:style w:type="character" w:customStyle="1" w:styleId="SubtitleChar">
    <w:name w:val="Subtitle Char"/>
    <w:link w:val="Subtitle"/>
    <w:uiPriority w:val="99"/>
    <w:rsid w:val="00372009"/>
    <w:rPr>
      <w:i/>
      <w:iCs/>
      <w:smallCaps/>
      <w:spacing w:val="10"/>
      <w:sz w:val="28"/>
      <w:szCs w:val="28"/>
    </w:rPr>
  </w:style>
  <w:style w:type="character" w:styleId="Strong">
    <w:name w:val="Strong"/>
    <w:uiPriority w:val="99"/>
    <w:qFormat/>
    <w:rsid w:val="00372009"/>
    <w:rPr>
      <w:b/>
      <w:bCs/>
    </w:rPr>
  </w:style>
  <w:style w:type="character" w:styleId="Emphasis">
    <w:name w:val="Emphasis"/>
    <w:uiPriority w:val="99"/>
    <w:qFormat/>
    <w:rsid w:val="00372009"/>
    <w:rPr>
      <w:b/>
      <w:bCs/>
      <w:i/>
      <w:iCs/>
      <w:spacing w:val="10"/>
    </w:rPr>
  </w:style>
  <w:style w:type="paragraph" w:styleId="NoSpacing">
    <w:name w:val="No Spacing"/>
    <w:basedOn w:val="Normal"/>
    <w:uiPriority w:val="1"/>
    <w:qFormat/>
    <w:rsid w:val="00372009"/>
    <w:pPr>
      <w:spacing w:after="0" w:line="240" w:lineRule="auto"/>
    </w:pPr>
  </w:style>
  <w:style w:type="paragraph" w:styleId="ListParagraph">
    <w:name w:val="List Paragraph"/>
    <w:aliases w:val="lp1,Use Case List Paragraph,List Paragraph1,Bullet List Paragraph,Bullet List,FooterText,numbered,Paragraphe de liste,Bulleted List1,Ref,List Paragraph11,List Paragraph111,List Paragraph Option,EG Bullet 1,Equipment,Figure_name"/>
    <w:basedOn w:val="Normal"/>
    <w:link w:val="ListParagraphChar"/>
    <w:uiPriority w:val="99"/>
    <w:qFormat/>
    <w:rsid w:val="00372009"/>
    <w:pPr>
      <w:ind w:left="720"/>
      <w:contextualSpacing/>
    </w:pPr>
  </w:style>
  <w:style w:type="paragraph" w:styleId="Quote">
    <w:name w:val="Quote"/>
    <w:basedOn w:val="Normal"/>
    <w:next w:val="Normal"/>
    <w:link w:val="QuoteChar"/>
    <w:uiPriority w:val="29"/>
    <w:qFormat/>
    <w:rsid w:val="00372009"/>
    <w:rPr>
      <w:i/>
      <w:iCs/>
      <w:sz w:val="20"/>
      <w:szCs w:val="20"/>
      <w:lang w:val="x-none" w:eastAsia="x-none" w:bidi="ar-SA"/>
    </w:rPr>
  </w:style>
  <w:style w:type="character" w:customStyle="1" w:styleId="QuoteChar">
    <w:name w:val="Quote Char"/>
    <w:link w:val="Quote"/>
    <w:uiPriority w:val="29"/>
    <w:rsid w:val="00372009"/>
    <w:rPr>
      <w:i/>
      <w:iCs/>
    </w:rPr>
  </w:style>
  <w:style w:type="paragraph" w:styleId="IntenseQuote">
    <w:name w:val="Intense Quote"/>
    <w:basedOn w:val="Normal"/>
    <w:next w:val="Normal"/>
    <w:link w:val="IntenseQuoteChar"/>
    <w:uiPriority w:val="30"/>
    <w:qFormat/>
    <w:rsid w:val="00372009"/>
    <w:pPr>
      <w:pBdr>
        <w:top w:val="single" w:sz="4" w:space="10" w:color="auto"/>
        <w:bottom w:val="single" w:sz="4" w:space="10" w:color="auto"/>
      </w:pBdr>
      <w:spacing w:before="240" w:after="240" w:line="300" w:lineRule="auto"/>
      <w:ind w:left="1152" w:right="1152"/>
      <w:jc w:val="both"/>
    </w:pPr>
    <w:rPr>
      <w:i/>
      <w:iCs/>
      <w:sz w:val="20"/>
      <w:szCs w:val="20"/>
      <w:lang w:val="x-none" w:eastAsia="x-none" w:bidi="ar-SA"/>
    </w:rPr>
  </w:style>
  <w:style w:type="character" w:customStyle="1" w:styleId="IntenseQuoteChar">
    <w:name w:val="Intense Quote Char"/>
    <w:link w:val="IntenseQuote"/>
    <w:uiPriority w:val="30"/>
    <w:rsid w:val="00372009"/>
    <w:rPr>
      <w:i/>
      <w:iCs/>
    </w:rPr>
  </w:style>
  <w:style w:type="character" w:styleId="SubtleEmphasis">
    <w:name w:val="Subtle Emphasis"/>
    <w:uiPriority w:val="99"/>
    <w:qFormat/>
    <w:rsid w:val="00372009"/>
    <w:rPr>
      <w:i/>
      <w:iCs/>
    </w:rPr>
  </w:style>
  <w:style w:type="character" w:styleId="IntenseEmphasis">
    <w:name w:val="Intense Emphasis"/>
    <w:uiPriority w:val="21"/>
    <w:qFormat/>
    <w:rsid w:val="00372009"/>
    <w:rPr>
      <w:b/>
      <w:bCs/>
      <w:i/>
      <w:iCs/>
    </w:rPr>
  </w:style>
  <w:style w:type="character" w:styleId="SubtleReference">
    <w:name w:val="Subtle Reference"/>
    <w:uiPriority w:val="31"/>
    <w:qFormat/>
    <w:rsid w:val="00372009"/>
    <w:rPr>
      <w:smallCaps/>
    </w:rPr>
  </w:style>
  <w:style w:type="character" w:styleId="IntenseReference">
    <w:name w:val="Intense Reference"/>
    <w:uiPriority w:val="32"/>
    <w:qFormat/>
    <w:rsid w:val="00372009"/>
    <w:rPr>
      <w:b/>
      <w:bCs/>
      <w:smallCaps/>
    </w:rPr>
  </w:style>
  <w:style w:type="character" w:styleId="BookTitle">
    <w:name w:val="Book Title"/>
    <w:uiPriority w:val="33"/>
    <w:qFormat/>
    <w:rsid w:val="00372009"/>
    <w:rPr>
      <w:i/>
      <w:iCs/>
      <w:smallCaps/>
      <w:spacing w:val="5"/>
    </w:rPr>
  </w:style>
  <w:style w:type="paragraph" w:styleId="TOCHeading">
    <w:name w:val="TOC Heading"/>
    <w:basedOn w:val="Heading1"/>
    <w:next w:val="Normal"/>
    <w:uiPriority w:val="99"/>
    <w:unhideWhenUsed/>
    <w:qFormat/>
    <w:rsid w:val="00372009"/>
    <w:pPr>
      <w:outlineLvl w:val="9"/>
    </w:pPr>
  </w:style>
  <w:style w:type="paragraph" w:styleId="NormalWeb">
    <w:name w:val="Normal (Web)"/>
    <w:basedOn w:val="Normal"/>
    <w:uiPriority w:val="99"/>
    <w:unhideWhenUsed/>
    <w:rsid w:val="009D0D8B"/>
    <w:pPr>
      <w:spacing w:before="100" w:beforeAutospacing="1" w:after="100" w:afterAutospacing="1" w:line="240" w:lineRule="auto"/>
    </w:pPr>
    <w:rPr>
      <w:rFonts w:ascii="Times New Roman" w:hAnsi="Times New Roman"/>
      <w:sz w:val="24"/>
      <w:szCs w:val="24"/>
      <w:lang w:bidi="ar-SA"/>
    </w:rPr>
  </w:style>
  <w:style w:type="character" w:customStyle="1" w:styleId="editsection">
    <w:name w:val="editsection"/>
    <w:basedOn w:val="DefaultParagraphFont"/>
    <w:rsid w:val="009D0D8B"/>
  </w:style>
  <w:style w:type="character" w:customStyle="1" w:styleId="mw-headline">
    <w:name w:val="mw-headline"/>
    <w:basedOn w:val="DefaultParagraphFont"/>
    <w:rsid w:val="009D0D8B"/>
  </w:style>
  <w:style w:type="paragraph" w:styleId="Revision">
    <w:name w:val="Revision"/>
    <w:hidden/>
    <w:uiPriority w:val="99"/>
    <w:semiHidden/>
    <w:rsid w:val="0018115E"/>
    <w:rPr>
      <w:sz w:val="22"/>
      <w:szCs w:val="22"/>
      <w:lang w:bidi="en-US"/>
    </w:rPr>
  </w:style>
  <w:style w:type="character" w:styleId="CommentReference">
    <w:name w:val="annotation reference"/>
    <w:uiPriority w:val="99"/>
    <w:semiHidden/>
    <w:unhideWhenUsed/>
    <w:rsid w:val="00614E85"/>
    <w:rPr>
      <w:sz w:val="16"/>
      <w:szCs w:val="16"/>
    </w:rPr>
  </w:style>
  <w:style w:type="paragraph" w:styleId="CommentText">
    <w:name w:val="annotation text"/>
    <w:basedOn w:val="Normal"/>
    <w:link w:val="CommentTextChar"/>
    <w:uiPriority w:val="99"/>
    <w:semiHidden/>
    <w:unhideWhenUsed/>
    <w:rsid w:val="00614E85"/>
    <w:rPr>
      <w:sz w:val="20"/>
      <w:szCs w:val="20"/>
      <w:lang w:val="x-none" w:eastAsia="x-none"/>
    </w:rPr>
  </w:style>
  <w:style w:type="character" w:customStyle="1" w:styleId="CommentTextChar">
    <w:name w:val="Comment Text Char"/>
    <w:link w:val="CommentText"/>
    <w:uiPriority w:val="99"/>
    <w:semiHidden/>
    <w:rsid w:val="00614E85"/>
    <w:rPr>
      <w:lang w:bidi="en-US"/>
    </w:rPr>
  </w:style>
  <w:style w:type="paragraph" w:styleId="CommentSubject">
    <w:name w:val="annotation subject"/>
    <w:basedOn w:val="CommentText"/>
    <w:next w:val="CommentText"/>
    <w:link w:val="CommentSubjectChar"/>
    <w:uiPriority w:val="99"/>
    <w:semiHidden/>
    <w:unhideWhenUsed/>
    <w:rsid w:val="00614E85"/>
    <w:rPr>
      <w:b/>
      <w:bCs/>
    </w:rPr>
  </w:style>
  <w:style w:type="character" w:customStyle="1" w:styleId="CommentSubjectChar">
    <w:name w:val="Comment Subject Char"/>
    <w:link w:val="CommentSubject"/>
    <w:uiPriority w:val="99"/>
    <w:semiHidden/>
    <w:rsid w:val="00614E85"/>
    <w:rPr>
      <w:b/>
      <w:bCs/>
      <w:lang w:bidi="en-US"/>
    </w:rPr>
  </w:style>
  <w:style w:type="paragraph" w:customStyle="1" w:styleId="Default">
    <w:name w:val="Default"/>
    <w:qFormat/>
    <w:rsid w:val="003E694C"/>
    <w:pPr>
      <w:autoSpaceDE w:val="0"/>
      <w:autoSpaceDN w:val="0"/>
      <w:adjustRightInd w:val="0"/>
    </w:pPr>
    <w:rPr>
      <w:rFonts w:ascii="Verdana" w:hAnsi="Verdana" w:cs="Verdana"/>
      <w:color w:val="000000"/>
      <w:sz w:val="24"/>
      <w:szCs w:val="24"/>
    </w:rPr>
  </w:style>
  <w:style w:type="character" w:customStyle="1" w:styleId="BodyTextChar1">
    <w:name w:val="Body Text Char1"/>
    <w:uiPriority w:val="99"/>
    <w:rsid w:val="0092413F"/>
    <w:rPr>
      <w:sz w:val="24"/>
      <w:szCs w:val="24"/>
    </w:rPr>
  </w:style>
  <w:style w:type="paragraph" w:customStyle="1" w:styleId="CharCharCharCharCharCharCharCharCharCharCharCharCharCharCharCharCharCharCharCharCharChar">
    <w:name w:val="Char Char Char Char Char Char Char Char Char Char Char Char Char Char Char Char Char Char Char Char Char Char"/>
    <w:basedOn w:val="Normal"/>
    <w:rsid w:val="003241CC"/>
    <w:pPr>
      <w:spacing w:after="160" w:line="336" w:lineRule="auto"/>
    </w:pPr>
    <w:rPr>
      <w:rFonts w:ascii="Verdana" w:hAnsi="Verdana"/>
      <w:sz w:val="20"/>
      <w:szCs w:val="20"/>
      <w:lang w:val="en-GB" w:bidi="ar-SA"/>
    </w:rPr>
  </w:style>
  <w:style w:type="character" w:styleId="PageNumber">
    <w:name w:val="page number"/>
    <w:aliases w:val="PN"/>
    <w:unhideWhenUsed/>
    <w:rsid w:val="00D02567"/>
  </w:style>
  <w:style w:type="paragraph" w:styleId="ListBullet2">
    <w:name w:val="List Bullet 2"/>
    <w:basedOn w:val="Normal"/>
    <w:autoRedefine/>
    <w:rsid w:val="00493D9D"/>
    <w:pPr>
      <w:numPr>
        <w:numId w:val="4"/>
      </w:numPr>
      <w:suppressAutoHyphens/>
      <w:spacing w:after="0" w:line="240" w:lineRule="auto"/>
      <w:jc w:val="both"/>
    </w:pPr>
    <w:rPr>
      <w:rFonts w:ascii="Times New Roman" w:hAnsi="Times New Roman"/>
      <w:sz w:val="24"/>
      <w:szCs w:val="24"/>
      <w:lang w:val="en-GB" w:eastAsia="ar-SA" w:bidi="ar-SA"/>
    </w:rPr>
  </w:style>
  <w:style w:type="character" w:customStyle="1" w:styleId="UnresolvedMention1">
    <w:name w:val="Unresolved Mention1"/>
    <w:basedOn w:val="DefaultParagraphFont"/>
    <w:uiPriority w:val="99"/>
    <w:semiHidden/>
    <w:unhideWhenUsed/>
    <w:rsid w:val="007826C7"/>
    <w:rPr>
      <w:color w:val="808080"/>
      <w:shd w:val="clear" w:color="auto" w:fill="E6E6E6"/>
    </w:rPr>
  </w:style>
  <w:style w:type="paragraph" w:styleId="Caption">
    <w:name w:val="caption"/>
    <w:basedOn w:val="BodyText"/>
    <w:next w:val="BodyText"/>
    <w:autoRedefine/>
    <w:uiPriority w:val="99"/>
    <w:qFormat/>
    <w:rsid w:val="00DB619B"/>
    <w:pPr>
      <w:spacing w:before="100" w:beforeAutospacing="1" w:after="100" w:afterAutospacing="1" w:line="240" w:lineRule="auto"/>
      <w:jc w:val="center"/>
    </w:pPr>
    <w:rPr>
      <w:rFonts w:asciiTheme="minorHAnsi" w:hAnsiTheme="minorHAnsi"/>
      <w:b/>
      <w:bCs/>
      <w:sz w:val="20"/>
      <w:szCs w:val="20"/>
      <w:lang w:val="en-US" w:eastAsia="en-US" w:bidi="en-US"/>
    </w:rPr>
  </w:style>
  <w:style w:type="paragraph" w:customStyle="1" w:styleId="Readerscomments">
    <w:name w:val="Reader's comments"/>
    <w:basedOn w:val="Normal"/>
    <w:rsid w:val="00865D00"/>
    <w:pPr>
      <w:overflowPunct w:val="0"/>
      <w:autoSpaceDE w:val="0"/>
      <w:autoSpaceDN w:val="0"/>
      <w:adjustRightInd w:val="0"/>
      <w:spacing w:after="120" w:line="240" w:lineRule="auto"/>
      <w:textAlignment w:val="baseline"/>
    </w:pPr>
    <w:rPr>
      <w:rFonts w:ascii="Arial" w:hAnsi="Arial"/>
      <w:i/>
      <w:iCs/>
      <w:color w:val="CC00CC"/>
      <w:sz w:val="20"/>
      <w:szCs w:val="20"/>
      <w:lang w:bidi="ar-SA"/>
    </w:rPr>
  </w:style>
  <w:style w:type="character" w:customStyle="1" w:styleId="ListParagraphChar">
    <w:name w:val="List Paragraph Char"/>
    <w:aliases w:val="lp1 Char,Use Case List Paragraph Char,List Paragraph1 Char,Bullet List Paragraph Char,Bullet List Char,FooterText Char,numbered Char,Paragraphe de liste Char,Bulleted List1 Char,Ref Char,List Paragraph11 Char,List Paragraph111 Char"/>
    <w:link w:val="ListParagraph"/>
    <w:uiPriority w:val="34"/>
    <w:rsid w:val="001849C6"/>
    <w:rPr>
      <w:sz w:val="22"/>
      <w:szCs w:val="22"/>
      <w:lang w:bidi="en-US"/>
    </w:rPr>
  </w:style>
  <w:style w:type="paragraph" w:customStyle="1" w:styleId="Editorscomments">
    <w:name w:val="Editor's comments"/>
    <w:basedOn w:val="Normal"/>
    <w:rsid w:val="006306CE"/>
    <w:pPr>
      <w:overflowPunct w:val="0"/>
      <w:autoSpaceDE w:val="0"/>
      <w:autoSpaceDN w:val="0"/>
      <w:adjustRightInd w:val="0"/>
      <w:spacing w:after="120" w:line="240" w:lineRule="auto"/>
      <w:textAlignment w:val="baseline"/>
    </w:pPr>
    <w:rPr>
      <w:rFonts w:ascii="Arial" w:hAnsi="Arial"/>
      <w:b/>
      <w:bCs/>
      <w:color w:val="FF0000"/>
      <w:sz w:val="20"/>
      <w:szCs w:val="20"/>
      <w:lang w:bidi="ar-SA"/>
    </w:rPr>
  </w:style>
  <w:style w:type="paragraph" w:customStyle="1" w:styleId="Heading5Modified">
    <w:name w:val="Heading 5 (Modified)"/>
    <w:basedOn w:val="Normal"/>
    <w:link w:val="Heading5ModifiedChar"/>
    <w:uiPriority w:val="99"/>
    <w:rsid w:val="00E55AF0"/>
    <w:pPr>
      <w:widowControl w:val="0"/>
      <w:spacing w:after="60" w:line="240" w:lineRule="auto"/>
      <w:jc w:val="both"/>
    </w:pPr>
    <w:rPr>
      <w:rFonts w:ascii="Calibri" w:eastAsia="SimSun" w:hAnsi="Calibri"/>
      <w:b/>
      <w:sz w:val="24"/>
      <w:szCs w:val="20"/>
      <w:lang w:eastAsia="zh-CN" w:bidi="ar-SA"/>
    </w:rPr>
  </w:style>
  <w:style w:type="character" w:customStyle="1" w:styleId="Heading5ModifiedChar">
    <w:name w:val="Heading 5 (Modified) Char"/>
    <w:link w:val="Heading5Modified"/>
    <w:uiPriority w:val="99"/>
    <w:locked/>
    <w:rsid w:val="00E55AF0"/>
    <w:rPr>
      <w:rFonts w:ascii="Calibri" w:eastAsia="SimSun" w:hAnsi="Calibri"/>
      <w:b/>
      <w:sz w:val="24"/>
      <w:lang w:eastAsia="zh-CN"/>
    </w:rPr>
  </w:style>
  <w:style w:type="paragraph" w:customStyle="1" w:styleId="bulletfirst">
    <w:name w:val="bullet (first)"/>
    <w:basedOn w:val="Normal"/>
    <w:uiPriority w:val="99"/>
    <w:rsid w:val="00E55AF0"/>
    <w:pPr>
      <w:widowControl w:val="0"/>
      <w:numPr>
        <w:numId w:val="8"/>
      </w:numPr>
      <w:spacing w:after="0" w:line="240" w:lineRule="auto"/>
      <w:jc w:val="both"/>
    </w:pPr>
    <w:rPr>
      <w:rFonts w:ascii="Calibri" w:eastAsia="SimSun" w:hAnsi="Calibri" w:cs="Calibri"/>
      <w:sz w:val="24"/>
      <w:szCs w:val="24"/>
      <w:lang w:eastAsia="zh-CN" w:bidi="ar-SA"/>
    </w:rPr>
  </w:style>
  <w:style w:type="paragraph" w:customStyle="1" w:styleId="StyleAppendixBefore0Firstline0">
    <w:name w:val="Style Appendix + Before:  0&quot; First line:  0&quot;"/>
    <w:uiPriority w:val="99"/>
    <w:rsid w:val="00E55AF0"/>
    <w:pPr>
      <w:numPr>
        <w:numId w:val="7"/>
      </w:numPr>
    </w:pPr>
    <w:rPr>
      <w:rFonts w:ascii="Calibri" w:eastAsia="Calibri" w:hAnsi="Calibri" w:cs="Calibri"/>
      <w:sz w:val="32"/>
      <w:szCs w:val="24"/>
      <w:lang w:eastAsia="zh-CN"/>
    </w:rPr>
  </w:style>
  <w:style w:type="paragraph" w:customStyle="1" w:styleId="CharChar3">
    <w:name w:val="Char Char3"/>
    <w:basedOn w:val="Normal"/>
    <w:uiPriority w:val="99"/>
    <w:rsid w:val="00E55AF0"/>
    <w:pPr>
      <w:spacing w:after="120" w:line="360" w:lineRule="auto"/>
      <w:jc w:val="both"/>
    </w:pPr>
    <w:rPr>
      <w:rFonts w:ascii="Verdana" w:eastAsia="Calibri" w:hAnsi="Verdana"/>
      <w:sz w:val="20"/>
      <w:szCs w:val="20"/>
      <w:lang w:val="pl-PL" w:eastAsia="pl-PL" w:bidi="ar-SA"/>
    </w:rPr>
  </w:style>
  <w:style w:type="paragraph" w:customStyle="1" w:styleId="StyleBoldLeft">
    <w:name w:val="Style Bold Left"/>
    <w:basedOn w:val="Normal"/>
    <w:uiPriority w:val="99"/>
    <w:rsid w:val="00E55AF0"/>
    <w:pPr>
      <w:widowControl w:val="0"/>
      <w:spacing w:line="240" w:lineRule="auto"/>
      <w:ind w:left="-288" w:right="-288"/>
    </w:pPr>
    <w:rPr>
      <w:rFonts w:ascii="Calibri" w:eastAsia="Calibri" w:hAnsi="Calibri" w:cs="Calibri"/>
      <w:b/>
      <w:bCs/>
      <w:sz w:val="24"/>
      <w:szCs w:val="24"/>
      <w:lang w:eastAsia="zh-CN" w:bidi="ar-SA"/>
    </w:rPr>
  </w:style>
  <w:style w:type="paragraph" w:customStyle="1" w:styleId="StyleLeft">
    <w:name w:val="Style Left"/>
    <w:basedOn w:val="Normal"/>
    <w:uiPriority w:val="99"/>
    <w:rsid w:val="00E55AF0"/>
    <w:pPr>
      <w:widowControl w:val="0"/>
      <w:spacing w:after="120" w:line="240" w:lineRule="auto"/>
    </w:pPr>
    <w:rPr>
      <w:rFonts w:ascii="Calibri" w:eastAsia="Calibri" w:hAnsi="Calibri" w:cs="Calibri"/>
      <w:sz w:val="24"/>
      <w:szCs w:val="24"/>
      <w:lang w:eastAsia="zh-CN" w:bidi="ar-SA"/>
    </w:rPr>
  </w:style>
  <w:style w:type="paragraph" w:styleId="EndnoteText">
    <w:name w:val="endnote text"/>
    <w:basedOn w:val="Normal"/>
    <w:link w:val="EndnoteTextChar"/>
    <w:uiPriority w:val="99"/>
    <w:semiHidden/>
    <w:rsid w:val="00E55AF0"/>
    <w:pPr>
      <w:widowControl w:val="0"/>
      <w:spacing w:line="240" w:lineRule="auto"/>
      <w:jc w:val="both"/>
    </w:pPr>
    <w:rPr>
      <w:rFonts w:ascii="Calibri" w:eastAsia="SimSun" w:hAnsi="Calibri" w:cs="Calibri"/>
      <w:sz w:val="20"/>
      <w:szCs w:val="20"/>
      <w:lang w:eastAsia="zh-CN" w:bidi="ar-SA"/>
    </w:rPr>
  </w:style>
  <w:style w:type="character" w:customStyle="1" w:styleId="EndnoteTextChar">
    <w:name w:val="Endnote Text Char"/>
    <w:basedOn w:val="DefaultParagraphFont"/>
    <w:link w:val="EndnoteText"/>
    <w:uiPriority w:val="99"/>
    <w:semiHidden/>
    <w:rsid w:val="00E55AF0"/>
    <w:rPr>
      <w:rFonts w:ascii="Calibri" w:eastAsia="SimSun" w:hAnsi="Calibri" w:cs="Calibri"/>
      <w:lang w:eastAsia="zh-CN"/>
    </w:rPr>
  </w:style>
  <w:style w:type="character" w:styleId="EndnoteReference">
    <w:name w:val="endnote reference"/>
    <w:basedOn w:val="DefaultParagraphFont"/>
    <w:uiPriority w:val="99"/>
    <w:semiHidden/>
    <w:rsid w:val="00E55AF0"/>
    <w:rPr>
      <w:rFonts w:cs="Times New Roman"/>
      <w:vertAlign w:val="superscript"/>
    </w:rPr>
  </w:style>
  <w:style w:type="character" w:styleId="FollowedHyperlink">
    <w:name w:val="FollowedHyperlink"/>
    <w:basedOn w:val="DefaultParagraphFont"/>
    <w:uiPriority w:val="99"/>
    <w:semiHidden/>
    <w:unhideWhenUsed/>
    <w:rsid w:val="00E55AF0"/>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page number" w:uiPriority="0"/>
    <w:lsdException w:name="List Bullet 2" w:uiPriority="0"/>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Outline List 2"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372009"/>
    <w:pPr>
      <w:spacing w:after="200" w:line="276" w:lineRule="auto"/>
    </w:pPr>
    <w:rPr>
      <w:sz w:val="22"/>
      <w:szCs w:val="22"/>
      <w:lang w:bidi="en-US"/>
    </w:rPr>
  </w:style>
  <w:style w:type="paragraph" w:styleId="Heading1">
    <w:name w:val="heading 1"/>
    <w:aliases w:val="Heading 1a,H1,Huvudrubrik,h1,1,Level 1,ASAPHeading 1,h11,Title 1,section,min1,Section,Section Heading,Heading 1 (NN),ICL Title,PA Chapter,Propo,ChapterTitle,Header 1,II+,I,Appendix,new page/chapter,MainHeader,H11,ChapterTitle1,Part,Heading1,l1"/>
    <w:basedOn w:val="Normal"/>
    <w:next w:val="Normal"/>
    <w:link w:val="Heading1Char"/>
    <w:uiPriority w:val="99"/>
    <w:qFormat/>
    <w:rsid w:val="00372009"/>
    <w:pPr>
      <w:numPr>
        <w:numId w:val="1"/>
      </w:numPr>
      <w:spacing w:before="480" w:after="0"/>
      <w:contextualSpacing/>
      <w:outlineLvl w:val="0"/>
    </w:pPr>
    <w:rPr>
      <w:smallCaps/>
      <w:spacing w:val="5"/>
      <w:sz w:val="36"/>
      <w:szCs w:val="36"/>
      <w:lang w:val="x-none" w:eastAsia="x-none"/>
    </w:rPr>
  </w:style>
  <w:style w:type="paragraph" w:styleId="Heading2">
    <w:name w:val="heading 2"/>
    <w:aliases w:val="headline,h2,H2,Heading 01,Main Heading,2,Level 2,A,RFQ1,ASAPHeading 2,Reset numbering,Heading2,H2-Heading 2,Header 2,l2,Header2,22,heading2,list2,A.B.C.,list 2,21,23,24,25,211,221,231,241,26,212,222,232,242,251,2111,2211,2311,2411,heading 2,27"/>
    <w:basedOn w:val="Normal"/>
    <w:next w:val="Normal"/>
    <w:link w:val="Heading2Char"/>
    <w:uiPriority w:val="99"/>
    <w:unhideWhenUsed/>
    <w:qFormat/>
    <w:rsid w:val="00372009"/>
    <w:pPr>
      <w:numPr>
        <w:ilvl w:val="1"/>
        <w:numId w:val="1"/>
      </w:numPr>
      <w:spacing w:before="200" w:after="0" w:line="271" w:lineRule="auto"/>
      <w:outlineLvl w:val="1"/>
    </w:pPr>
    <w:rPr>
      <w:smallCaps/>
      <w:sz w:val="28"/>
      <w:szCs w:val="28"/>
      <w:lang w:val="x-none" w:eastAsia="x-none"/>
    </w:rPr>
  </w:style>
  <w:style w:type="paragraph" w:styleId="Heading3">
    <w:name w:val="heading 3"/>
    <w:aliases w:val="H3,h3,subhead,Level 1 - 1,Heading 3 - old,h3 sub heading,3,h31,Proposa,1.2.3.,alltoc,Project 3,Heading 4 Proposal,h32,Bold Head,bh,(1.1.1),hd3,Minor,text,sh3,Level 3 Heading,numbered indent 3,ni3,Hanging 3 Indent,min3,Numbered - 3,ICL1,31,32,e"/>
    <w:basedOn w:val="Normal"/>
    <w:next w:val="Normal"/>
    <w:link w:val="Heading3Char"/>
    <w:uiPriority w:val="99"/>
    <w:unhideWhenUsed/>
    <w:qFormat/>
    <w:rsid w:val="00372009"/>
    <w:pPr>
      <w:numPr>
        <w:ilvl w:val="2"/>
        <w:numId w:val="1"/>
      </w:numPr>
      <w:spacing w:before="200" w:after="0" w:line="271" w:lineRule="auto"/>
      <w:outlineLvl w:val="2"/>
    </w:pPr>
    <w:rPr>
      <w:i/>
      <w:iCs/>
      <w:smallCaps/>
      <w:spacing w:val="5"/>
      <w:sz w:val="26"/>
      <w:szCs w:val="26"/>
      <w:lang w:val="x-none" w:eastAsia="x-none"/>
    </w:rPr>
  </w:style>
  <w:style w:type="paragraph" w:styleId="Heading4">
    <w:name w:val="heading 4"/>
    <w:basedOn w:val="Normal"/>
    <w:next w:val="Normal"/>
    <w:link w:val="Heading4Char"/>
    <w:uiPriority w:val="99"/>
    <w:unhideWhenUsed/>
    <w:qFormat/>
    <w:rsid w:val="00372009"/>
    <w:pPr>
      <w:spacing w:after="0" w:line="271" w:lineRule="auto"/>
      <w:outlineLvl w:val="3"/>
    </w:pPr>
    <w:rPr>
      <w:b/>
      <w:bCs/>
      <w:spacing w:val="5"/>
      <w:sz w:val="24"/>
      <w:szCs w:val="24"/>
      <w:lang w:val="x-none" w:eastAsia="x-none" w:bidi="ar-SA"/>
    </w:rPr>
  </w:style>
  <w:style w:type="paragraph" w:styleId="Heading5">
    <w:name w:val="heading 5"/>
    <w:basedOn w:val="Normal"/>
    <w:next w:val="Normal"/>
    <w:link w:val="Heading5Char"/>
    <w:uiPriority w:val="99"/>
    <w:unhideWhenUsed/>
    <w:qFormat/>
    <w:rsid w:val="00372009"/>
    <w:pPr>
      <w:spacing w:after="0" w:line="271" w:lineRule="auto"/>
      <w:outlineLvl w:val="4"/>
    </w:pPr>
    <w:rPr>
      <w:i/>
      <w:iCs/>
      <w:sz w:val="24"/>
      <w:szCs w:val="24"/>
      <w:lang w:val="x-none" w:eastAsia="x-none" w:bidi="ar-SA"/>
    </w:rPr>
  </w:style>
  <w:style w:type="paragraph" w:styleId="Heading6">
    <w:name w:val="heading 6"/>
    <w:basedOn w:val="Normal"/>
    <w:next w:val="Normal"/>
    <w:link w:val="Heading6Char"/>
    <w:uiPriority w:val="99"/>
    <w:unhideWhenUsed/>
    <w:qFormat/>
    <w:rsid w:val="00372009"/>
    <w:pPr>
      <w:shd w:val="clear" w:color="auto" w:fill="FFFFFF"/>
      <w:spacing w:after="0" w:line="271" w:lineRule="auto"/>
      <w:outlineLvl w:val="5"/>
    </w:pPr>
    <w:rPr>
      <w:b/>
      <w:bCs/>
      <w:color w:val="595959"/>
      <w:spacing w:val="5"/>
      <w:sz w:val="20"/>
      <w:szCs w:val="20"/>
      <w:lang w:val="x-none" w:eastAsia="x-none" w:bidi="ar-SA"/>
    </w:rPr>
  </w:style>
  <w:style w:type="paragraph" w:styleId="Heading7">
    <w:name w:val="heading 7"/>
    <w:basedOn w:val="Normal"/>
    <w:next w:val="Normal"/>
    <w:link w:val="Heading7Char"/>
    <w:uiPriority w:val="99"/>
    <w:unhideWhenUsed/>
    <w:qFormat/>
    <w:rsid w:val="00372009"/>
    <w:pPr>
      <w:spacing w:after="0"/>
      <w:outlineLvl w:val="6"/>
    </w:pPr>
    <w:rPr>
      <w:b/>
      <w:bCs/>
      <w:i/>
      <w:iCs/>
      <w:color w:val="5A5A5A"/>
      <w:sz w:val="20"/>
      <w:szCs w:val="20"/>
      <w:lang w:val="x-none" w:eastAsia="x-none" w:bidi="ar-SA"/>
    </w:rPr>
  </w:style>
  <w:style w:type="paragraph" w:styleId="Heading8">
    <w:name w:val="heading 8"/>
    <w:basedOn w:val="Normal"/>
    <w:next w:val="Normal"/>
    <w:link w:val="Heading8Char"/>
    <w:uiPriority w:val="99"/>
    <w:unhideWhenUsed/>
    <w:qFormat/>
    <w:rsid w:val="00372009"/>
    <w:pPr>
      <w:spacing w:after="0"/>
      <w:outlineLvl w:val="7"/>
    </w:pPr>
    <w:rPr>
      <w:b/>
      <w:bCs/>
      <w:color w:val="7F7F7F"/>
      <w:sz w:val="20"/>
      <w:szCs w:val="20"/>
      <w:lang w:val="x-none" w:eastAsia="x-none" w:bidi="ar-SA"/>
    </w:rPr>
  </w:style>
  <w:style w:type="paragraph" w:styleId="Heading9">
    <w:name w:val="heading 9"/>
    <w:basedOn w:val="Normal"/>
    <w:next w:val="Normal"/>
    <w:link w:val="Heading9Char"/>
    <w:uiPriority w:val="99"/>
    <w:unhideWhenUsed/>
    <w:qFormat/>
    <w:rsid w:val="00372009"/>
    <w:pPr>
      <w:spacing w:after="0" w:line="271" w:lineRule="auto"/>
      <w:outlineLvl w:val="8"/>
    </w:pPr>
    <w:rPr>
      <w:b/>
      <w:bCs/>
      <w:i/>
      <w:iCs/>
      <w:color w:val="7F7F7F"/>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a Char,H1 Char,Huvudrubrik Char,h1 Char,1 Char,Level 1 Char,ASAPHeading 1 Char,h11 Char,Title 1 Char,section Char,min1 Char,Section Char,Section Heading Char,Heading 1 (NN) Char,ICL Title Char,PA Chapter Char,Propo Char,II+ Char"/>
    <w:link w:val="Heading1"/>
    <w:uiPriority w:val="99"/>
    <w:rsid w:val="00372009"/>
    <w:rPr>
      <w:smallCaps/>
      <w:spacing w:val="5"/>
      <w:sz w:val="36"/>
      <w:szCs w:val="36"/>
      <w:lang w:val="x-none" w:eastAsia="x-none" w:bidi="en-US"/>
    </w:rPr>
  </w:style>
  <w:style w:type="character" w:customStyle="1" w:styleId="Heading2Char">
    <w:name w:val="Heading 2 Char"/>
    <w:aliases w:val="headline Char,h2 Char,H2 Char,Heading 01 Char,Main Heading Char,2 Char,Level 2 Char,A Char,RFQ1 Char,ASAPHeading 2 Char,Reset numbering Char,Heading2 Char,H2-Heading 2 Char,Header 2 Char,l2 Char,Header2 Char,22 Char,heading2 Char,21 Char"/>
    <w:link w:val="Heading2"/>
    <w:uiPriority w:val="99"/>
    <w:rsid w:val="00372009"/>
    <w:rPr>
      <w:smallCaps/>
      <w:sz w:val="28"/>
      <w:szCs w:val="28"/>
      <w:lang w:val="x-none" w:eastAsia="x-none" w:bidi="en-US"/>
    </w:rPr>
  </w:style>
  <w:style w:type="character" w:customStyle="1" w:styleId="Heading3Char">
    <w:name w:val="Heading 3 Char"/>
    <w:aliases w:val="H3 Char,h3 Char,subhead Char,Level 1 - 1 Char,Heading 3 - old Char,h3 sub heading Char,3 Char,h31 Char,Proposa Char,1.2.3. Char,alltoc Char,Project 3 Char,Heading 4 Proposal Char,h32 Char,Bold Head Char,bh Char,(1.1.1) Char,hd3 Char"/>
    <w:link w:val="Heading3"/>
    <w:uiPriority w:val="99"/>
    <w:rsid w:val="00372009"/>
    <w:rPr>
      <w:i/>
      <w:iCs/>
      <w:smallCaps/>
      <w:spacing w:val="5"/>
      <w:sz w:val="26"/>
      <w:szCs w:val="26"/>
      <w:lang w:val="x-none" w:eastAsia="x-none" w:bidi="en-US"/>
    </w:rPr>
  </w:style>
  <w:style w:type="character" w:customStyle="1" w:styleId="Heading4Char">
    <w:name w:val="Heading 4 Char"/>
    <w:link w:val="Heading4"/>
    <w:uiPriority w:val="99"/>
    <w:rsid w:val="00372009"/>
    <w:rPr>
      <w:b/>
      <w:bCs/>
      <w:spacing w:val="5"/>
      <w:sz w:val="24"/>
      <w:szCs w:val="24"/>
    </w:rPr>
  </w:style>
  <w:style w:type="character" w:customStyle="1" w:styleId="Heading5Char">
    <w:name w:val="Heading 5 Char"/>
    <w:link w:val="Heading5"/>
    <w:uiPriority w:val="99"/>
    <w:rsid w:val="00372009"/>
    <w:rPr>
      <w:i/>
      <w:iCs/>
      <w:sz w:val="24"/>
      <w:szCs w:val="24"/>
    </w:rPr>
  </w:style>
  <w:style w:type="character" w:customStyle="1" w:styleId="Heading6Char">
    <w:name w:val="Heading 6 Char"/>
    <w:link w:val="Heading6"/>
    <w:uiPriority w:val="99"/>
    <w:rsid w:val="00372009"/>
    <w:rPr>
      <w:b/>
      <w:bCs/>
      <w:color w:val="595959"/>
      <w:spacing w:val="5"/>
      <w:shd w:val="clear" w:color="auto" w:fill="FFFFFF"/>
    </w:rPr>
  </w:style>
  <w:style w:type="character" w:customStyle="1" w:styleId="Heading7Char">
    <w:name w:val="Heading 7 Char"/>
    <w:link w:val="Heading7"/>
    <w:uiPriority w:val="99"/>
    <w:rsid w:val="00372009"/>
    <w:rPr>
      <w:b/>
      <w:bCs/>
      <w:i/>
      <w:iCs/>
      <w:color w:val="5A5A5A"/>
      <w:sz w:val="20"/>
      <w:szCs w:val="20"/>
    </w:rPr>
  </w:style>
  <w:style w:type="character" w:customStyle="1" w:styleId="Heading8Char">
    <w:name w:val="Heading 8 Char"/>
    <w:link w:val="Heading8"/>
    <w:uiPriority w:val="99"/>
    <w:rsid w:val="00372009"/>
    <w:rPr>
      <w:b/>
      <w:bCs/>
      <w:color w:val="7F7F7F"/>
      <w:sz w:val="20"/>
      <w:szCs w:val="20"/>
    </w:rPr>
  </w:style>
  <w:style w:type="character" w:customStyle="1" w:styleId="Heading9Char">
    <w:name w:val="Heading 9 Char"/>
    <w:link w:val="Heading9"/>
    <w:uiPriority w:val="99"/>
    <w:rsid w:val="00372009"/>
    <w:rPr>
      <w:b/>
      <w:bCs/>
      <w:i/>
      <w:iCs/>
      <w:color w:val="7F7F7F"/>
      <w:sz w:val="18"/>
      <w:szCs w:val="18"/>
    </w:rPr>
  </w:style>
  <w:style w:type="paragraph" w:styleId="BodyText">
    <w:name w:val="Body Text"/>
    <w:basedOn w:val="Normal"/>
    <w:link w:val="BodyTextChar"/>
    <w:uiPriority w:val="99"/>
    <w:pPr>
      <w:spacing w:after="120"/>
      <w:jc w:val="both"/>
    </w:pPr>
    <w:rPr>
      <w:sz w:val="24"/>
      <w:szCs w:val="24"/>
      <w:lang w:val="x-none" w:eastAsia="x-none" w:bidi="ar-SA"/>
    </w:rPr>
  </w:style>
  <w:style w:type="character" w:customStyle="1" w:styleId="BodyTextChar">
    <w:name w:val="Body Text Char"/>
    <w:link w:val="BodyText"/>
    <w:uiPriority w:val="99"/>
    <w:rPr>
      <w:sz w:val="24"/>
      <w:szCs w:val="24"/>
    </w:rPr>
  </w:style>
  <w:style w:type="paragraph" w:styleId="NormalIndent">
    <w:name w:val="Normal Indent"/>
    <w:basedOn w:val="Normal"/>
    <w:uiPriority w:val="99"/>
    <w:pPr>
      <w:ind w:left="720" w:hanging="720"/>
    </w:pPr>
  </w:style>
  <w:style w:type="paragraph" w:customStyle="1" w:styleId="NumberList">
    <w:name w:val="Number List"/>
    <w:basedOn w:val="Normal"/>
    <w:autoRedefine/>
    <w:uiPriority w:val="99"/>
    <w:pPr>
      <w:jc w:val="right"/>
    </w:pPr>
    <w:rPr>
      <w:sz w:val="20"/>
      <w:szCs w:val="20"/>
    </w:rPr>
  </w:style>
  <w:style w:type="paragraph" w:customStyle="1" w:styleId="Comment">
    <w:name w:val="Comment"/>
    <w:basedOn w:val="Normal"/>
    <w:uiPriority w:val="99"/>
    <w:rPr>
      <w:color w:val="FF0000"/>
    </w:rPr>
  </w:style>
  <w:style w:type="paragraph" w:customStyle="1" w:styleId="Bullet">
    <w:name w:val="Bullet"/>
    <w:basedOn w:val="BodyText"/>
    <w:autoRedefine/>
    <w:uiPriority w:val="99"/>
    <w:rsid w:val="00B9659E"/>
    <w:pPr>
      <w:tabs>
        <w:tab w:val="left" w:pos="567"/>
      </w:tabs>
      <w:spacing w:before="120" w:after="0"/>
      <w:ind w:left="360"/>
    </w:pPr>
  </w:style>
  <w:style w:type="paragraph" w:styleId="Title">
    <w:name w:val="Title"/>
    <w:basedOn w:val="Normal"/>
    <w:next w:val="Normal"/>
    <w:link w:val="TitleChar"/>
    <w:uiPriority w:val="99"/>
    <w:qFormat/>
    <w:rsid w:val="00372009"/>
    <w:pPr>
      <w:spacing w:after="300" w:line="240" w:lineRule="auto"/>
      <w:contextualSpacing/>
    </w:pPr>
    <w:rPr>
      <w:smallCaps/>
      <w:sz w:val="52"/>
      <w:szCs w:val="52"/>
      <w:lang w:val="x-none" w:eastAsia="x-none" w:bidi="ar-SA"/>
    </w:rPr>
  </w:style>
  <w:style w:type="character" w:customStyle="1" w:styleId="TitleChar">
    <w:name w:val="Title Char"/>
    <w:link w:val="Title"/>
    <w:uiPriority w:val="99"/>
    <w:rsid w:val="00372009"/>
    <w:rPr>
      <w:smallCaps/>
      <w:sz w:val="52"/>
      <w:szCs w:val="52"/>
    </w:rPr>
  </w:style>
  <w:style w:type="paragraph" w:styleId="Index1">
    <w:name w:val="index 1"/>
    <w:basedOn w:val="Normal"/>
    <w:next w:val="Normal"/>
    <w:autoRedefine/>
    <w:uiPriority w:val="99"/>
  </w:style>
  <w:style w:type="paragraph" w:styleId="BodyText2">
    <w:name w:val="Body Text 2"/>
    <w:basedOn w:val="Normal"/>
    <w:link w:val="BodyText2Char"/>
    <w:uiPriority w:val="99"/>
    <w:pPr>
      <w:spacing w:line="480" w:lineRule="auto"/>
    </w:pPr>
    <w:rPr>
      <w:sz w:val="24"/>
      <w:szCs w:val="24"/>
      <w:lang w:val="x-none" w:eastAsia="x-none" w:bidi="ar-SA"/>
    </w:rPr>
  </w:style>
  <w:style w:type="character" w:customStyle="1" w:styleId="BodyText2Char">
    <w:name w:val="Body Text 2 Char"/>
    <w:link w:val="BodyText2"/>
    <w:uiPriority w:val="99"/>
    <w:semiHidden/>
    <w:rPr>
      <w:sz w:val="24"/>
      <w:szCs w:val="24"/>
    </w:rPr>
  </w:style>
  <w:style w:type="paragraph" w:styleId="FootnoteText">
    <w:name w:val="footnote text"/>
    <w:basedOn w:val="Normal"/>
    <w:link w:val="FootnoteTextChar"/>
    <w:uiPriority w:val="99"/>
    <w:rPr>
      <w:sz w:val="20"/>
      <w:szCs w:val="20"/>
      <w:lang w:val="x-none" w:eastAsia="x-none" w:bidi="ar-SA"/>
    </w:rPr>
  </w:style>
  <w:style w:type="character" w:customStyle="1" w:styleId="FootnoteTextChar">
    <w:name w:val="Footnote Text Char"/>
    <w:link w:val="FootnoteText"/>
    <w:uiPriority w:val="99"/>
    <w:semiHidden/>
    <w:rPr>
      <w:sz w:val="20"/>
      <w:szCs w:val="20"/>
    </w:rPr>
  </w:style>
  <w:style w:type="paragraph" w:styleId="TOC1">
    <w:name w:val="toc 1"/>
    <w:basedOn w:val="Normal"/>
    <w:next w:val="Normal"/>
    <w:autoRedefine/>
    <w:uiPriority w:val="39"/>
    <w:qFormat/>
    <w:rsid w:val="00261CC3"/>
    <w:pPr>
      <w:tabs>
        <w:tab w:val="left" w:pos="440"/>
        <w:tab w:val="right" w:leader="dot" w:pos="9621"/>
      </w:tabs>
      <w:spacing w:before="120" w:after="120"/>
    </w:pPr>
    <w:rPr>
      <w:rFonts w:ascii="Calibri" w:hAnsi="Calibri" w:cs="Calibri"/>
      <w:b/>
      <w:bCs/>
      <w:caps/>
      <w:noProof/>
      <w:sz w:val="26"/>
      <w:szCs w:val="20"/>
    </w:rPr>
  </w:style>
  <w:style w:type="paragraph" w:styleId="TOC2">
    <w:name w:val="toc 2"/>
    <w:basedOn w:val="Normal"/>
    <w:next w:val="Normal"/>
    <w:autoRedefine/>
    <w:uiPriority w:val="39"/>
    <w:qFormat/>
    <w:rsid w:val="00BF0F87"/>
    <w:pPr>
      <w:tabs>
        <w:tab w:val="left" w:pos="880"/>
        <w:tab w:val="right" w:leader="dot" w:pos="9621"/>
      </w:tabs>
      <w:spacing w:after="0"/>
      <w:ind w:left="220"/>
    </w:pPr>
    <w:rPr>
      <w:rFonts w:ascii="Calibri" w:hAnsi="Calibri" w:cs="Calibri"/>
      <w:smallCaps/>
      <w:noProof/>
      <w:szCs w:val="20"/>
    </w:rPr>
  </w:style>
  <w:style w:type="paragraph" w:styleId="TOC3">
    <w:name w:val="toc 3"/>
    <w:basedOn w:val="Normal"/>
    <w:next w:val="Normal"/>
    <w:autoRedefine/>
    <w:uiPriority w:val="39"/>
    <w:qFormat/>
    <w:rsid w:val="009C3794"/>
    <w:pPr>
      <w:spacing w:after="0"/>
      <w:ind w:left="440"/>
    </w:pPr>
    <w:rPr>
      <w:rFonts w:ascii="Calibri" w:hAnsi="Calibri" w:cs="Calibri"/>
      <w:i/>
      <w:iCs/>
      <w:sz w:val="20"/>
      <w:szCs w:val="20"/>
    </w:rPr>
  </w:style>
  <w:style w:type="paragraph" w:styleId="Footer">
    <w:name w:val="footer"/>
    <w:aliases w:val="footer odd,footer,FO,Footer Odd"/>
    <w:basedOn w:val="Normal"/>
    <w:link w:val="FooterChar"/>
    <w:uiPriority w:val="99"/>
    <w:pPr>
      <w:tabs>
        <w:tab w:val="center" w:pos="4819"/>
        <w:tab w:val="right" w:pos="9071"/>
      </w:tabs>
    </w:pPr>
    <w:rPr>
      <w:sz w:val="24"/>
      <w:szCs w:val="24"/>
      <w:lang w:val="x-none" w:eastAsia="x-none" w:bidi="ar-SA"/>
    </w:rPr>
  </w:style>
  <w:style w:type="character" w:customStyle="1" w:styleId="FooterChar">
    <w:name w:val="Footer Char"/>
    <w:aliases w:val="footer odd Char,footer Char,FO Char,Footer Odd Char"/>
    <w:link w:val="Footer"/>
    <w:uiPriority w:val="99"/>
    <w:rPr>
      <w:sz w:val="24"/>
      <w:szCs w:val="24"/>
    </w:rPr>
  </w:style>
  <w:style w:type="character" w:styleId="FootnoteReference">
    <w:name w:val="footnote reference"/>
    <w:uiPriority w:val="99"/>
    <w:rPr>
      <w:rFonts w:ascii="Times New Roman" w:hAnsi="Times New Roman" w:cs="Times New Roman"/>
      <w:position w:val="6"/>
      <w:sz w:val="19"/>
      <w:szCs w:val="19"/>
    </w:rPr>
  </w:style>
  <w:style w:type="paragraph" w:styleId="Header">
    <w:name w:val="header"/>
    <w:basedOn w:val="Normal"/>
    <w:link w:val="HeaderChar"/>
    <w:uiPriority w:val="99"/>
    <w:pPr>
      <w:tabs>
        <w:tab w:val="center" w:pos="4819"/>
        <w:tab w:val="right" w:pos="9071"/>
      </w:tabs>
    </w:pPr>
    <w:rPr>
      <w:sz w:val="24"/>
      <w:szCs w:val="24"/>
      <w:lang w:val="x-none" w:eastAsia="x-none" w:bidi="ar-SA"/>
    </w:rPr>
  </w:style>
  <w:style w:type="character" w:customStyle="1" w:styleId="HeaderChar">
    <w:name w:val="Header Char"/>
    <w:link w:val="Header"/>
    <w:uiPriority w:val="99"/>
    <w:rPr>
      <w:sz w:val="24"/>
      <w:szCs w:val="24"/>
    </w:rPr>
  </w:style>
  <w:style w:type="paragraph" w:styleId="Index2">
    <w:name w:val="index 2"/>
    <w:basedOn w:val="Normal"/>
    <w:next w:val="Normal"/>
    <w:autoRedefine/>
    <w:uiPriority w:val="99"/>
    <w:pPr>
      <w:ind w:left="283"/>
    </w:pPr>
  </w:style>
  <w:style w:type="paragraph" w:styleId="Index3">
    <w:name w:val="index 3"/>
    <w:basedOn w:val="Normal"/>
    <w:next w:val="Normal"/>
    <w:autoRedefine/>
    <w:uiPriority w:val="99"/>
    <w:pPr>
      <w:ind w:left="566"/>
    </w:pPr>
  </w:style>
  <w:style w:type="paragraph" w:styleId="Index4">
    <w:name w:val="index 4"/>
    <w:basedOn w:val="Normal"/>
    <w:next w:val="Normal"/>
    <w:autoRedefine/>
    <w:uiPriority w:val="99"/>
    <w:pPr>
      <w:ind w:left="849"/>
    </w:pPr>
  </w:style>
  <w:style w:type="paragraph" w:styleId="Index5">
    <w:name w:val="index 5"/>
    <w:basedOn w:val="Normal"/>
    <w:next w:val="Normal"/>
    <w:autoRedefine/>
    <w:uiPriority w:val="99"/>
    <w:pPr>
      <w:ind w:left="1132"/>
    </w:pPr>
  </w:style>
  <w:style w:type="paragraph" w:styleId="Index6">
    <w:name w:val="index 6"/>
    <w:basedOn w:val="Normal"/>
    <w:next w:val="Normal"/>
    <w:autoRedefine/>
    <w:uiPriority w:val="99"/>
    <w:pPr>
      <w:ind w:left="1415"/>
    </w:pPr>
  </w:style>
  <w:style w:type="paragraph" w:styleId="Index7">
    <w:name w:val="index 7"/>
    <w:basedOn w:val="Normal"/>
    <w:next w:val="Normal"/>
    <w:autoRedefine/>
    <w:uiPriority w:val="99"/>
    <w:pPr>
      <w:ind w:left="1698"/>
    </w:pPr>
  </w:style>
  <w:style w:type="paragraph" w:styleId="IndexHeading">
    <w:name w:val="index heading"/>
    <w:basedOn w:val="Normal"/>
    <w:next w:val="Index1"/>
    <w:uiPriority w:val="99"/>
  </w:style>
  <w:style w:type="character" w:styleId="LineNumber">
    <w:name w:val="line number"/>
    <w:uiPriority w:val="99"/>
    <w:rPr>
      <w:rFonts w:ascii="Times New Roman" w:hAnsi="Times New Roman" w:cs="Times New Roman"/>
    </w:rPr>
  </w:style>
  <w:style w:type="paragraph" w:styleId="TOC4">
    <w:name w:val="toc 4"/>
    <w:basedOn w:val="Normal"/>
    <w:next w:val="Normal"/>
    <w:autoRedefine/>
    <w:uiPriority w:val="39"/>
    <w:pPr>
      <w:spacing w:after="0"/>
      <w:ind w:left="660"/>
    </w:pPr>
    <w:rPr>
      <w:rFonts w:ascii="Calibri" w:hAnsi="Calibri" w:cs="Calibri"/>
      <w:sz w:val="18"/>
      <w:szCs w:val="18"/>
    </w:rPr>
  </w:style>
  <w:style w:type="paragraph" w:styleId="TOC5">
    <w:name w:val="toc 5"/>
    <w:basedOn w:val="Normal"/>
    <w:next w:val="Normal"/>
    <w:autoRedefine/>
    <w:uiPriority w:val="39"/>
    <w:pPr>
      <w:spacing w:after="0"/>
      <w:ind w:left="880"/>
    </w:pPr>
    <w:rPr>
      <w:rFonts w:ascii="Calibri" w:hAnsi="Calibri" w:cs="Calibri"/>
      <w:sz w:val="18"/>
      <w:szCs w:val="18"/>
    </w:rPr>
  </w:style>
  <w:style w:type="paragraph" w:styleId="TOC6">
    <w:name w:val="toc 6"/>
    <w:basedOn w:val="Normal"/>
    <w:next w:val="Normal"/>
    <w:autoRedefine/>
    <w:uiPriority w:val="39"/>
    <w:pPr>
      <w:spacing w:after="0"/>
      <w:ind w:left="1100"/>
    </w:pPr>
    <w:rPr>
      <w:rFonts w:ascii="Calibri" w:hAnsi="Calibri" w:cs="Calibri"/>
      <w:sz w:val="18"/>
      <w:szCs w:val="18"/>
    </w:rPr>
  </w:style>
  <w:style w:type="paragraph" w:styleId="TOC7">
    <w:name w:val="toc 7"/>
    <w:basedOn w:val="Normal"/>
    <w:next w:val="Normal"/>
    <w:autoRedefine/>
    <w:uiPriority w:val="39"/>
    <w:pPr>
      <w:spacing w:after="0"/>
      <w:ind w:left="1320"/>
    </w:pPr>
    <w:rPr>
      <w:rFonts w:ascii="Calibri" w:hAnsi="Calibri" w:cs="Calibri"/>
      <w:sz w:val="18"/>
      <w:szCs w:val="18"/>
    </w:rPr>
  </w:style>
  <w:style w:type="paragraph" w:styleId="TOC8">
    <w:name w:val="toc 8"/>
    <w:basedOn w:val="Normal"/>
    <w:next w:val="Normal"/>
    <w:autoRedefine/>
    <w:uiPriority w:val="39"/>
    <w:pPr>
      <w:spacing w:after="0"/>
      <w:ind w:left="1540"/>
    </w:pPr>
    <w:rPr>
      <w:rFonts w:ascii="Calibri" w:hAnsi="Calibri" w:cs="Calibri"/>
      <w:sz w:val="18"/>
      <w:szCs w:val="18"/>
    </w:rPr>
  </w:style>
  <w:style w:type="paragraph" w:styleId="TOC9">
    <w:name w:val="toc 9"/>
    <w:basedOn w:val="Normal"/>
    <w:next w:val="Normal"/>
    <w:autoRedefine/>
    <w:uiPriority w:val="39"/>
    <w:pPr>
      <w:spacing w:after="0"/>
      <w:ind w:left="1760"/>
    </w:pPr>
    <w:rPr>
      <w:rFonts w:ascii="Calibri" w:hAnsi="Calibri" w:cs="Calibri"/>
      <w:sz w:val="18"/>
      <w:szCs w:val="18"/>
    </w:rPr>
  </w:style>
  <w:style w:type="paragraph" w:styleId="BodyText3">
    <w:name w:val="Body Text 3"/>
    <w:basedOn w:val="Normal"/>
    <w:link w:val="BodyText3Char"/>
    <w:uiPriority w:val="99"/>
    <w:rPr>
      <w:sz w:val="16"/>
      <w:szCs w:val="16"/>
      <w:lang w:val="x-none" w:eastAsia="x-none" w:bidi="ar-SA"/>
    </w:rPr>
  </w:style>
  <w:style w:type="character" w:customStyle="1" w:styleId="BodyText3Char">
    <w:name w:val="Body Text 3 Char"/>
    <w:link w:val="BodyText3"/>
    <w:uiPriority w:val="99"/>
    <w:semiHidden/>
    <w:rPr>
      <w:sz w:val="16"/>
      <w:szCs w:val="16"/>
    </w:rPr>
  </w:style>
  <w:style w:type="paragraph" w:styleId="DocumentMap">
    <w:name w:val="Document Map"/>
    <w:basedOn w:val="Normal"/>
    <w:link w:val="DocumentMapChar"/>
    <w:uiPriority w:val="99"/>
    <w:pPr>
      <w:shd w:val="clear" w:color="auto" w:fill="000080"/>
    </w:pPr>
    <w:rPr>
      <w:rFonts w:ascii="Tahoma" w:hAnsi="Tahoma"/>
      <w:sz w:val="16"/>
      <w:szCs w:val="16"/>
      <w:lang w:val="x-none" w:eastAsia="x-none" w:bidi="ar-SA"/>
    </w:rPr>
  </w:style>
  <w:style w:type="character" w:customStyle="1" w:styleId="DocumentMapChar">
    <w:name w:val="Document Map Char"/>
    <w:link w:val="DocumentMap"/>
    <w:uiPriority w:val="99"/>
    <w:semiHidden/>
    <w:rPr>
      <w:rFonts w:ascii="Tahoma" w:hAnsi="Tahoma" w:cs="Tahoma"/>
      <w:sz w:val="16"/>
      <w:szCs w:val="16"/>
    </w:rPr>
  </w:style>
  <w:style w:type="character" w:styleId="Hyperlink">
    <w:name w:val="Hyperlink"/>
    <w:uiPriority w:val="99"/>
    <w:rPr>
      <w:rFonts w:ascii="Times New Roman" w:hAnsi="Times New Roman" w:cs="Times New Roman"/>
      <w:color w:val="0000FF"/>
      <w:u w:val="single"/>
    </w:rPr>
  </w:style>
  <w:style w:type="paragraph" w:customStyle="1" w:styleId="Doccontrolfirst">
    <w:name w:val="Doc control first"/>
    <w:basedOn w:val="Heading1"/>
    <w:rsid w:val="002E57F8"/>
    <w:pPr>
      <w:pageBreakBefore/>
      <w:tabs>
        <w:tab w:val="left" w:pos="1440"/>
      </w:tabs>
      <w:spacing w:before="280" w:after="160"/>
      <w:outlineLvl w:val="9"/>
    </w:pPr>
    <w:rPr>
      <w:rFonts w:ascii="Arial" w:hAnsi="Arial" w:cs="Arial"/>
      <w:caps/>
      <w:sz w:val="28"/>
      <w:szCs w:val="28"/>
      <w:lang w:val="en-GB"/>
    </w:rPr>
  </w:style>
  <w:style w:type="paragraph" w:customStyle="1" w:styleId="Doccontrolother">
    <w:name w:val="Doc control other"/>
    <w:basedOn w:val="Heading1"/>
    <w:rsid w:val="002E57F8"/>
    <w:pPr>
      <w:tabs>
        <w:tab w:val="left" w:pos="1440"/>
      </w:tabs>
      <w:spacing w:before="360" w:after="160"/>
      <w:outlineLvl w:val="9"/>
    </w:pPr>
    <w:rPr>
      <w:rFonts w:ascii="Arial" w:hAnsi="Arial" w:cs="Arial"/>
      <w:caps/>
      <w:sz w:val="28"/>
      <w:szCs w:val="28"/>
      <w:lang w:val="en-GB"/>
    </w:rPr>
  </w:style>
  <w:style w:type="table" w:styleId="TableGrid">
    <w:name w:val="Table Grid"/>
    <w:basedOn w:val="TableNormal"/>
    <w:uiPriority w:val="99"/>
    <w:rsid w:val="008606BB"/>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rsid w:val="005F2B15"/>
    <w:pPr>
      <w:numPr>
        <w:numId w:val="2"/>
      </w:numPr>
    </w:pPr>
  </w:style>
  <w:style w:type="paragraph" w:customStyle="1" w:styleId="Preface5">
    <w:name w:val="Preface 5"/>
    <w:uiPriority w:val="99"/>
    <w:rsid w:val="006E08C6"/>
    <w:pPr>
      <w:numPr>
        <w:numId w:val="3"/>
      </w:numPr>
      <w:spacing w:before="160" w:after="200" w:line="276" w:lineRule="auto"/>
    </w:pPr>
    <w:rPr>
      <w:i/>
      <w:iCs/>
      <w:sz w:val="24"/>
      <w:szCs w:val="24"/>
      <w:lang w:val="en-GB"/>
    </w:rPr>
  </w:style>
  <w:style w:type="paragraph" w:styleId="BalloonText">
    <w:name w:val="Balloon Text"/>
    <w:basedOn w:val="Normal"/>
    <w:link w:val="BalloonTextChar"/>
    <w:uiPriority w:val="99"/>
    <w:semiHidden/>
    <w:unhideWhenUsed/>
    <w:rsid w:val="00683A4A"/>
    <w:rPr>
      <w:rFonts w:ascii="Tahoma" w:hAnsi="Tahoma"/>
      <w:sz w:val="16"/>
      <w:szCs w:val="16"/>
      <w:lang w:val="x-none" w:eastAsia="x-none" w:bidi="ar-SA"/>
    </w:rPr>
  </w:style>
  <w:style w:type="character" w:customStyle="1" w:styleId="BalloonTextChar">
    <w:name w:val="Balloon Text Char"/>
    <w:link w:val="BalloonText"/>
    <w:uiPriority w:val="99"/>
    <w:semiHidden/>
    <w:rsid w:val="00683A4A"/>
    <w:rPr>
      <w:rFonts w:ascii="Tahoma" w:hAnsi="Tahoma" w:cs="Tahoma"/>
      <w:sz w:val="16"/>
      <w:szCs w:val="16"/>
    </w:rPr>
  </w:style>
  <w:style w:type="paragraph" w:styleId="Subtitle">
    <w:name w:val="Subtitle"/>
    <w:basedOn w:val="Normal"/>
    <w:next w:val="Normal"/>
    <w:link w:val="SubtitleChar"/>
    <w:uiPriority w:val="99"/>
    <w:qFormat/>
    <w:rsid w:val="00372009"/>
    <w:rPr>
      <w:i/>
      <w:iCs/>
      <w:smallCaps/>
      <w:spacing w:val="10"/>
      <w:sz w:val="28"/>
      <w:szCs w:val="28"/>
      <w:lang w:val="x-none" w:eastAsia="x-none" w:bidi="ar-SA"/>
    </w:rPr>
  </w:style>
  <w:style w:type="character" w:customStyle="1" w:styleId="SubtitleChar">
    <w:name w:val="Subtitle Char"/>
    <w:link w:val="Subtitle"/>
    <w:uiPriority w:val="99"/>
    <w:rsid w:val="00372009"/>
    <w:rPr>
      <w:i/>
      <w:iCs/>
      <w:smallCaps/>
      <w:spacing w:val="10"/>
      <w:sz w:val="28"/>
      <w:szCs w:val="28"/>
    </w:rPr>
  </w:style>
  <w:style w:type="character" w:styleId="Strong">
    <w:name w:val="Strong"/>
    <w:uiPriority w:val="99"/>
    <w:qFormat/>
    <w:rsid w:val="00372009"/>
    <w:rPr>
      <w:b/>
      <w:bCs/>
    </w:rPr>
  </w:style>
  <w:style w:type="character" w:styleId="Emphasis">
    <w:name w:val="Emphasis"/>
    <w:uiPriority w:val="99"/>
    <w:qFormat/>
    <w:rsid w:val="00372009"/>
    <w:rPr>
      <w:b/>
      <w:bCs/>
      <w:i/>
      <w:iCs/>
      <w:spacing w:val="10"/>
    </w:rPr>
  </w:style>
  <w:style w:type="paragraph" w:styleId="NoSpacing">
    <w:name w:val="No Spacing"/>
    <w:basedOn w:val="Normal"/>
    <w:uiPriority w:val="1"/>
    <w:qFormat/>
    <w:rsid w:val="00372009"/>
    <w:pPr>
      <w:spacing w:after="0" w:line="240" w:lineRule="auto"/>
    </w:pPr>
  </w:style>
  <w:style w:type="paragraph" w:styleId="ListParagraph">
    <w:name w:val="List Paragraph"/>
    <w:aliases w:val="lp1,Use Case List Paragraph,List Paragraph1,Bullet List Paragraph,Bullet List,FooterText,numbered,Paragraphe de liste,Bulleted List1,Ref,List Paragraph11,List Paragraph111,List Paragraph Option,EG Bullet 1,Equipment,Figure_name"/>
    <w:basedOn w:val="Normal"/>
    <w:link w:val="ListParagraphChar"/>
    <w:uiPriority w:val="99"/>
    <w:qFormat/>
    <w:rsid w:val="00372009"/>
    <w:pPr>
      <w:ind w:left="720"/>
      <w:contextualSpacing/>
    </w:pPr>
  </w:style>
  <w:style w:type="paragraph" w:styleId="Quote">
    <w:name w:val="Quote"/>
    <w:basedOn w:val="Normal"/>
    <w:next w:val="Normal"/>
    <w:link w:val="QuoteChar"/>
    <w:uiPriority w:val="29"/>
    <w:qFormat/>
    <w:rsid w:val="00372009"/>
    <w:rPr>
      <w:i/>
      <w:iCs/>
      <w:sz w:val="20"/>
      <w:szCs w:val="20"/>
      <w:lang w:val="x-none" w:eastAsia="x-none" w:bidi="ar-SA"/>
    </w:rPr>
  </w:style>
  <w:style w:type="character" w:customStyle="1" w:styleId="QuoteChar">
    <w:name w:val="Quote Char"/>
    <w:link w:val="Quote"/>
    <w:uiPriority w:val="29"/>
    <w:rsid w:val="00372009"/>
    <w:rPr>
      <w:i/>
      <w:iCs/>
    </w:rPr>
  </w:style>
  <w:style w:type="paragraph" w:styleId="IntenseQuote">
    <w:name w:val="Intense Quote"/>
    <w:basedOn w:val="Normal"/>
    <w:next w:val="Normal"/>
    <w:link w:val="IntenseQuoteChar"/>
    <w:uiPriority w:val="30"/>
    <w:qFormat/>
    <w:rsid w:val="00372009"/>
    <w:pPr>
      <w:pBdr>
        <w:top w:val="single" w:sz="4" w:space="10" w:color="auto"/>
        <w:bottom w:val="single" w:sz="4" w:space="10" w:color="auto"/>
      </w:pBdr>
      <w:spacing w:before="240" w:after="240" w:line="300" w:lineRule="auto"/>
      <w:ind w:left="1152" w:right="1152"/>
      <w:jc w:val="both"/>
    </w:pPr>
    <w:rPr>
      <w:i/>
      <w:iCs/>
      <w:sz w:val="20"/>
      <w:szCs w:val="20"/>
      <w:lang w:val="x-none" w:eastAsia="x-none" w:bidi="ar-SA"/>
    </w:rPr>
  </w:style>
  <w:style w:type="character" w:customStyle="1" w:styleId="IntenseQuoteChar">
    <w:name w:val="Intense Quote Char"/>
    <w:link w:val="IntenseQuote"/>
    <w:uiPriority w:val="30"/>
    <w:rsid w:val="00372009"/>
    <w:rPr>
      <w:i/>
      <w:iCs/>
    </w:rPr>
  </w:style>
  <w:style w:type="character" w:styleId="SubtleEmphasis">
    <w:name w:val="Subtle Emphasis"/>
    <w:uiPriority w:val="99"/>
    <w:qFormat/>
    <w:rsid w:val="00372009"/>
    <w:rPr>
      <w:i/>
      <w:iCs/>
    </w:rPr>
  </w:style>
  <w:style w:type="character" w:styleId="IntenseEmphasis">
    <w:name w:val="Intense Emphasis"/>
    <w:uiPriority w:val="21"/>
    <w:qFormat/>
    <w:rsid w:val="00372009"/>
    <w:rPr>
      <w:b/>
      <w:bCs/>
      <w:i/>
      <w:iCs/>
    </w:rPr>
  </w:style>
  <w:style w:type="character" w:styleId="SubtleReference">
    <w:name w:val="Subtle Reference"/>
    <w:uiPriority w:val="31"/>
    <w:qFormat/>
    <w:rsid w:val="00372009"/>
    <w:rPr>
      <w:smallCaps/>
    </w:rPr>
  </w:style>
  <w:style w:type="character" w:styleId="IntenseReference">
    <w:name w:val="Intense Reference"/>
    <w:uiPriority w:val="32"/>
    <w:qFormat/>
    <w:rsid w:val="00372009"/>
    <w:rPr>
      <w:b/>
      <w:bCs/>
      <w:smallCaps/>
    </w:rPr>
  </w:style>
  <w:style w:type="character" w:styleId="BookTitle">
    <w:name w:val="Book Title"/>
    <w:uiPriority w:val="33"/>
    <w:qFormat/>
    <w:rsid w:val="00372009"/>
    <w:rPr>
      <w:i/>
      <w:iCs/>
      <w:smallCaps/>
      <w:spacing w:val="5"/>
    </w:rPr>
  </w:style>
  <w:style w:type="paragraph" w:styleId="TOCHeading">
    <w:name w:val="TOC Heading"/>
    <w:basedOn w:val="Heading1"/>
    <w:next w:val="Normal"/>
    <w:uiPriority w:val="99"/>
    <w:unhideWhenUsed/>
    <w:qFormat/>
    <w:rsid w:val="00372009"/>
    <w:pPr>
      <w:outlineLvl w:val="9"/>
    </w:pPr>
  </w:style>
  <w:style w:type="paragraph" w:styleId="NormalWeb">
    <w:name w:val="Normal (Web)"/>
    <w:basedOn w:val="Normal"/>
    <w:uiPriority w:val="99"/>
    <w:unhideWhenUsed/>
    <w:rsid w:val="009D0D8B"/>
    <w:pPr>
      <w:spacing w:before="100" w:beforeAutospacing="1" w:after="100" w:afterAutospacing="1" w:line="240" w:lineRule="auto"/>
    </w:pPr>
    <w:rPr>
      <w:rFonts w:ascii="Times New Roman" w:hAnsi="Times New Roman"/>
      <w:sz w:val="24"/>
      <w:szCs w:val="24"/>
      <w:lang w:bidi="ar-SA"/>
    </w:rPr>
  </w:style>
  <w:style w:type="character" w:customStyle="1" w:styleId="editsection">
    <w:name w:val="editsection"/>
    <w:basedOn w:val="DefaultParagraphFont"/>
    <w:rsid w:val="009D0D8B"/>
  </w:style>
  <w:style w:type="character" w:customStyle="1" w:styleId="mw-headline">
    <w:name w:val="mw-headline"/>
    <w:basedOn w:val="DefaultParagraphFont"/>
    <w:rsid w:val="009D0D8B"/>
  </w:style>
  <w:style w:type="paragraph" w:styleId="Revision">
    <w:name w:val="Revision"/>
    <w:hidden/>
    <w:uiPriority w:val="99"/>
    <w:semiHidden/>
    <w:rsid w:val="0018115E"/>
    <w:rPr>
      <w:sz w:val="22"/>
      <w:szCs w:val="22"/>
      <w:lang w:bidi="en-US"/>
    </w:rPr>
  </w:style>
  <w:style w:type="character" w:styleId="CommentReference">
    <w:name w:val="annotation reference"/>
    <w:uiPriority w:val="99"/>
    <w:semiHidden/>
    <w:unhideWhenUsed/>
    <w:rsid w:val="00614E85"/>
    <w:rPr>
      <w:sz w:val="16"/>
      <w:szCs w:val="16"/>
    </w:rPr>
  </w:style>
  <w:style w:type="paragraph" w:styleId="CommentText">
    <w:name w:val="annotation text"/>
    <w:basedOn w:val="Normal"/>
    <w:link w:val="CommentTextChar"/>
    <w:uiPriority w:val="99"/>
    <w:semiHidden/>
    <w:unhideWhenUsed/>
    <w:rsid w:val="00614E85"/>
    <w:rPr>
      <w:sz w:val="20"/>
      <w:szCs w:val="20"/>
      <w:lang w:val="x-none" w:eastAsia="x-none"/>
    </w:rPr>
  </w:style>
  <w:style w:type="character" w:customStyle="1" w:styleId="CommentTextChar">
    <w:name w:val="Comment Text Char"/>
    <w:link w:val="CommentText"/>
    <w:uiPriority w:val="99"/>
    <w:semiHidden/>
    <w:rsid w:val="00614E85"/>
    <w:rPr>
      <w:lang w:bidi="en-US"/>
    </w:rPr>
  </w:style>
  <w:style w:type="paragraph" w:styleId="CommentSubject">
    <w:name w:val="annotation subject"/>
    <w:basedOn w:val="CommentText"/>
    <w:next w:val="CommentText"/>
    <w:link w:val="CommentSubjectChar"/>
    <w:uiPriority w:val="99"/>
    <w:semiHidden/>
    <w:unhideWhenUsed/>
    <w:rsid w:val="00614E85"/>
    <w:rPr>
      <w:b/>
      <w:bCs/>
    </w:rPr>
  </w:style>
  <w:style w:type="character" w:customStyle="1" w:styleId="CommentSubjectChar">
    <w:name w:val="Comment Subject Char"/>
    <w:link w:val="CommentSubject"/>
    <w:uiPriority w:val="99"/>
    <w:semiHidden/>
    <w:rsid w:val="00614E85"/>
    <w:rPr>
      <w:b/>
      <w:bCs/>
      <w:lang w:bidi="en-US"/>
    </w:rPr>
  </w:style>
  <w:style w:type="paragraph" w:customStyle="1" w:styleId="Default">
    <w:name w:val="Default"/>
    <w:qFormat/>
    <w:rsid w:val="003E694C"/>
    <w:pPr>
      <w:autoSpaceDE w:val="0"/>
      <w:autoSpaceDN w:val="0"/>
      <w:adjustRightInd w:val="0"/>
    </w:pPr>
    <w:rPr>
      <w:rFonts w:ascii="Verdana" w:hAnsi="Verdana" w:cs="Verdana"/>
      <w:color w:val="000000"/>
      <w:sz w:val="24"/>
      <w:szCs w:val="24"/>
    </w:rPr>
  </w:style>
  <w:style w:type="character" w:customStyle="1" w:styleId="BodyTextChar1">
    <w:name w:val="Body Text Char1"/>
    <w:uiPriority w:val="99"/>
    <w:rsid w:val="0092413F"/>
    <w:rPr>
      <w:sz w:val="24"/>
      <w:szCs w:val="24"/>
    </w:rPr>
  </w:style>
  <w:style w:type="paragraph" w:customStyle="1" w:styleId="CharCharCharCharCharCharCharCharCharCharCharCharCharCharCharCharCharCharCharCharCharChar">
    <w:name w:val="Char Char Char Char Char Char Char Char Char Char Char Char Char Char Char Char Char Char Char Char Char Char"/>
    <w:basedOn w:val="Normal"/>
    <w:rsid w:val="003241CC"/>
    <w:pPr>
      <w:spacing w:after="160" w:line="336" w:lineRule="auto"/>
    </w:pPr>
    <w:rPr>
      <w:rFonts w:ascii="Verdana" w:hAnsi="Verdana"/>
      <w:sz w:val="20"/>
      <w:szCs w:val="20"/>
      <w:lang w:val="en-GB" w:bidi="ar-SA"/>
    </w:rPr>
  </w:style>
  <w:style w:type="character" w:styleId="PageNumber">
    <w:name w:val="page number"/>
    <w:aliases w:val="PN"/>
    <w:unhideWhenUsed/>
    <w:rsid w:val="00D02567"/>
  </w:style>
  <w:style w:type="paragraph" w:styleId="ListBullet2">
    <w:name w:val="List Bullet 2"/>
    <w:basedOn w:val="Normal"/>
    <w:autoRedefine/>
    <w:rsid w:val="00493D9D"/>
    <w:pPr>
      <w:numPr>
        <w:numId w:val="4"/>
      </w:numPr>
      <w:suppressAutoHyphens/>
      <w:spacing w:after="0" w:line="240" w:lineRule="auto"/>
      <w:jc w:val="both"/>
    </w:pPr>
    <w:rPr>
      <w:rFonts w:ascii="Times New Roman" w:hAnsi="Times New Roman"/>
      <w:sz w:val="24"/>
      <w:szCs w:val="24"/>
      <w:lang w:val="en-GB" w:eastAsia="ar-SA" w:bidi="ar-SA"/>
    </w:rPr>
  </w:style>
  <w:style w:type="character" w:customStyle="1" w:styleId="UnresolvedMention1">
    <w:name w:val="Unresolved Mention1"/>
    <w:basedOn w:val="DefaultParagraphFont"/>
    <w:uiPriority w:val="99"/>
    <w:semiHidden/>
    <w:unhideWhenUsed/>
    <w:rsid w:val="007826C7"/>
    <w:rPr>
      <w:color w:val="808080"/>
      <w:shd w:val="clear" w:color="auto" w:fill="E6E6E6"/>
    </w:rPr>
  </w:style>
  <w:style w:type="paragraph" w:styleId="Caption">
    <w:name w:val="caption"/>
    <w:basedOn w:val="BodyText"/>
    <w:next w:val="BodyText"/>
    <w:autoRedefine/>
    <w:uiPriority w:val="99"/>
    <w:qFormat/>
    <w:rsid w:val="00DB619B"/>
    <w:pPr>
      <w:spacing w:before="100" w:beforeAutospacing="1" w:after="100" w:afterAutospacing="1" w:line="240" w:lineRule="auto"/>
      <w:jc w:val="center"/>
    </w:pPr>
    <w:rPr>
      <w:rFonts w:asciiTheme="minorHAnsi" w:hAnsiTheme="minorHAnsi"/>
      <w:b/>
      <w:bCs/>
      <w:sz w:val="20"/>
      <w:szCs w:val="20"/>
      <w:lang w:val="en-US" w:eastAsia="en-US" w:bidi="en-US"/>
    </w:rPr>
  </w:style>
  <w:style w:type="paragraph" w:customStyle="1" w:styleId="Readerscomments">
    <w:name w:val="Reader's comments"/>
    <w:basedOn w:val="Normal"/>
    <w:rsid w:val="00865D00"/>
    <w:pPr>
      <w:overflowPunct w:val="0"/>
      <w:autoSpaceDE w:val="0"/>
      <w:autoSpaceDN w:val="0"/>
      <w:adjustRightInd w:val="0"/>
      <w:spacing w:after="120" w:line="240" w:lineRule="auto"/>
      <w:textAlignment w:val="baseline"/>
    </w:pPr>
    <w:rPr>
      <w:rFonts w:ascii="Arial" w:hAnsi="Arial"/>
      <w:i/>
      <w:iCs/>
      <w:color w:val="CC00CC"/>
      <w:sz w:val="20"/>
      <w:szCs w:val="20"/>
      <w:lang w:bidi="ar-SA"/>
    </w:rPr>
  </w:style>
  <w:style w:type="character" w:customStyle="1" w:styleId="ListParagraphChar">
    <w:name w:val="List Paragraph Char"/>
    <w:aliases w:val="lp1 Char,Use Case List Paragraph Char,List Paragraph1 Char,Bullet List Paragraph Char,Bullet List Char,FooterText Char,numbered Char,Paragraphe de liste Char,Bulleted List1 Char,Ref Char,List Paragraph11 Char,List Paragraph111 Char"/>
    <w:link w:val="ListParagraph"/>
    <w:uiPriority w:val="34"/>
    <w:rsid w:val="001849C6"/>
    <w:rPr>
      <w:sz w:val="22"/>
      <w:szCs w:val="22"/>
      <w:lang w:bidi="en-US"/>
    </w:rPr>
  </w:style>
  <w:style w:type="paragraph" w:customStyle="1" w:styleId="Editorscomments">
    <w:name w:val="Editor's comments"/>
    <w:basedOn w:val="Normal"/>
    <w:rsid w:val="006306CE"/>
    <w:pPr>
      <w:overflowPunct w:val="0"/>
      <w:autoSpaceDE w:val="0"/>
      <w:autoSpaceDN w:val="0"/>
      <w:adjustRightInd w:val="0"/>
      <w:spacing w:after="120" w:line="240" w:lineRule="auto"/>
      <w:textAlignment w:val="baseline"/>
    </w:pPr>
    <w:rPr>
      <w:rFonts w:ascii="Arial" w:hAnsi="Arial"/>
      <w:b/>
      <w:bCs/>
      <w:color w:val="FF0000"/>
      <w:sz w:val="20"/>
      <w:szCs w:val="20"/>
      <w:lang w:bidi="ar-SA"/>
    </w:rPr>
  </w:style>
  <w:style w:type="paragraph" w:customStyle="1" w:styleId="Heading5Modified">
    <w:name w:val="Heading 5 (Modified)"/>
    <w:basedOn w:val="Normal"/>
    <w:link w:val="Heading5ModifiedChar"/>
    <w:uiPriority w:val="99"/>
    <w:rsid w:val="00E55AF0"/>
    <w:pPr>
      <w:widowControl w:val="0"/>
      <w:spacing w:after="60" w:line="240" w:lineRule="auto"/>
      <w:jc w:val="both"/>
    </w:pPr>
    <w:rPr>
      <w:rFonts w:ascii="Calibri" w:eastAsia="SimSun" w:hAnsi="Calibri"/>
      <w:b/>
      <w:sz w:val="24"/>
      <w:szCs w:val="20"/>
      <w:lang w:eastAsia="zh-CN" w:bidi="ar-SA"/>
    </w:rPr>
  </w:style>
  <w:style w:type="character" w:customStyle="1" w:styleId="Heading5ModifiedChar">
    <w:name w:val="Heading 5 (Modified) Char"/>
    <w:link w:val="Heading5Modified"/>
    <w:uiPriority w:val="99"/>
    <w:locked/>
    <w:rsid w:val="00E55AF0"/>
    <w:rPr>
      <w:rFonts w:ascii="Calibri" w:eastAsia="SimSun" w:hAnsi="Calibri"/>
      <w:b/>
      <w:sz w:val="24"/>
      <w:lang w:eastAsia="zh-CN"/>
    </w:rPr>
  </w:style>
  <w:style w:type="paragraph" w:customStyle="1" w:styleId="bulletfirst">
    <w:name w:val="bullet (first)"/>
    <w:basedOn w:val="Normal"/>
    <w:uiPriority w:val="99"/>
    <w:rsid w:val="00E55AF0"/>
    <w:pPr>
      <w:widowControl w:val="0"/>
      <w:numPr>
        <w:numId w:val="8"/>
      </w:numPr>
      <w:spacing w:after="0" w:line="240" w:lineRule="auto"/>
      <w:jc w:val="both"/>
    </w:pPr>
    <w:rPr>
      <w:rFonts w:ascii="Calibri" w:eastAsia="SimSun" w:hAnsi="Calibri" w:cs="Calibri"/>
      <w:sz w:val="24"/>
      <w:szCs w:val="24"/>
      <w:lang w:eastAsia="zh-CN" w:bidi="ar-SA"/>
    </w:rPr>
  </w:style>
  <w:style w:type="paragraph" w:customStyle="1" w:styleId="StyleAppendixBefore0Firstline0">
    <w:name w:val="Style Appendix + Before:  0&quot; First line:  0&quot;"/>
    <w:uiPriority w:val="99"/>
    <w:rsid w:val="00E55AF0"/>
    <w:pPr>
      <w:numPr>
        <w:numId w:val="7"/>
      </w:numPr>
    </w:pPr>
    <w:rPr>
      <w:rFonts w:ascii="Calibri" w:eastAsia="Calibri" w:hAnsi="Calibri" w:cs="Calibri"/>
      <w:sz w:val="32"/>
      <w:szCs w:val="24"/>
      <w:lang w:eastAsia="zh-CN"/>
    </w:rPr>
  </w:style>
  <w:style w:type="paragraph" w:customStyle="1" w:styleId="CharChar3">
    <w:name w:val="Char Char3"/>
    <w:basedOn w:val="Normal"/>
    <w:uiPriority w:val="99"/>
    <w:rsid w:val="00E55AF0"/>
    <w:pPr>
      <w:spacing w:after="120" w:line="360" w:lineRule="auto"/>
      <w:jc w:val="both"/>
    </w:pPr>
    <w:rPr>
      <w:rFonts w:ascii="Verdana" w:eastAsia="Calibri" w:hAnsi="Verdana"/>
      <w:sz w:val="20"/>
      <w:szCs w:val="20"/>
      <w:lang w:val="pl-PL" w:eastAsia="pl-PL" w:bidi="ar-SA"/>
    </w:rPr>
  </w:style>
  <w:style w:type="paragraph" w:customStyle="1" w:styleId="StyleBoldLeft">
    <w:name w:val="Style Bold Left"/>
    <w:basedOn w:val="Normal"/>
    <w:uiPriority w:val="99"/>
    <w:rsid w:val="00E55AF0"/>
    <w:pPr>
      <w:widowControl w:val="0"/>
      <w:spacing w:line="240" w:lineRule="auto"/>
      <w:ind w:left="-288" w:right="-288"/>
    </w:pPr>
    <w:rPr>
      <w:rFonts w:ascii="Calibri" w:eastAsia="Calibri" w:hAnsi="Calibri" w:cs="Calibri"/>
      <w:b/>
      <w:bCs/>
      <w:sz w:val="24"/>
      <w:szCs w:val="24"/>
      <w:lang w:eastAsia="zh-CN" w:bidi="ar-SA"/>
    </w:rPr>
  </w:style>
  <w:style w:type="paragraph" w:customStyle="1" w:styleId="StyleLeft">
    <w:name w:val="Style Left"/>
    <w:basedOn w:val="Normal"/>
    <w:uiPriority w:val="99"/>
    <w:rsid w:val="00E55AF0"/>
    <w:pPr>
      <w:widowControl w:val="0"/>
      <w:spacing w:after="120" w:line="240" w:lineRule="auto"/>
    </w:pPr>
    <w:rPr>
      <w:rFonts w:ascii="Calibri" w:eastAsia="Calibri" w:hAnsi="Calibri" w:cs="Calibri"/>
      <w:sz w:val="24"/>
      <w:szCs w:val="24"/>
      <w:lang w:eastAsia="zh-CN" w:bidi="ar-SA"/>
    </w:rPr>
  </w:style>
  <w:style w:type="paragraph" w:styleId="EndnoteText">
    <w:name w:val="endnote text"/>
    <w:basedOn w:val="Normal"/>
    <w:link w:val="EndnoteTextChar"/>
    <w:uiPriority w:val="99"/>
    <w:semiHidden/>
    <w:rsid w:val="00E55AF0"/>
    <w:pPr>
      <w:widowControl w:val="0"/>
      <w:spacing w:line="240" w:lineRule="auto"/>
      <w:jc w:val="both"/>
    </w:pPr>
    <w:rPr>
      <w:rFonts w:ascii="Calibri" w:eastAsia="SimSun" w:hAnsi="Calibri" w:cs="Calibri"/>
      <w:sz w:val="20"/>
      <w:szCs w:val="20"/>
      <w:lang w:eastAsia="zh-CN" w:bidi="ar-SA"/>
    </w:rPr>
  </w:style>
  <w:style w:type="character" w:customStyle="1" w:styleId="EndnoteTextChar">
    <w:name w:val="Endnote Text Char"/>
    <w:basedOn w:val="DefaultParagraphFont"/>
    <w:link w:val="EndnoteText"/>
    <w:uiPriority w:val="99"/>
    <w:semiHidden/>
    <w:rsid w:val="00E55AF0"/>
    <w:rPr>
      <w:rFonts w:ascii="Calibri" w:eastAsia="SimSun" w:hAnsi="Calibri" w:cs="Calibri"/>
      <w:lang w:eastAsia="zh-CN"/>
    </w:rPr>
  </w:style>
  <w:style w:type="character" w:styleId="EndnoteReference">
    <w:name w:val="endnote reference"/>
    <w:basedOn w:val="DefaultParagraphFont"/>
    <w:uiPriority w:val="99"/>
    <w:semiHidden/>
    <w:rsid w:val="00E55AF0"/>
    <w:rPr>
      <w:rFonts w:cs="Times New Roman"/>
      <w:vertAlign w:val="superscript"/>
    </w:rPr>
  </w:style>
  <w:style w:type="character" w:styleId="FollowedHyperlink">
    <w:name w:val="FollowedHyperlink"/>
    <w:basedOn w:val="DefaultParagraphFont"/>
    <w:uiPriority w:val="99"/>
    <w:semiHidden/>
    <w:unhideWhenUsed/>
    <w:rsid w:val="00E55A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32450">
      <w:bodyDiv w:val="1"/>
      <w:marLeft w:val="0"/>
      <w:marRight w:val="0"/>
      <w:marTop w:val="0"/>
      <w:marBottom w:val="0"/>
      <w:divBdr>
        <w:top w:val="none" w:sz="0" w:space="0" w:color="auto"/>
        <w:left w:val="none" w:sz="0" w:space="0" w:color="auto"/>
        <w:bottom w:val="none" w:sz="0" w:space="0" w:color="auto"/>
        <w:right w:val="none" w:sz="0" w:space="0" w:color="auto"/>
      </w:divBdr>
      <w:divsChild>
        <w:div w:id="301665571">
          <w:marLeft w:val="0"/>
          <w:marRight w:val="0"/>
          <w:marTop w:val="0"/>
          <w:marBottom w:val="0"/>
          <w:divBdr>
            <w:top w:val="none" w:sz="0" w:space="0" w:color="auto"/>
            <w:left w:val="none" w:sz="0" w:space="0" w:color="auto"/>
            <w:bottom w:val="none" w:sz="0" w:space="0" w:color="auto"/>
            <w:right w:val="none" w:sz="0" w:space="0" w:color="auto"/>
          </w:divBdr>
          <w:divsChild>
            <w:div w:id="488863573">
              <w:marLeft w:val="0"/>
              <w:marRight w:val="0"/>
              <w:marTop w:val="0"/>
              <w:marBottom w:val="0"/>
              <w:divBdr>
                <w:top w:val="none" w:sz="0" w:space="0" w:color="auto"/>
                <w:left w:val="none" w:sz="0" w:space="0" w:color="auto"/>
                <w:bottom w:val="none" w:sz="0" w:space="0" w:color="auto"/>
                <w:right w:val="none" w:sz="0" w:space="0" w:color="auto"/>
              </w:divBdr>
              <w:divsChild>
                <w:div w:id="691104529">
                  <w:marLeft w:val="0"/>
                  <w:marRight w:val="0"/>
                  <w:marTop w:val="0"/>
                  <w:marBottom w:val="0"/>
                  <w:divBdr>
                    <w:top w:val="none" w:sz="0" w:space="0" w:color="auto"/>
                    <w:left w:val="none" w:sz="0" w:space="0" w:color="auto"/>
                    <w:bottom w:val="none" w:sz="0" w:space="0" w:color="auto"/>
                    <w:right w:val="none" w:sz="0" w:space="0" w:color="auto"/>
                  </w:divBdr>
                  <w:divsChild>
                    <w:div w:id="18529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44857">
      <w:bodyDiv w:val="1"/>
      <w:marLeft w:val="0"/>
      <w:marRight w:val="0"/>
      <w:marTop w:val="0"/>
      <w:marBottom w:val="0"/>
      <w:divBdr>
        <w:top w:val="none" w:sz="0" w:space="0" w:color="auto"/>
        <w:left w:val="none" w:sz="0" w:space="0" w:color="auto"/>
        <w:bottom w:val="none" w:sz="0" w:space="0" w:color="auto"/>
        <w:right w:val="none" w:sz="0" w:space="0" w:color="auto"/>
      </w:divBdr>
      <w:divsChild>
        <w:div w:id="1192452563">
          <w:marLeft w:val="10"/>
          <w:marRight w:val="0"/>
          <w:marTop w:val="150"/>
          <w:marBottom w:val="150"/>
          <w:divBdr>
            <w:top w:val="none" w:sz="0" w:space="0" w:color="auto"/>
            <w:left w:val="none" w:sz="0" w:space="0" w:color="auto"/>
            <w:bottom w:val="none" w:sz="0" w:space="0" w:color="auto"/>
            <w:right w:val="none" w:sz="0" w:space="0" w:color="auto"/>
          </w:divBdr>
          <w:divsChild>
            <w:div w:id="985008697">
              <w:marLeft w:val="0"/>
              <w:marRight w:val="0"/>
              <w:marTop w:val="0"/>
              <w:marBottom w:val="0"/>
              <w:divBdr>
                <w:top w:val="none" w:sz="0" w:space="0" w:color="auto"/>
                <w:left w:val="none" w:sz="0" w:space="0" w:color="auto"/>
                <w:bottom w:val="none" w:sz="0" w:space="0" w:color="auto"/>
                <w:right w:val="none" w:sz="0" w:space="0" w:color="auto"/>
              </w:divBdr>
              <w:divsChild>
                <w:div w:id="533660126">
                  <w:marLeft w:val="0"/>
                  <w:marRight w:val="0"/>
                  <w:marTop w:val="0"/>
                  <w:marBottom w:val="0"/>
                  <w:divBdr>
                    <w:top w:val="none" w:sz="0" w:space="0" w:color="auto"/>
                    <w:left w:val="none" w:sz="0" w:space="0" w:color="auto"/>
                    <w:bottom w:val="none" w:sz="0" w:space="0" w:color="auto"/>
                    <w:right w:val="none" w:sz="0" w:space="0" w:color="auto"/>
                  </w:divBdr>
                  <w:divsChild>
                    <w:div w:id="7232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1288">
      <w:bodyDiv w:val="1"/>
      <w:marLeft w:val="0"/>
      <w:marRight w:val="0"/>
      <w:marTop w:val="0"/>
      <w:marBottom w:val="0"/>
      <w:divBdr>
        <w:top w:val="none" w:sz="0" w:space="0" w:color="auto"/>
        <w:left w:val="none" w:sz="0" w:space="0" w:color="auto"/>
        <w:bottom w:val="none" w:sz="0" w:space="0" w:color="auto"/>
        <w:right w:val="none" w:sz="0" w:space="0" w:color="auto"/>
      </w:divBdr>
    </w:div>
    <w:div w:id="144131965">
      <w:bodyDiv w:val="1"/>
      <w:marLeft w:val="0"/>
      <w:marRight w:val="0"/>
      <w:marTop w:val="0"/>
      <w:marBottom w:val="0"/>
      <w:divBdr>
        <w:top w:val="none" w:sz="0" w:space="0" w:color="auto"/>
        <w:left w:val="none" w:sz="0" w:space="0" w:color="auto"/>
        <w:bottom w:val="none" w:sz="0" w:space="0" w:color="auto"/>
        <w:right w:val="none" w:sz="0" w:space="0" w:color="auto"/>
      </w:divBdr>
    </w:div>
    <w:div w:id="182403434">
      <w:bodyDiv w:val="1"/>
      <w:marLeft w:val="0"/>
      <w:marRight w:val="0"/>
      <w:marTop w:val="0"/>
      <w:marBottom w:val="0"/>
      <w:divBdr>
        <w:top w:val="none" w:sz="0" w:space="0" w:color="auto"/>
        <w:left w:val="none" w:sz="0" w:space="0" w:color="auto"/>
        <w:bottom w:val="none" w:sz="0" w:space="0" w:color="auto"/>
        <w:right w:val="none" w:sz="0" w:space="0" w:color="auto"/>
      </w:divBdr>
    </w:div>
    <w:div w:id="352996180">
      <w:bodyDiv w:val="1"/>
      <w:marLeft w:val="0"/>
      <w:marRight w:val="0"/>
      <w:marTop w:val="0"/>
      <w:marBottom w:val="0"/>
      <w:divBdr>
        <w:top w:val="none" w:sz="0" w:space="0" w:color="auto"/>
        <w:left w:val="none" w:sz="0" w:space="0" w:color="auto"/>
        <w:bottom w:val="none" w:sz="0" w:space="0" w:color="auto"/>
        <w:right w:val="none" w:sz="0" w:space="0" w:color="auto"/>
      </w:divBdr>
    </w:div>
    <w:div w:id="390426837">
      <w:bodyDiv w:val="1"/>
      <w:marLeft w:val="0"/>
      <w:marRight w:val="0"/>
      <w:marTop w:val="0"/>
      <w:marBottom w:val="0"/>
      <w:divBdr>
        <w:top w:val="none" w:sz="0" w:space="0" w:color="auto"/>
        <w:left w:val="none" w:sz="0" w:space="0" w:color="auto"/>
        <w:bottom w:val="none" w:sz="0" w:space="0" w:color="auto"/>
        <w:right w:val="none" w:sz="0" w:space="0" w:color="auto"/>
      </w:divBdr>
    </w:div>
    <w:div w:id="394623142">
      <w:bodyDiv w:val="1"/>
      <w:marLeft w:val="0"/>
      <w:marRight w:val="0"/>
      <w:marTop w:val="0"/>
      <w:marBottom w:val="0"/>
      <w:divBdr>
        <w:top w:val="none" w:sz="0" w:space="0" w:color="auto"/>
        <w:left w:val="none" w:sz="0" w:space="0" w:color="auto"/>
        <w:bottom w:val="none" w:sz="0" w:space="0" w:color="auto"/>
        <w:right w:val="none" w:sz="0" w:space="0" w:color="auto"/>
      </w:divBdr>
      <w:divsChild>
        <w:div w:id="1872303883">
          <w:marLeft w:val="0"/>
          <w:marRight w:val="0"/>
          <w:marTop w:val="0"/>
          <w:marBottom w:val="0"/>
          <w:divBdr>
            <w:top w:val="none" w:sz="0" w:space="0" w:color="auto"/>
            <w:left w:val="none" w:sz="0" w:space="0" w:color="auto"/>
            <w:bottom w:val="none" w:sz="0" w:space="0" w:color="auto"/>
            <w:right w:val="none" w:sz="0" w:space="0" w:color="auto"/>
          </w:divBdr>
          <w:divsChild>
            <w:div w:id="441994035">
              <w:marLeft w:val="0"/>
              <w:marRight w:val="0"/>
              <w:marTop w:val="0"/>
              <w:marBottom w:val="0"/>
              <w:divBdr>
                <w:top w:val="none" w:sz="0" w:space="0" w:color="auto"/>
                <w:left w:val="none" w:sz="0" w:space="0" w:color="auto"/>
                <w:bottom w:val="none" w:sz="0" w:space="0" w:color="auto"/>
                <w:right w:val="none" w:sz="0" w:space="0" w:color="auto"/>
              </w:divBdr>
              <w:divsChild>
                <w:div w:id="1512915236">
                  <w:marLeft w:val="0"/>
                  <w:marRight w:val="0"/>
                  <w:marTop w:val="0"/>
                  <w:marBottom w:val="0"/>
                  <w:divBdr>
                    <w:top w:val="none" w:sz="0" w:space="0" w:color="auto"/>
                    <w:left w:val="none" w:sz="0" w:space="0" w:color="auto"/>
                    <w:bottom w:val="none" w:sz="0" w:space="0" w:color="auto"/>
                    <w:right w:val="none" w:sz="0" w:space="0" w:color="auto"/>
                  </w:divBdr>
                  <w:divsChild>
                    <w:div w:id="196819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40245">
      <w:bodyDiv w:val="1"/>
      <w:marLeft w:val="0"/>
      <w:marRight w:val="0"/>
      <w:marTop w:val="0"/>
      <w:marBottom w:val="0"/>
      <w:divBdr>
        <w:top w:val="none" w:sz="0" w:space="0" w:color="auto"/>
        <w:left w:val="none" w:sz="0" w:space="0" w:color="auto"/>
        <w:bottom w:val="none" w:sz="0" w:space="0" w:color="auto"/>
        <w:right w:val="none" w:sz="0" w:space="0" w:color="auto"/>
      </w:divBdr>
    </w:div>
    <w:div w:id="458766451">
      <w:bodyDiv w:val="1"/>
      <w:marLeft w:val="0"/>
      <w:marRight w:val="0"/>
      <w:marTop w:val="0"/>
      <w:marBottom w:val="0"/>
      <w:divBdr>
        <w:top w:val="none" w:sz="0" w:space="0" w:color="auto"/>
        <w:left w:val="none" w:sz="0" w:space="0" w:color="auto"/>
        <w:bottom w:val="none" w:sz="0" w:space="0" w:color="auto"/>
        <w:right w:val="none" w:sz="0" w:space="0" w:color="auto"/>
      </w:divBdr>
    </w:div>
    <w:div w:id="462775789">
      <w:bodyDiv w:val="1"/>
      <w:marLeft w:val="0"/>
      <w:marRight w:val="0"/>
      <w:marTop w:val="0"/>
      <w:marBottom w:val="0"/>
      <w:divBdr>
        <w:top w:val="none" w:sz="0" w:space="0" w:color="auto"/>
        <w:left w:val="none" w:sz="0" w:space="0" w:color="auto"/>
        <w:bottom w:val="none" w:sz="0" w:space="0" w:color="auto"/>
        <w:right w:val="none" w:sz="0" w:space="0" w:color="auto"/>
      </w:divBdr>
    </w:div>
    <w:div w:id="573852225">
      <w:bodyDiv w:val="1"/>
      <w:marLeft w:val="0"/>
      <w:marRight w:val="0"/>
      <w:marTop w:val="0"/>
      <w:marBottom w:val="0"/>
      <w:divBdr>
        <w:top w:val="none" w:sz="0" w:space="0" w:color="auto"/>
        <w:left w:val="none" w:sz="0" w:space="0" w:color="auto"/>
        <w:bottom w:val="none" w:sz="0" w:space="0" w:color="auto"/>
        <w:right w:val="none" w:sz="0" w:space="0" w:color="auto"/>
      </w:divBdr>
    </w:div>
    <w:div w:id="586888725">
      <w:bodyDiv w:val="1"/>
      <w:marLeft w:val="0"/>
      <w:marRight w:val="0"/>
      <w:marTop w:val="0"/>
      <w:marBottom w:val="0"/>
      <w:divBdr>
        <w:top w:val="none" w:sz="0" w:space="0" w:color="auto"/>
        <w:left w:val="none" w:sz="0" w:space="0" w:color="auto"/>
        <w:bottom w:val="none" w:sz="0" w:space="0" w:color="auto"/>
        <w:right w:val="none" w:sz="0" w:space="0" w:color="auto"/>
      </w:divBdr>
      <w:divsChild>
        <w:div w:id="36129598">
          <w:marLeft w:val="0"/>
          <w:marRight w:val="0"/>
          <w:marTop w:val="0"/>
          <w:marBottom w:val="0"/>
          <w:divBdr>
            <w:top w:val="none" w:sz="0" w:space="0" w:color="auto"/>
            <w:left w:val="none" w:sz="0" w:space="0" w:color="auto"/>
            <w:bottom w:val="none" w:sz="0" w:space="0" w:color="auto"/>
            <w:right w:val="none" w:sz="0" w:space="0" w:color="auto"/>
          </w:divBdr>
          <w:divsChild>
            <w:div w:id="862207407">
              <w:marLeft w:val="0"/>
              <w:marRight w:val="0"/>
              <w:marTop w:val="0"/>
              <w:marBottom w:val="0"/>
              <w:divBdr>
                <w:top w:val="none" w:sz="0" w:space="0" w:color="auto"/>
                <w:left w:val="none" w:sz="0" w:space="0" w:color="auto"/>
                <w:bottom w:val="none" w:sz="0" w:space="0" w:color="auto"/>
                <w:right w:val="none" w:sz="0" w:space="0" w:color="auto"/>
              </w:divBdr>
              <w:divsChild>
                <w:div w:id="1787576202">
                  <w:marLeft w:val="0"/>
                  <w:marRight w:val="0"/>
                  <w:marTop w:val="0"/>
                  <w:marBottom w:val="0"/>
                  <w:divBdr>
                    <w:top w:val="none" w:sz="0" w:space="0" w:color="auto"/>
                    <w:left w:val="none" w:sz="0" w:space="0" w:color="auto"/>
                    <w:bottom w:val="none" w:sz="0" w:space="0" w:color="auto"/>
                    <w:right w:val="none" w:sz="0" w:space="0" w:color="auto"/>
                  </w:divBdr>
                  <w:divsChild>
                    <w:div w:id="6949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243310">
      <w:bodyDiv w:val="1"/>
      <w:marLeft w:val="0"/>
      <w:marRight w:val="0"/>
      <w:marTop w:val="0"/>
      <w:marBottom w:val="0"/>
      <w:divBdr>
        <w:top w:val="none" w:sz="0" w:space="0" w:color="auto"/>
        <w:left w:val="none" w:sz="0" w:space="0" w:color="auto"/>
        <w:bottom w:val="none" w:sz="0" w:space="0" w:color="auto"/>
        <w:right w:val="none" w:sz="0" w:space="0" w:color="auto"/>
      </w:divBdr>
    </w:div>
    <w:div w:id="915894743">
      <w:bodyDiv w:val="1"/>
      <w:marLeft w:val="0"/>
      <w:marRight w:val="0"/>
      <w:marTop w:val="0"/>
      <w:marBottom w:val="0"/>
      <w:divBdr>
        <w:top w:val="none" w:sz="0" w:space="0" w:color="auto"/>
        <w:left w:val="none" w:sz="0" w:space="0" w:color="auto"/>
        <w:bottom w:val="none" w:sz="0" w:space="0" w:color="auto"/>
        <w:right w:val="none" w:sz="0" w:space="0" w:color="auto"/>
      </w:divBdr>
    </w:div>
    <w:div w:id="944462143">
      <w:bodyDiv w:val="1"/>
      <w:marLeft w:val="0"/>
      <w:marRight w:val="0"/>
      <w:marTop w:val="0"/>
      <w:marBottom w:val="0"/>
      <w:divBdr>
        <w:top w:val="none" w:sz="0" w:space="0" w:color="auto"/>
        <w:left w:val="none" w:sz="0" w:space="0" w:color="auto"/>
        <w:bottom w:val="none" w:sz="0" w:space="0" w:color="auto"/>
        <w:right w:val="none" w:sz="0" w:space="0" w:color="auto"/>
      </w:divBdr>
    </w:div>
    <w:div w:id="1252356712">
      <w:bodyDiv w:val="1"/>
      <w:marLeft w:val="0"/>
      <w:marRight w:val="0"/>
      <w:marTop w:val="0"/>
      <w:marBottom w:val="0"/>
      <w:divBdr>
        <w:top w:val="none" w:sz="0" w:space="0" w:color="auto"/>
        <w:left w:val="none" w:sz="0" w:space="0" w:color="auto"/>
        <w:bottom w:val="none" w:sz="0" w:space="0" w:color="auto"/>
        <w:right w:val="none" w:sz="0" w:space="0" w:color="auto"/>
      </w:divBdr>
      <w:divsChild>
        <w:div w:id="1696270405">
          <w:marLeft w:val="0"/>
          <w:marRight w:val="0"/>
          <w:marTop w:val="0"/>
          <w:marBottom w:val="0"/>
          <w:divBdr>
            <w:top w:val="none" w:sz="0" w:space="0" w:color="auto"/>
            <w:left w:val="none" w:sz="0" w:space="0" w:color="auto"/>
            <w:bottom w:val="none" w:sz="0" w:space="0" w:color="auto"/>
            <w:right w:val="none" w:sz="0" w:space="0" w:color="auto"/>
          </w:divBdr>
          <w:divsChild>
            <w:div w:id="612056698">
              <w:marLeft w:val="0"/>
              <w:marRight w:val="0"/>
              <w:marTop w:val="0"/>
              <w:marBottom w:val="0"/>
              <w:divBdr>
                <w:top w:val="none" w:sz="0" w:space="0" w:color="auto"/>
                <w:left w:val="none" w:sz="0" w:space="0" w:color="auto"/>
                <w:bottom w:val="none" w:sz="0" w:space="0" w:color="auto"/>
                <w:right w:val="none" w:sz="0" w:space="0" w:color="auto"/>
              </w:divBdr>
              <w:divsChild>
                <w:div w:id="483861370">
                  <w:marLeft w:val="0"/>
                  <w:marRight w:val="0"/>
                  <w:marTop w:val="0"/>
                  <w:marBottom w:val="0"/>
                  <w:divBdr>
                    <w:top w:val="none" w:sz="0" w:space="0" w:color="auto"/>
                    <w:left w:val="none" w:sz="0" w:space="0" w:color="auto"/>
                    <w:bottom w:val="none" w:sz="0" w:space="0" w:color="auto"/>
                    <w:right w:val="none" w:sz="0" w:space="0" w:color="auto"/>
                  </w:divBdr>
                  <w:divsChild>
                    <w:div w:id="1523007163">
                      <w:marLeft w:val="0"/>
                      <w:marRight w:val="0"/>
                      <w:marTop w:val="0"/>
                      <w:marBottom w:val="0"/>
                      <w:divBdr>
                        <w:top w:val="none" w:sz="0" w:space="0" w:color="auto"/>
                        <w:left w:val="none" w:sz="0" w:space="0" w:color="auto"/>
                        <w:bottom w:val="none" w:sz="0" w:space="0" w:color="auto"/>
                        <w:right w:val="none" w:sz="0" w:space="0" w:color="auto"/>
                      </w:divBdr>
                      <w:divsChild>
                        <w:div w:id="1034042107">
                          <w:marLeft w:val="0"/>
                          <w:marRight w:val="0"/>
                          <w:marTop w:val="0"/>
                          <w:marBottom w:val="0"/>
                          <w:divBdr>
                            <w:top w:val="none" w:sz="0" w:space="0" w:color="auto"/>
                            <w:left w:val="none" w:sz="0" w:space="0" w:color="auto"/>
                            <w:bottom w:val="none" w:sz="0" w:space="0" w:color="auto"/>
                            <w:right w:val="none" w:sz="0" w:space="0" w:color="auto"/>
                          </w:divBdr>
                          <w:divsChild>
                            <w:div w:id="15893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066903">
      <w:bodyDiv w:val="1"/>
      <w:marLeft w:val="0"/>
      <w:marRight w:val="0"/>
      <w:marTop w:val="0"/>
      <w:marBottom w:val="0"/>
      <w:divBdr>
        <w:top w:val="none" w:sz="0" w:space="0" w:color="auto"/>
        <w:left w:val="none" w:sz="0" w:space="0" w:color="auto"/>
        <w:bottom w:val="none" w:sz="0" w:space="0" w:color="auto"/>
        <w:right w:val="none" w:sz="0" w:space="0" w:color="auto"/>
      </w:divBdr>
    </w:div>
    <w:div w:id="1574661815">
      <w:bodyDiv w:val="1"/>
      <w:marLeft w:val="0"/>
      <w:marRight w:val="0"/>
      <w:marTop w:val="0"/>
      <w:marBottom w:val="0"/>
      <w:divBdr>
        <w:top w:val="none" w:sz="0" w:space="0" w:color="auto"/>
        <w:left w:val="none" w:sz="0" w:space="0" w:color="auto"/>
        <w:bottom w:val="none" w:sz="0" w:space="0" w:color="auto"/>
        <w:right w:val="none" w:sz="0" w:space="0" w:color="auto"/>
      </w:divBdr>
    </w:div>
    <w:div w:id="1592469223">
      <w:bodyDiv w:val="1"/>
      <w:marLeft w:val="0"/>
      <w:marRight w:val="0"/>
      <w:marTop w:val="0"/>
      <w:marBottom w:val="0"/>
      <w:divBdr>
        <w:top w:val="none" w:sz="0" w:space="0" w:color="auto"/>
        <w:left w:val="none" w:sz="0" w:space="0" w:color="auto"/>
        <w:bottom w:val="none" w:sz="0" w:space="0" w:color="auto"/>
        <w:right w:val="none" w:sz="0" w:space="0" w:color="auto"/>
      </w:divBdr>
      <w:divsChild>
        <w:div w:id="500388325">
          <w:marLeft w:val="0"/>
          <w:marRight w:val="0"/>
          <w:marTop w:val="0"/>
          <w:marBottom w:val="0"/>
          <w:divBdr>
            <w:top w:val="none" w:sz="0" w:space="0" w:color="auto"/>
            <w:left w:val="none" w:sz="0" w:space="0" w:color="auto"/>
            <w:bottom w:val="none" w:sz="0" w:space="0" w:color="auto"/>
            <w:right w:val="none" w:sz="0" w:space="0" w:color="auto"/>
          </w:divBdr>
          <w:divsChild>
            <w:div w:id="5636415">
              <w:marLeft w:val="0"/>
              <w:marRight w:val="0"/>
              <w:marTop w:val="0"/>
              <w:marBottom w:val="0"/>
              <w:divBdr>
                <w:top w:val="none" w:sz="0" w:space="0" w:color="auto"/>
                <w:left w:val="none" w:sz="0" w:space="0" w:color="auto"/>
                <w:bottom w:val="none" w:sz="0" w:space="0" w:color="auto"/>
                <w:right w:val="none" w:sz="0" w:space="0" w:color="auto"/>
              </w:divBdr>
            </w:div>
            <w:div w:id="12074917">
              <w:marLeft w:val="0"/>
              <w:marRight w:val="0"/>
              <w:marTop w:val="0"/>
              <w:marBottom w:val="0"/>
              <w:divBdr>
                <w:top w:val="none" w:sz="0" w:space="0" w:color="auto"/>
                <w:left w:val="none" w:sz="0" w:space="0" w:color="auto"/>
                <w:bottom w:val="none" w:sz="0" w:space="0" w:color="auto"/>
                <w:right w:val="none" w:sz="0" w:space="0" w:color="auto"/>
              </w:divBdr>
            </w:div>
            <w:div w:id="21515084">
              <w:marLeft w:val="0"/>
              <w:marRight w:val="0"/>
              <w:marTop w:val="0"/>
              <w:marBottom w:val="0"/>
              <w:divBdr>
                <w:top w:val="none" w:sz="0" w:space="0" w:color="auto"/>
                <w:left w:val="none" w:sz="0" w:space="0" w:color="auto"/>
                <w:bottom w:val="none" w:sz="0" w:space="0" w:color="auto"/>
                <w:right w:val="none" w:sz="0" w:space="0" w:color="auto"/>
              </w:divBdr>
            </w:div>
            <w:div w:id="22631122">
              <w:marLeft w:val="0"/>
              <w:marRight w:val="0"/>
              <w:marTop w:val="0"/>
              <w:marBottom w:val="0"/>
              <w:divBdr>
                <w:top w:val="none" w:sz="0" w:space="0" w:color="auto"/>
                <w:left w:val="none" w:sz="0" w:space="0" w:color="auto"/>
                <w:bottom w:val="none" w:sz="0" w:space="0" w:color="auto"/>
                <w:right w:val="none" w:sz="0" w:space="0" w:color="auto"/>
              </w:divBdr>
            </w:div>
            <w:div w:id="22639256">
              <w:marLeft w:val="0"/>
              <w:marRight w:val="0"/>
              <w:marTop w:val="0"/>
              <w:marBottom w:val="0"/>
              <w:divBdr>
                <w:top w:val="none" w:sz="0" w:space="0" w:color="auto"/>
                <w:left w:val="none" w:sz="0" w:space="0" w:color="auto"/>
                <w:bottom w:val="none" w:sz="0" w:space="0" w:color="auto"/>
                <w:right w:val="none" w:sz="0" w:space="0" w:color="auto"/>
              </w:divBdr>
            </w:div>
            <w:div w:id="23873489">
              <w:marLeft w:val="0"/>
              <w:marRight w:val="0"/>
              <w:marTop w:val="0"/>
              <w:marBottom w:val="0"/>
              <w:divBdr>
                <w:top w:val="none" w:sz="0" w:space="0" w:color="auto"/>
                <w:left w:val="none" w:sz="0" w:space="0" w:color="auto"/>
                <w:bottom w:val="none" w:sz="0" w:space="0" w:color="auto"/>
                <w:right w:val="none" w:sz="0" w:space="0" w:color="auto"/>
              </w:divBdr>
            </w:div>
            <w:div w:id="28071176">
              <w:marLeft w:val="0"/>
              <w:marRight w:val="0"/>
              <w:marTop w:val="0"/>
              <w:marBottom w:val="0"/>
              <w:divBdr>
                <w:top w:val="none" w:sz="0" w:space="0" w:color="auto"/>
                <w:left w:val="none" w:sz="0" w:space="0" w:color="auto"/>
                <w:bottom w:val="none" w:sz="0" w:space="0" w:color="auto"/>
                <w:right w:val="none" w:sz="0" w:space="0" w:color="auto"/>
              </w:divBdr>
            </w:div>
            <w:div w:id="28383236">
              <w:marLeft w:val="0"/>
              <w:marRight w:val="0"/>
              <w:marTop w:val="0"/>
              <w:marBottom w:val="0"/>
              <w:divBdr>
                <w:top w:val="none" w:sz="0" w:space="0" w:color="auto"/>
                <w:left w:val="none" w:sz="0" w:space="0" w:color="auto"/>
                <w:bottom w:val="none" w:sz="0" w:space="0" w:color="auto"/>
                <w:right w:val="none" w:sz="0" w:space="0" w:color="auto"/>
              </w:divBdr>
            </w:div>
            <w:div w:id="37709266">
              <w:marLeft w:val="0"/>
              <w:marRight w:val="0"/>
              <w:marTop w:val="0"/>
              <w:marBottom w:val="0"/>
              <w:divBdr>
                <w:top w:val="none" w:sz="0" w:space="0" w:color="auto"/>
                <w:left w:val="none" w:sz="0" w:space="0" w:color="auto"/>
                <w:bottom w:val="none" w:sz="0" w:space="0" w:color="auto"/>
                <w:right w:val="none" w:sz="0" w:space="0" w:color="auto"/>
              </w:divBdr>
            </w:div>
            <w:div w:id="47726535">
              <w:marLeft w:val="0"/>
              <w:marRight w:val="0"/>
              <w:marTop w:val="0"/>
              <w:marBottom w:val="0"/>
              <w:divBdr>
                <w:top w:val="none" w:sz="0" w:space="0" w:color="auto"/>
                <w:left w:val="none" w:sz="0" w:space="0" w:color="auto"/>
                <w:bottom w:val="none" w:sz="0" w:space="0" w:color="auto"/>
                <w:right w:val="none" w:sz="0" w:space="0" w:color="auto"/>
              </w:divBdr>
            </w:div>
            <w:div w:id="57941828">
              <w:marLeft w:val="0"/>
              <w:marRight w:val="0"/>
              <w:marTop w:val="0"/>
              <w:marBottom w:val="0"/>
              <w:divBdr>
                <w:top w:val="none" w:sz="0" w:space="0" w:color="auto"/>
                <w:left w:val="none" w:sz="0" w:space="0" w:color="auto"/>
                <w:bottom w:val="none" w:sz="0" w:space="0" w:color="auto"/>
                <w:right w:val="none" w:sz="0" w:space="0" w:color="auto"/>
              </w:divBdr>
            </w:div>
            <w:div w:id="61830471">
              <w:marLeft w:val="0"/>
              <w:marRight w:val="0"/>
              <w:marTop w:val="0"/>
              <w:marBottom w:val="0"/>
              <w:divBdr>
                <w:top w:val="none" w:sz="0" w:space="0" w:color="auto"/>
                <w:left w:val="none" w:sz="0" w:space="0" w:color="auto"/>
                <w:bottom w:val="none" w:sz="0" w:space="0" w:color="auto"/>
                <w:right w:val="none" w:sz="0" w:space="0" w:color="auto"/>
              </w:divBdr>
            </w:div>
            <w:div w:id="74522061">
              <w:marLeft w:val="0"/>
              <w:marRight w:val="0"/>
              <w:marTop w:val="0"/>
              <w:marBottom w:val="0"/>
              <w:divBdr>
                <w:top w:val="none" w:sz="0" w:space="0" w:color="auto"/>
                <w:left w:val="none" w:sz="0" w:space="0" w:color="auto"/>
                <w:bottom w:val="none" w:sz="0" w:space="0" w:color="auto"/>
                <w:right w:val="none" w:sz="0" w:space="0" w:color="auto"/>
              </w:divBdr>
            </w:div>
            <w:div w:id="98764042">
              <w:marLeft w:val="0"/>
              <w:marRight w:val="0"/>
              <w:marTop w:val="0"/>
              <w:marBottom w:val="0"/>
              <w:divBdr>
                <w:top w:val="none" w:sz="0" w:space="0" w:color="auto"/>
                <w:left w:val="none" w:sz="0" w:space="0" w:color="auto"/>
                <w:bottom w:val="none" w:sz="0" w:space="0" w:color="auto"/>
                <w:right w:val="none" w:sz="0" w:space="0" w:color="auto"/>
              </w:divBdr>
            </w:div>
            <w:div w:id="102312308">
              <w:marLeft w:val="0"/>
              <w:marRight w:val="0"/>
              <w:marTop w:val="0"/>
              <w:marBottom w:val="0"/>
              <w:divBdr>
                <w:top w:val="none" w:sz="0" w:space="0" w:color="auto"/>
                <w:left w:val="none" w:sz="0" w:space="0" w:color="auto"/>
                <w:bottom w:val="none" w:sz="0" w:space="0" w:color="auto"/>
                <w:right w:val="none" w:sz="0" w:space="0" w:color="auto"/>
              </w:divBdr>
            </w:div>
            <w:div w:id="103893265">
              <w:marLeft w:val="0"/>
              <w:marRight w:val="0"/>
              <w:marTop w:val="0"/>
              <w:marBottom w:val="0"/>
              <w:divBdr>
                <w:top w:val="none" w:sz="0" w:space="0" w:color="auto"/>
                <w:left w:val="none" w:sz="0" w:space="0" w:color="auto"/>
                <w:bottom w:val="none" w:sz="0" w:space="0" w:color="auto"/>
                <w:right w:val="none" w:sz="0" w:space="0" w:color="auto"/>
              </w:divBdr>
            </w:div>
            <w:div w:id="114754864">
              <w:marLeft w:val="0"/>
              <w:marRight w:val="0"/>
              <w:marTop w:val="0"/>
              <w:marBottom w:val="0"/>
              <w:divBdr>
                <w:top w:val="none" w:sz="0" w:space="0" w:color="auto"/>
                <w:left w:val="none" w:sz="0" w:space="0" w:color="auto"/>
                <w:bottom w:val="none" w:sz="0" w:space="0" w:color="auto"/>
                <w:right w:val="none" w:sz="0" w:space="0" w:color="auto"/>
              </w:divBdr>
            </w:div>
            <w:div w:id="126171502">
              <w:marLeft w:val="0"/>
              <w:marRight w:val="0"/>
              <w:marTop w:val="0"/>
              <w:marBottom w:val="0"/>
              <w:divBdr>
                <w:top w:val="none" w:sz="0" w:space="0" w:color="auto"/>
                <w:left w:val="none" w:sz="0" w:space="0" w:color="auto"/>
                <w:bottom w:val="none" w:sz="0" w:space="0" w:color="auto"/>
                <w:right w:val="none" w:sz="0" w:space="0" w:color="auto"/>
              </w:divBdr>
            </w:div>
            <w:div w:id="128716306">
              <w:marLeft w:val="0"/>
              <w:marRight w:val="0"/>
              <w:marTop w:val="0"/>
              <w:marBottom w:val="0"/>
              <w:divBdr>
                <w:top w:val="none" w:sz="0" w:space="0" w:color="auto"/>
                <w:left w:val="none" w:sz="0" w:space="0" w:color="auto"/>
                <w:bottom w:val="none" w:sz="0" w:space="0" w:color="auto"/>
                <w:right w:val="none" w:sz="0" w:space="0" w:color="auto"/>
              </w:divBdr>
            </w:div>
            <w:div w:id="131097796">
              <w:marLeft w:val="0"/>
              <w:marRight w:val="0"/>
              <w:marTop w:val="0"/>
              <w:marBottom w:val="0"/>
              <w:divBdr>
                <w:top w:val="none" w:sz="0" w:space="0" w:color="auto"/>
                <w:left w:val="none" w:sz="0" w:space="0" w:color="auto"/>
                <w:bottom w:val="none" w:sz="0" w:space="0" w:color="auto"/>
                <w:right w:val="none" w:sz="0" w:space="0" w:color="auto"/>
              </w:divBdr>
            </w:div>
            <w:div w:id="133840079">
              <w:marLeft w:val="0"/>
              <w:marRight w:val="0"/>
              <w:marTop w:val="0"/>
              <w:marBottom w:val="0"/>
              <w:divBdr>
                <w:top w:val="none" w:sz="0" w:space="0" w:color="auto"/>
                <w:left w:val="none" w:sz="0" w:space="0" w:color="auto"/>
                <w:bottom w:val="none" w:sz="0" w:space="0" w:color="auto"/>
                <w:right w:val="none" w:sz="0" w:space="0" w:color="auto"/>
              </w:divBdr>
            </w:div>
            <w:div w:id="141392818">
              <w:marLeft w:val="0"/>
              <w:marRight w:val="0"/>
              <w:marTop w:val="0"/>
              <w:marBottom w:val="0"/>
              <w:divBdr>
                <w:top w:val="none" w:sz="0" w:space="0" w:color="auto"/>
                <w:left w:val="none" w:sz="0" w:space="0" w:color="auto"/>
                <w:bottom w:val="none" w:sz="0" w:space="0" w:color="auto"/>
                <w:right w:val="none" w:sz="0" w:space="0" w:color="auto"/>
              </w:divBdr>
            </w:div>
            <w:div w:id="145054952">
              <w:marLeft w:val="0"/>
              <w:marRight w:val="0"/>
              <w:marTop w:val="0"/>
              <w:marBottom w:val="0"/>
              <w:divBdr>
                <w:top w:val="none" w:sz="0" w:space="0" w:color="auto"/>
                <w:left w:val="none" w:sz="0" w:space="0" w:color="auto"/>
                <w:bottom w:val="none" w:sz="0" w:space="0" w:color="auto"/>
                <w:right w:val="none" w:sz="0" w:space="0" w:color="auto"/>
              </w:divBdr>
            </w:div>
            <w:div w:id="146870210">
              <w:marLeft w:val="0"/>
              <w:marRight w:val="0"/>
              <w:marTop w:val="0"/>
              <w:marBottom w:val="0"/>
              <w:divBdr>
                <w:top w:val="none" w:sz="0" w:space="0" w:color="auto"/>
                <w:left w:val="none" w:sz="0" w:space="0" w:color="auto"/>
                <w:bottom w:val="none" w:sz="0" w:space="0" w:color="auto"/>
                <w:right w:val="none" w:sz="0" w:space="0" w:color="auto"/>
              </w:divBdr>
            </w:div>
            <w:div w:id="154805915">
              <w:marLeft w:val="0"/>
              <w:marRight w:val="0"/>
              <w:marTop w:val="0"/>
              <w:marBottom w:val="0"/>
              <w:divBdr>
                <w:top w:val="none" w:sz="0" w:space="0" w:color="auto"/>
                <w:left w:val="none" w:sz="0" w:space="0" w:color="auto"/>
                <w:bottom w:val="none" w:sz="0" w:space="0" w:color="auto"/>
                <w:right w:val="none" w:sz="0" w:space="0" w:color="auto"/>
              </w:divBdr>
            </w:div>
            <w:div w:id="155847297">
              <w:marLeft w:val="0"/>
              <w:marRight w:val="0"/>
              <w:marTop w:val="0"/>
              <w:marBottom w:val="0"/>
              <w:divBdr>
                <w:top w:val="none" w:sz="0" w:space="0" w:color="auto"/>
                <w:left w:val="none" w:sz="0" w:space="0" w:color="auto"/>
                <w:bottom w:val="none" w:sz="0" w:space="0" w:color="auto"/>
                <w:right w:val="none" w:sz="0" w:space="0" w:color="auto"/>
              </w:divBdr>
            </w:div>
            <w:div w:id="163712939">
              <w:marLeft w:val="0"/>
              <w:marRight w:val="0"/>
              <w:marTop w:val="0"/>
              <w:marBottom w:val="0"/>
              <w:divBdr>
                <w:top w:val="none" w:sz="0" w:space="0" w:color="auto"/>
                <w:left w:val="none" w:sz="0" w:space="0" w:color="auto"/>
                <w:bottom w:val="none" w:sz="0" w:space="0" w:color="auto"/>
                <w:right w:val="none" w:sz="0" w:space="0" w:color="auto"/>
              </w:divBdr>
            </w:div>
            <w:div w:id="172451517">
              <w:marLeft w:val="0"/>
              <w:marRight w:val="0"/>
              <w:marTop w:val="0"/>
              <w:marBottom w:val="0"/>
              <w:divBdr>
                <w:top w:val="none" w:sz="0" w:space="0" w:color="auto"/>
                <w:left w:val="none" w:sz="0" w:space="0" w:color="auto"/>
                <w:bottom w:val="none" w:sz="0" w:space="0" w:color="auto"/>
                <w:right w:val="none" w:sz="0" w:space="0" w:color="auto"/>
              </w:divBdr>
            </w:div>
            <w:div w:id="181403868">
              <w:marLeft w:val="0"/>
              <w:marRight w:val="0"/>
              <w:marTop w:val="0"/>
              <w:marBottom w:val="0"/>
              <w:divBdr>
                <w:top w:val="none" w:sz="0" w:space="0" w:color="auto"/>
                <w:left w:val="none" w:sz="0" w:space="0" w:color="auto"/>
                <w:bottom w:val="none" w:sz="0" w:space="0" w:color="auto"/>
                <w:right w:val="none" w:sz="0" w:space="0" w:color="auto"/>
              </w:divBdr>
            </w:div>
            <w:div w:id="182063215">
              <w:marLeft w:val="0"/>
              <w:marRight w:val="0"/>
              <w:marTop w:val="0"/>
              <w:marBottom w:val="0"/>
              <w:divBdr>
                <w:top w:val="none" w:sz="0" w:space="0" w:color="auto"/>
                <w:left w:val="none" w:sz="0" w:space="0" w:color="auto"/>
                <w:bottom w:val="none" w:sz="0" w:space="0" w:color="auto"/>
                <w:right w:val="none" w:sz="0" w:space="0" w:color="auto"/>
              </w:divBdr>
            </w:div>
            <w:div w:id="182212595">
              <w:marLeft w:val="0"/>
              <w:marRight w:val="0"/>
              <w:marTop w:val="0"/>
              <w:marBottom w:val="0"/>
              <w:divBdr>
                <w:top w:val="none" w:sz="0" w:space="0" w:color="auto"/>
                <w:left w:val="none" w:sz="0" w:space="0" w:color="auto"/>
                <w:bottom w:val="none" w:sz="0" w:space="0" w:color="auto"/>
                <w:right w:val="none" w:sz="0" w:space="0" w:color="auto"/>
              </w:divBdr>
            </w:div>
            <w:div w:id="183789943">
              <w:marLeft w:val="0"/>
              <w:marRight w:val="0"/>
              <w:marTop w:val="0"/>
              <w:marBottom w:val="0"/>
              <w:divBdr>
                <w:top w:val="none" w:sz="0" w:space="0" w:color="auto"/>
                <w:left w:val="none" w:sz="0" w:space="0" w:color="auto"/>
                <w:bottom w:val="none" w:sz="0" w:space="0" w:color="auto"/>
                <w:right w:val="none" w:sz="0" w:space="0" w:color="auto"/>
              </w:divBdr>
            </w:div>
            <w:div w:id="189492022">
              <w:marLeft w:val="0"/>
              <w:marRight w:val="0"/>
              <w:marTop w:val="0"/>
              <w:marBottom w:val="0"/>
              <w:divBdr>
                <w:top w:val="none" w:sz="0" w:space="0" w:color="auto"/>
                <w:left w:val="none" w:sz="0" w:space="0" w:color="auto"/>
                <w:bottom w:val="none" w:sz="0" w:space="0" w:color="auto"/>
                <w:right w:val="none" w:sz="0" w:space="0" w:color="auto"/>
              </w:divBdr>
            </w:div>
            <w:div w:id="191186618">
              <w:marLeft w:val="0"/>
              <w:marRight w:val="0"/>
              <w:marTop w:val="0"/>
              <w:marBottom w:val="0"/>
              <w:divBdr>
                <w:top w:val="none" w:sz="0" w:space="0" w:color="auto"/>
                <w:left w:val="none" w:sz="0" w:space="0" w:color="auto"/>
                <w:bottom w:val="none" w:sz="0" w:space="0" w:color="auto"/>
                <w:right w:val="none" w:sz="0" w:space="0" w:color="auto"/>
              </w:divBdr>
            </w:div>
            <w:div w:id="191967108">
              <w:marLeft w:val="0"/>
              <w:marRight w:val="0"/>
              <w:marTop w:val="0"/>
              <w:marBottom w:val="0"/>
              <w:divBdr>
                <w:top w:val="none" w:sz="0" w:space="0" w:color="auto"/>
                <w:left w:val="none" w:sz="0" w:space="0" w:color="auto"/>
                <w:bottom w:val="none" w:sz="0" w:space="0" w:color="auto"/>
                <w:right w:val="none" w:sz="0" w:space="0" w:color="auto"/>
              </w:divBdr>
            </w:div>
            <w:div w:id="193429018">
              <w:marLeft w:val="0"/>
              <w:marRight w:val="0"/>
              <w:marTop w:val="0"/>
              <w:marBottom w:val="0"/>
              <w:divBdr>
                <w:top w:val="none" w:sz="0" w:space="0" w:color="auto"/>
                <w:left w:val="none" w:sz="0" w:space="0" w:color="auto"/>
                <w:bottom w:val="none" w:sz="0" w:space="0" w:color="auto"/>
                <w:right w:val="none" w:sz="0" w:space="0" w:color="auto"/>
              </w:divBdr>
            </w:div>
            <w:div w:id="197741098">
              <w:marLeft w:val="0"/>
              <w:marRight w:val="0"/>
              <w:marTop w:val="0"/>
              <w:marBottom w:val="0"/>
              <w:divBdr>
                <w:top w:val="none" w:sz="0" w:space="0" w:color="auto"/>
                <w:left w:val="none" w:sz="0" w:space="0" w:color="auto"/>
                <w:bottom w:val="none" w:sz="0" w:space="0" w:color="auto"/>
                <w:right w:val="none" w:sz="0" w:space="0" w:color="auto"/>
              </w:divBdr>
            </w:div>
            <w:div w:id="205652761">
              <w:marLeft w:val="0"/>
              <w:marRight w:val="0"/>
              <w:marTop w:val="0"/>
              <w:marBottom w:val="0"/>
              <w:divBdr>
                <w:top w:val="none" w:sz="0" w:space="0" w:color="auto"/>
                <w:left w:val="none" w:sz="0" w:space="0" w:color="auto"/>
                <w:bottom w:val="none" w:sz="0" w:space="0" w:color="auto"/>
                <w:right w:val="none" w:sz="0" w:space="0" w:color="auto"/>
              </w:divBdr>
            </w:div>
            <w:div w:id="208105702">
              <w:marLeft w:val="0"/>
              <w:marRight w:val="0"/>
              <w:marTop w:val="0"/>
              <w:marBottom w:val="0"/>
              <w:divBdr>
                <w:top w:val="none" w:sz="0" w:space="0" w:color="auto"/>
                <w:left w:val="none" w:sz="0" w:space="0" w:color="auto"/>
                <w:bottom w:val="none" w:sz="0" w:space="0" w:color="auto"/>
                <w:right w:val="none" w:sz="0" w:space="0" w:color="auto"/>
              </w:divBdr>
            </w:div>
            <w:div w:id="209535149">
              <w:marLeft w:val="0"/>
              <w:marRight w:val="0"/>
              <w:marTop w:val="0"/>
              <w:marBottom w:val="0"/>
              <w:divBdr>
                <w:top w:val="none" w:sz="0" w:space="0" w:color="auto"/>
                <w:left w:val="none" w:sz="0" w:space="0" w:color="auto"/>
                <w:bottom w:val="none" w:sz="0" w:space="0" w:color="auto"/>
                <w:right w:val="none" w:sz="0" w:space="0" w:color="auto"/>
              </w:divBdr>
            </w:div>
            <w:div w:id="222527296">
              <w:marLeft w:val="0"/>
              <w:marRight w:val="0"/>
              <w:marTop w:val="0"/>
              <w:marBottom w:val="0"/>
              <w:divBdr>
                <w:top w:val="none" w:sz="0" w:space="0" w:color="auto"/>
                <w:left w:val="none" w:sz="0" w:space="0" w:color="auto"/>
                <w:bottom w:val="none" w:sz="0" w:space="0" w:color="auto"/>
                <w:right w:val="none" w:sz="0" w:space="0" w:color="auto"/>
              </w:divBdr>
            </w:div>
            <w:div w:id="223878491">
              <w:marLeft w:val="0"/>
              <w:marRight w:val="0"/>
              <w:marTop w:val="0"/>
              <w:marBottom w:val="0"/>
              <w:divBdr>
                <w:top w:val="none" w:sz="0" w:space="0" w:color="auto"/>
                <w:left w:val="none" w:sz="0" w:space="0" w:color="auto"/>
                <w:bottom w:val="none" w:sz="0" w:space="0" w:color="auto"/>
                <w:right w:val="none" w:sz="0" w:space="0" w:color="auto"/>
              </w:divBdr>
            </w:div>
            <w:div w:id="224803087">
              <w:marLeft w:val="0"/>
              <w:marRight w:val="0"/>
              <w:marTop w:val="0"/>
              <w:marBottom w:val="0"/>
              <w:divBdr>
                <w:top w:val="none" w:sz="0" w:space="0" w:color="auto"/>
                <w:left w:val="none" w:sz="0" w:space="0" w:color="auto"/>
                <w:bottom w:val="none" w:sz="0" w:space="0" w:color="auto"/>
                <w:right w:val="none" w:sz="0" w:space="0" w:color="auto"/>
              </w:divBdr>
            </w:div>
            <w:div w:id="237910981">
              <w:marLeft w:val="0"/>
              <w:marRight w:val="0"/>
              <w:marTop w:val="0"/>
              <w:marBottom w:val="0"/>
              <w:divBdr>
                <w:top w:val="none" w:sz="0" w:space="0" w:color="auto"/>
                <w:left w:val="none" w:sz="0" w:space="0" w:color="auto"/>
                <w:bottom w:val="none" w:sz="0" w:space="0" w:color="auto"/>
                <w:right w:val="none" w:sz="0" w:space="0" w:color="auto"/>
              </w:divBdr>
            </w:div>
            <w:div w:id="248388739">
              <w:marLeft w:val="0"/>
              <w:marRight w:val="0"/>
              <w:marTop w:val="0"/>
              <w:marBottom w:val="0"/>
              <w:divBdr>
                <w:top w:val="none" w:sz="0" w:space="0" w:color="auto"/>
                <w:left w:val="none" w:sz="0" w:space="0" w:color="auto"/>
                <w:bottom w:val="none" w:sz="0" w:space="0" w:color="auto"/>
                <w:right w:val="none" w:sz="0" w:space="0" w:color="auto"/>
              </w:divBdr>
            </w:div>
            <w:div w:id="249236577">
              <w:marLeft w:val="0"/>
              <w:marRight w:val="0"/>
              <w:marTop w:val="0"/>
              <w:marBottom w:val="0"/>
              <w:divBdr>
                <w:top w:val="none" w:sz="0" w:space="0" w:color="auto"/>
                <w:left w:val="none" w:sz="0" w:space="0" w:color="auto"/>
                <w:bottom w:val="none" w:sz="0" w:space="0" w:color="auto"/>
                <w:right w:val="none" w:sz="0" w:space="0" w:color="auto"/>
              </w:divBdr>
            </w:div>
            <w:div w:id="255673349">
              <w:marLeft w:val="0"/>
              <w:marRight w:val="0"/>
              <w:marTop w:val="0"/>
              <w:marBottom w:val="0"/>
              <w:divBdr>
                <w:top w:val="none" w:sz="0" w:space="0" w:color="auto"/>
                <w:left w:val="none" w:sz="0" w:space="0" w:color="auto"/>
                <w:bottom w:val="none" w:sz="0" w:space="0" w:color="auto"/>
                <w:right w:val="none" w:sz="0" w:space="0" w:color="auto"/>
              </w:divBdr>
            </w:div>
            <w:div w:id="259678046">
              <w:marLeft w:val="0"/>
              <w:marRight w:val="0"/>
              <w:marTop w:val="0"/>
              <w:marBottom w:val="0"/>
              <w:divBdr>
                <w:top w:val="none" w:sz="0" w:space="0" w:color="auto"/>
                <w:left w:val="none" w:sz="0" w:space="0" w:color="auto"/>
                <w:bottom w:val="none" w:sz="0" w:space="0" w:color="auto"/>
                <w:right w:val="none" w:sz="0" w:space="0" w:color="auto"/>
              </w:divBdr>
            </w:div>
            <w:div w:id="262811563">
              <w:marLeft w:val="0"/>
              <w:marRight w:val="0"/>
              <w:marTop w:val="0"/>
              <w:marBottom w:val="0"/>
              <w:divBdr>
                <w:top w:val="none" w:sz="0" w:space="0" w:color="auto"/>
                <w:left w:val="none" w:sz="0" w:space="0" w:color="auto"/>
                <w:bottom w:val="none" w:sz="0" w:space="0" w:color="auto"/>
                <w:right w:val="none" w:sz="0" w:space="0" w:color="auto"/>
              </w:divBdr>
            </w:div>
            <w:div w:id="265430741">
              <w:marLeft w:val="0"/>
              <w:marRight w:val="0"/>
              <w:marTop w:val="0"/>
              <w:marBottom w:val="0"/>
              <w:divBdr>
                <w:top w:val="none" w:sz="0" w:space="0" w:color="auto"/>
                <w:left w:val="none" w:sz="0" w:space="0" w:color="auto"/>
                <w:bottom w:val="none" w:sz="0" w:space="0" w:color="auto"/>
                <w:right w:val="none" w:sz="0" w:space="0" w:color="auto"/>
              </w:divBdr>
            </w:div>
            <w:div w:id="288900872">
              <w:marLeft w:val="0"/>
              <w:marRight w:val="0"/>
              <w:marTop w:val="0"/>
              <w:marBottom w:val="0"/>
              <w:divBdr>
                <w:top w:val="none" w:sz="0" w:space="0" w:color="auto"/>
                <w:left w:val="none" w:sz="0" w:space="0" w:color="auto"/>
                <w:bottom w:val="none" w:sz="0" w:space="0" w:color="auto"/>
                <w:right w:val="none" w:sz="0" w:space="0" w:color="auto"/>
              </w:divBdr>
            </w:div>
            <w:div w:id="293951425">
              <w:marLeft w:val="0"/>
              <w:marRight w:val="0"/>
              <w:marTop w:val="0"/>
              <w:marBottom w:val="0"/>
              <w:divBdr>
                <w:top w:val="none" w:sz="0" w:space="0" w:color="auto"/>
                <w:left w:val="none" w:sz="0" w:space="0" w:color="auto"/>
                <w:bottom w:val="none" w:sz="0" w:space="0" w:color="auto"/>
                <w:right w:val="none" w:sz="0" w:space="0" w:color="auto"/>
              </w:divBdr>
            </w:div>
            <w:div w:id="294918488">
              <w:marLeft w:val="0"/>
              <w:marRight w:val="0"/>
              <w:marTop w:val="0"/>
              <w:marBottom w:val="0"/>
              <w:divBdr>
                <w:top w:val="none" w:sz="0" w:space="0" w:color="auto"/>
                <w:left w:val="none" w:sz="0" w:space="0" w:color="auto"/>
                <w:bottom w:val="none" w:sz="0" w:space="0" w:color="auto"/>
                <w:right w:val="none" w:sz="0" w:space="0" w:color="auto"/>
              </w:divBdr>
            </w:div>
            <w:div w:id="308095751">
              <w:marLeft w:val="0"/>
              <w:marRight w:val="0"/>
              <w:marTop w:val="0"/>
              <w:marBottom w:val="0"/>
              <w:divBdr>
                <w:top w:val="none" w:sz="0" w:space="0" w:color="auto"/>
                <w:left w:val="none" w:sz="0" w:space="0" w:color="auto"/>
                <w:bottom w:val="none" w:sz="0" w:space="0" w:color="auto"/>
                <w:right w:val="none" w:sz="0" w:space="0" w:color="auto"/>
              </w:divBdr>
            </w:div>
            <w:div w:id="320500412">
              <w:marLeft w:val="0"/>
              <w:marRight w:val="0"/>
              <w:marTop w:val="0"/>
              <w:marBottom w:val="0"/>
              <w:divBdr>
                <w:top w:val="none" w:sz="0" w:space="0" w:color="auto"/>
                <w:left w:val="none" w:sz="0" w:space="0" w:color="auto"/>
                <w:bottom w:val="none" w:sz="0" w:space="0" w:color="auto"/>
                <w:right w:val="none" w:sz="0" w:space="0" w:color="auto"/>
              </w:divBdr>
            </w:div>
            <w:div w:id="321742746">
              <w:marLeft w:val="0"/>
              <w:marRight w:val="0"/>
              <w:marTop w:val="0"/>
              <w:marBottom w:val="0"/>
              <w:divBdr>
                <w:top w:val="none" w:sz="0" w:space="0" w:color="auto"/>
                <w:left w:val="none" w:sz="0" w:space="0" w:color="auto"/>
                <w:bottom w:val="none" w:sz="0" w:space="0" w:color="auto"/>
                <w:right w:val="none" w:sz="0" w:space="0" w:color="auto"/>
              </w:divBdr>
            </w:div>
            <w:div w:id="324087017">
              <w:marLeft w:val="0"/>
              <w:marRight w:val="0"/>
              <w:marTop w:val="0"/>
              <w:marBottom w:val="0"/>
              <w:divBdr>
                <w:top w:val="none" w:sz="0" w:space="0" w:color="auto"/>
                <w:left w:val="none" w:sz="0" w:space="0" w:color="auto"/>
                <w:bottom w:val="none" w:sz="0" w:space="0" w:color="auto"/>
                <w:right w:val="none" w:sz="0" w:space="0" w:color="auto"/>
              </w:divBdr>
            </w:div>
            <w:div w:id="325977956">
              <w:marLeft w:val="0"/>
              <w:marRight w:val="0"/>
              <w:marTop w:val="0"/>
              <w:marBottom w:val="0"/>
              <w:divBdr>
                <w:top w:val="none" w:sz="0" w:space="0" w:color="auto"/>
                <w:left w:val="none" w:sz="0" w:space="0" w:color="auto"/>
                <w:bottom w:val="none" w:sz="0" w:space="0" w:color="auto"/>
                <w:right w:val="none" w:sz="0" w:space="0" w:color="auto"/>
              </w:divBdr>
            </w:div>
            <w:div w:id="340591171">
              <w:marLeft w:val="0"/>
              <w:marRight w:val="0"/>
              <w:marTop w:val="0"/>
              <w:marBottom w:val="0"/>
              <w:divBdr>
                <w:top w:val="none" w:sz="0" w:space="0" w:color="auto"/>
                <w:left w:val="none" w:sz="0" w:space="0" w:color="auto"/>
                <w:bottom w:val="none" w:sz="0" w:space="0" w:color="auto"/>
                <w:right w:val="none" w:sz="0" w:space="0" w:color="auto"/>
              </w:divBdr>
            </w:div>
            <w:div w:id="353729628">
              <w:marLeft w:val="0"/>
              <w:marRight w:val="0"/>
              <w:marTop w:val="0"/>
              <w:marBottom w:val="0"/>
              <w:divBdr>
                <w:top w:val="none" w:sz="0" w:space="0" w:color="auto"/>
                <w:left w:val="none" w:sz="0" w:space="0" w:color="auto"/>
                <w:bottom w:val="none" w:sz="0" w:space="0" w:color="auto"/>
                <w:right w:val="none" w:sz="0" w:space="0" w:color="auto"/>
              </w:divBdr>
            </w:div>
            <w:div w:id="353925113">
              <w:marLeft w:val="0"/>
              <w:marRight w:val="0"/>
              <w:marTop w:val="0"/>
              <w:marBottom w:val="0"/>
              <w:divBdr>
                <w:top w:val="none" w:sz="0" w:space="0" w:color="auto"/>
                <w:left w:val="none" w:sz="0" w:space="0" w:color="auto"/>
                <w:bottom w:val="none" w:sz="0" w:space="0" w:color="auto"/>
                <w:right w:val="none" w:sz="0" w:space="0" w:color="auto"/>
              </w:divBdr>
            </w:div>
            <w:div w:id="357631293">
              <w:marLeft w:val="0"/>
              <w:marRight w:val="0"/>
              <w:marTop w:val="0"/>
              <w:marBottom w:val="0"/>
              <w:divBdr>
                <w:top w:val="none" w:sz="0" w:space="0" w:color="auto"/>
                <w:left w:val="none" w:sz="0" w:space="0" w:color="auto"/>
                <w:bottom w:val="none" w:sz="0" w:space="0" w:color="auto"/>
                <w:right w:val="none" w:sz="0" w:space="0" w:color="auto"/>
              </w:divBdr>
            </w:div>
            <w:div w:id="362755279">
              <w:marLeft w:val="0"/>
              <w:marRight w:val="0"/>
              <w:marTop w:val="0"/>
              <w:marBottom w:val="0"/>
              <w:divBdr>
                <w:top w:val="none" w:sz="0" w:space="0" w:color="auto"/>
                <w:left w:val="none" w:sz="0" w:space="0" w:color="auto"/>
                <w:bottom w:val="none" w:sz="0" w:space="0" w:color="auto"/>
                <w:right w:val="none" w:sz="0" w:space="0" w:color="auto"/>
              </w:divBdr>
            </w:div>
            <w:div w:id="371152634">
              <w:marLeft w:val="0"/>
              <w:marRight w:val="0"/>
              <w:marTop w:val="0"/>
              <w:marBottom w:val="0"/>
              <w:divBdr>
                <w:top w:val="none" w:sz="0" w:space="0" w:color="auto"/>
                <w:left w:val="none" w:sz="0" w:space="0" w:color="auto"/>
                <w:bottom w:val="none" w:sz="0" w:space="0" w:color="auto"/>
                <w:right w:val="none" w:sz="0" w:space="0" w:color="auto"/>
              </w:divBdr>
            </w:div>
            <w:div w:id="373194634">
              <w:marLeft w:val="0"/>
              <w:marRight w:val="0"/>
              <w:marTop w:val="0"/>
              <w:marBottom w:val="0"/>
              <w:divBdr>
                <w:top w:val="none" w:sz="0" w:space="0" w:color="auto"/>
                <w:left w:val="none" w:sz="0" w:space="0" w:color="auto"/>
                <w:bottom w:val="none" w:sz="0" w:space="0" w:color="auto"/>
                <w:right w:val="none" w:sz="0" w:space="0" w:color="auto"/>
              </w:divBdr>
            </w:div>
            <w:div w:id="406222676">
              <w:marLeft w:val="0"/>
              <w:marRight w:val="0"/>
              <w:marTop w:val="0"/>
              <w:marBottom w:val="0"/>
              <w:divBdr>
                <w:top w:val="none" w:sz="0" w:space="0" w:color="auto"/>
                <w:left w:val="none" w:sz="0" w:space="0" w:color="auto"/>
                <w:bottom w:val="none" w:sz="0" w:space="0" w:color="auto"/>
                <w:right w:val="none" w:sz="0" w:space="0" w:color="auto"/>
              </w:divBdr>
            </w:div>
            <w:div w:id="412436107">
              <w:marLeft w:val="0"/>
              <w:marRight w:val="0"/>
              <w:marTop w:val="0"/>
              <w:marBottom w:val="0"/>
              <w:divBdr>
                <w:top w:val="none" w:sz="0" w:space="0" w:color="auto"/>
                <w:left w:val="none" w:sz="0" w:space="0" w:color="auto"/>
                <w:bottom w:val="none" w:sz="0" w:space="0" w:color="auto"/>
                <w:right w:val="none" w:sz="0" w:space="0" w:color="auto"/>
              </w:divBdr>
            </w:div>
            <w:div w:id="415133269">
              <w:marLeft w:val="0"/>
              <w:marRight w:val="0"/>
              <w:marTop w:val="0"/>
              <w:marBottom w:val="0"/>
              <w:divBdr>
                <w:top w:val="none" w:sz="0" w:space="0" w:color="auto"/>
                <w:left w:val="none" w:sz="0" w:space="0" w:color="auto"/>
                <w:bottom w:val="none" w:sz="0" w:space="0" w:color="auto"/>
                <w:right w:val="none" w:sz="0" w:space="0" w:color="auto"/>
              </w:divBdr>
            </w:div>
            <w:div w:id="420637511">
              <w:marLeft w:val="0"/>
              <w:marRight w:val="0"/>
              <w:marTop w:val="0"/>
              <w:marBottom w:val="0"/>
              <w:divBdr>
                <w:top w:val="none" w:sz="0" w:space="0" w:color="auto"/>
                <w:left w:val="none" w:sz="0" w:space="0" w:color="auto"/>
                <w:bottom w:val="none" w:sz="0" w:space="0" w:color="auto"/>
                <w:right w:val="none" w:sz="0" w:space="0" w:color="auto"/>
              </w:divBdr>
            </w:div>
            <w:div w:id="426972808">
              <w:marLeft w:val="0"/>
              <w:marRight w:val="0"/>
              <w:marTop w:val="0"/>
              <w:marBottom w:val="0"/>
              <w:divBdr>
                <w:top w:val="none" w:sz="0" w:space="0" w:color="auto"/>
                <w:left w:val="none" w:sz="0" w:space="0" w:color="auto"/>
                <w:bottom w:val="none" w:sz="0" w:space="0" w:color="auto"/>
                <w:right w:val="none" w:sz="0" w:space="0" w:color="auto"/>
              </w:divBdr>
            </w:div>
            <w:div w:id="441412898">
              <w:marLeft w:val="0"/>
              <w:marRight w:val="0"/>
              <w:marTop w:val="0"/>
              <w:marBottom w:val="0"/>
              <w:divBdr>
                <w:top w:val="none" w:sz="0" w:space="0" w:color="auto"/>
                <w:left w:val="none" w:sz="0" w:space="0" w:color="auto"/>
                <w:bottom w:val="none" w:sz="0" w:space="0" w:color="auto"/>
                <w:right w:val="none" w:sz="0" w:space="0" w:color="auto"/>
              </w:divBdr>
            </w:div>
            <w:div w:id="442501497">
              <w:marLeft w:val="0"/>
              <w:marRight w:val="0"/>
              <w:marTop w:val="0"/>
              <w:marBottom w:val="0"/>
              <w:divBdr>
                <w:top w:val="none" w:sz="0" w:space="0" w:color="auto"/>
                <w:left w:val="none" w:sz="0" w:space="0" w:color="auto"/>
                <w:bottom w:val="none" w:sz="0" w:space="0" w:color="auto"/>
                <w:right w:val="none" w:sz="0" w:space="0" w:color="auto"/>
              </w:divBdr>
            </w:div>
            <w:div w:id="442917457">
              <w:marLeft w:val="0"/>
              <w:marRight w:val="0"/>
              <w:marTop w:val="0"/>
              <w:marBottom w:val="0"/>
              <w:divBdr>
                <w:top w:val="none" w:sz="0" w:space="0" w:color="auto"/>
                <w:left w:val="none" w:sz="0" w:space="0" w:color="auto"/>
                <w:bottom w:val="none" w:sz="0" w:space="0" w:color="auto"/>
                <w:right w:val="none" w:sz="0" w:space="0" w:color="auto"/>
              </w:divBdr>
            </w:div>
            <w:div w:id="444622126">
              <w:marLeft w:val="0"/>
              <w:marRight w:val="0"/>
              <w:marTop w:val="0"/>
              <w:marBottom w:val="0"/>
              <w:divBdr>
                <w:top w:val="none" w:sz="0" w:space="0" w:color="auto"/>
                <w:left w:val="none" w:sz="0" w:space="0" w:color="auto"/>
                <w:bottom w:val="none" w:sz="0" w:space="0" w:color="auto"/>
                <w:right w:val="none" w:sz="0" w:space="0" w:color="auto"/>
              </w:divBdr>
            </w:div>
            <w:div w:id="446966835">
              <w:marLeft w:val="0"/>
              <w:marRight w:val="0"/>
              <w:marTop w:val="0"/>
              <w:marBottom w:val="0"/>
              <w:divBdr>
                <w:top w:val="none" w:sz="0" w:space="0" w:color="auto"/>
                <w:left w:val="none" w:sz="0" w:space="0" w:color="auto"/>
                <w:bottom w:val="none" w:sz="0" w:space="0" w:color="auto"/>
                <w:right w:val="none" w:sz="0" w:space="0" w:color="auto"/>
              </w:divBdr>
            </w:div>
            <w:div w:id="447704604">
              <w:marLeft w:val="0"/>
              <w:marRight w:val="0"/>
              <w:marTop w:val="0"/>
              <w:marBottom w:val="0"/>
              <w:divBdr>
                <w:top w:val="none" w:sz="0" w:space="0" w:color="auto"/>
                <w:left w:val="none" w:sz="0" w:space="0" w:color="auto"/>
                <w:bottom w:val="none" w:sz="0" w:space="0" w:color="auto"/>
                <w:right w:val="none" w:sz="0" w:space="0" w:color="auto"/>
              </w:divBdr>
            </w:div>
            <w:div w:id="456222248">
              <w:marLeft w:val="0"/>
              <w:marRight w:val="0"/>
              <w:marTop w:val="0"/>
              <w:marBottom w:val="0"/>
              <w:divBdr>
                <w:top w:val="none" w:sz="0" w:space="0" w:color="auto"/>
                <w:left w:val="none" w:sz="0" w:space="0" w:color="auto"/>
                <w:bottom w:val="none" w:sz="0" w:space="0" w:color="auto"/>
                <w:right w:val="none" w:sz="0" w:space="0" w:color="auto"/>
              </w:divBdr>
            </w:div>
            <w:div w:id="458377053">
              <w:marLeft w:val="0"/>
              <w:marRight w:val="0"/>
              <w:marTop w:val="0"/>
              <w:marBottom w:val="0"/>
              <w:divBdr>
                <w:top w:val="none" w:sz="0" w:space="0" w:color="auto"/>
                <w:left w:val="none" w:sz="0" w:space="0" w:color="auto"/>
                <w:bottom w:val="none" w:sz="0" w:space="0" w:color="auto"/>
                <w:right w:val="none" w:sz="0" w:space="0" w:color="auto"/>
              </w:divBdr>
            </w:div>
            <w:div w:id="462430140">
              <w:marLeft w:val="0"/>
              <w:marRight w:val="0"/>
              <w:marTop w:val="0"/>
              <w:marBottom w:val="0"/>
              <w:divBdr>
                <w:top w:val="none" w:sz="0" w:space="0" w:color="auto"/>
                <w:left w:val="none" w:sz="0" w:space="0" w:color="auto"/>
                <w:bottom w:val="none" w:sz="0" w:space="0" w:color="auto"/>
                <w:right w:val="none" w:sz="0" w:space="0" w:color="auto"/>
              </w:divBdr>
            </w:div>
            <w:div w:id="463157466">
              <w:marLeft w:val="0"/>
              <w:marRight w:val="0"/>
              <w:marTop w:val="0"/>
              <w:marBottom w:val="0"/>
              <w:divBdr>
                <w:top w:val="none" w:sz="0" w:space="0" w:color="auto"/>
                <w:left w:val="none" w:sz="0" w:space="0" w:color="auto"/>
                <w:bottom w:val="none" w:sz="0" w:space="0" w:color="auto"/>
                <w:right w:val="none" w:sz="0" w:space="0" w:color="auto"/>
              </w:divBdr>
            </w:div>
            <w:div w:id="466777711">
              <w:marLeft w:val="0"/>
              <w:marRight w:val="0"/>
              <w:marTop w:val="0"/>
              <w:marBottom w:val="0"/>
              <w:divBdr>
                <w:top w:val="none" w:sz="0" w:space="0" w:color="auto"/>
                <w:left w:val="none" w:sz="0" w:space="0" w:color="auto"/>
                <w:bottom w:val="none" w:sz="0" w:space="0" w:color="auto"/>
                <w:right w:val="none" w:sz="0" w:space="0" w:color="auto"/>
              </w:divBdr>
            </w:div>
            <w:div w:id="471481957">
              <w:marLeft w:val="0"/>
              <w:marRight w:val="0"/>
              <w:marTop w:val="0"/>
              <w:marBottom w:val="0"/>
              <w:divBdr>
                <w:top w:val="none" w:sz="0" w:space="0" w:color="auto"/>
                <w:left w:val="none" w:sz="0" w:space="0" w:color="auto"/>
                <w:bottom w:val="none" w:sz="0" w:space="0" w:color="auto"/>
                <w:right w:val="none" w:sz="0" w:space="0" w:color="auto"/>
              </w:divBdr>
            </w:div>
            <w:div w:id="479539160">
              <w:marLeft w:val="0"/>
              <w:marRight w:val="0"/>
              <w:marTop w:val="0"/>
              <w:marBottom w:val="0"/>
              <w:divBdr>
                <w:top w:val="none" w:sz="0" w:space="0" w:color="auto"/>
                <w:left w:val="none" w:sz="0" w:space="0" w:color="auto"/>
                <w:bottom w:val="none" w:sz="0" w:space="0" w:color="auto"/>
                <w:right w:val="none" w:sz="0" w:space="0" w:color="auto"/>
              </w:divBdr>
            </w:div>
            <w:div w:id="487868747">
              <w:marLeft w:val="0"/>
              <w:marRight w:val="0"/>
              <w:marTop w:val="0"/>
              <w:marBottom w:val="0"/>
              <w:divBdr>
                <w:top w:val="none" w:sz="0" w:space="0" w:color="auto"/>
                <w:left w:val="none" w:sz="0" w:space="0" w:color="auto"/>
                <w:bottom w:val="none" w:sz="0" w:space="0" w:color="auto"/>
                <w:right w:val="none" w:sz="0" w:space="0" w:color="auto"/>
              </w:divBdr>
            </w:div>
            <w:div w:id="523401975">
              <w:marLeft w:val="0"/>
              <w:marRight w:val="0"/>
              <w:marTop w:val="0"/>
              <w:marBottom w:val="0"/>
              <w:divBdr>
                <w:top w:val="none" w:sz="0" w:space="0" w:color="auto"/>
                <w:left w:val="none" w:sz="0" w:space="0" w:color="auto"/>
                <w:bottom w:val="none" w:sz="0" w:space="0" w:color="auto"/>
                <w:right w:val="none" w:sz="0" w:space="0" w:color="auto"/>
              </w:divBdr>
            </w:div>
            <w:div w:id="524488480">
              <w:marLeft w:val="0"/>
              <w:marRight w:val="0"/>
              <w:marTop w:val="0"/>
              <w:marBottom w:val="0"/>
              <w:divBdr>
                <w:top w:val="none" w:sz="0" w:space="0" w:color="auto"/>
                <w:left w:val="none" w:sz="0" w:space="0" w:color="auto"/>
                <w:bottom w:val="none" w:sz="0" w:space="0" w:color="auto"/>
                <w:right w:val="none" w:sz="0" w:space="0" w:color="auto"/>
              </w:divBdr>
            </w:div>
            <w:div w:id="528763368">
              <w:marLeft w:val="0"/>
              <w:marRight w:val="0"/>
              <w:marTop w:val="0"/>
              <w:marBottom w:val="0"/>
              <w:divBdr>
                <w:top w:val="none" w:sz="0" w:space="0" w:color="auto"/>
                <w:left w:val="none" w:sz="0" w:space="0" w:color="auto"/>
                <w:bottom w:val="none" w:sz="0" w:space="0" w:color="auto"/>
                <w:right w:val="none" w:sz="0" w:space="0" w:color="auto"/>
              </w:divBdr>
            </w:div>
            <w:div w:id="536085824">
              <w:marLeft w:val="0"/>
              <w:marRight w:val="0"/>
              <w:marTop w:val="0"/>
              <w:marBottom w:val="0"/>
              <w:divBdr>
                <w:top w:val="none" w:sz="0" w:space="0" w:color="auto"/>
                <w:left w:val="none" w:sz="0" w:space="0" w:color="auto"/>
                <w:bottom w:val="none" w:sz="0" w:space="0" w:color="auto"/>
                <w:right w:val="none" w:sz="0" w:space="0" w:color="auto"/>
              </w:divBdr>
            </w:div>
            <w:div w:id="552035705">
              <w:marLeft w:val="0"/>
              <w:marRight w:val="0"/>
              <w:marTop w:val="0"/>
              <w:marBottom w:val="0"/>
              <w:divBdr>
                <w:top w:val="none" w:sz="0" w:space="0" w:color="auto"/>
                <w:left w:val="none" w:sz="0" w:space="0" w:color="auto"/>
                <w:bottom w:val="none" w:sz="0" w:space="0" w:color="auto"/>
                <w:right w:val="none" w:sz="0" w:space="0" w:color="auto"/>
              </w:divBdr>
            </w:div>
            <w:div w:id="558176733">
              <w:marLeft w:val="0"/>
              <w:marRight w:val="0"/>
              <w:marTop w:val="0"/>
              <w:marBottom w:val="0"/>
              <w:divBdr>
                <w:top w:val="none" w:sz="0" w:space="0" w:color="auto"/>
                <w:left w:val="none" w:sz="0" w:space="0" w:color="auto"/>
                <w:bottom w:val="none" w:sz="0" w:space="0" w:color="auto"/>
                <w:right w:val="none" w:sz="0" w:space="0" w:color="auto"/>
              </w:divBdr>
            </w:div>
            <w:div w:id="579099750">
              <w:marLeft w:val="0"/>
              <w:marRight w:val="0"/>
              <w:marTop w:val="0"/>
              <w:marBottom w:val="0"/>
              <w:divBdr>
                <w:top w:val="none" w:sz="0" w:space="0" w:color="auto"/>
                <w:left w:val="none" w:sz="0" w:space="0" w:color="auto"/>
                <w:bottom w:val="none" w:sz="0" w:space="0" w:color="auto"/>
                <w:right w:val="none" w:sz="0" w:space="0" w:color="auto"/>
              </w:divBdr>
            </w:div>
            <w:div w:id="580220719">
              <w:marLeft w:val="0"/>
              <w:marRight w:val="0"/>
              <w:marTop w:val="0"/>
              <w:marBottom w:val="0"/>
              <w:divBdr>
                <w:top w:val="none" w:sz="0" w:space="0" w:color="auto"/>
                <w:left w:val="none" w:sz="0" w:space="0" w:color="auto"/>
                <w:bottom w:val="none" w:sz="0" w:space="0" w:color="auto"/>
                <w:right w:val="none" w:sz="0" w:space="0" w:color="auto"/>
              </w:divBdr>
            </w:div>
            <w:div w:id="597300028">
              <w:marLeft w:val="0"/>
              <w:marRight w:val="0"/>
              <w:marTop w:val="0"/>
              <w:marBottom w:val="0"/>
              <w:divBdr>
                <w:top w:val="none" w:sz="0" w:space="0" w:color="auto"/>
                <w:left w:val="none" w:sz="0" w:space="0" w:color="auto"/>
                <w:bottom w:val="none" w:sz="0" w:space="0" w:color="auto"/>
                <w:right w:val="none" w:sz="0" w:space="0" w:color="auto"/>
              </w:divBdr>
            </w:div>
            <w:div w:id="601424779">
              <w:marLeft w:val="0"/>
              <w:marRight w:val="0"/>
              <w:marTop w:val="0"/>
              <w:marBottom w:val="0"/>
              <w:divBdr>
                <w:top w:val="none" w:sz="0" w:space="0" w:color="auto"/>
                <w:left w:val="none" w:sz="0" w:space="0" w:color="auto"/>
                <w:bottom w:val="none" w:sz="0" w:space="0" w:color="auto"/>
                <w:right w:val="none" w:sz="0" w:space="0" w:color="auto"/>
              </w:divBdr>
            </w:div>
            <w:div w:id="612595323">
              <w:marLeft w:val="0"/>
              <w:marRight w:val="0"/>
              <w:marTop w:val="0"/>
              <w:marBottom w:val="0"/>
              <w:divBdr>
                <w:top w:val="none" w:sz="0" w:space="0" w:color="auto"/>
                <w:left w:val="none" w:sz="0" w:space="0" w:color="auto"/>
                <w:bottom w:val="none" w:sz="0" w:space="0" w:color="auto"/>
                <w:right w:val="none" w:sz="0" w:space="0" w:color="auto"/>
              </w:divBdr>
            </w:div>
            <w:div w:id="629021093">
              <w:marLeft w:val="0"/>
              <w:marRight w:val="0"/>
              <w:marTop w:val="0"/>
              <w:marBottom w:val="0"/>
              <w:divBdr>
                <w:top w:val="none" w:sz="0" w:space="0" w:color="auto"/>
                <w:left w:val="none" w:sz="0" w:space="0" w:color="auto"/>
                <w:bottom w:val="none" w:sz="0" w:space="0" w:color="auto"/>
                <w:right w:val="none" w:sz="0" w:space="0" w:color="auto"/>
              </w:divBdr>
            </w:div>
            <w:div w:id="638455815">
              <w:marLeft w:val="0"/>
              <w:marRight w:val="0"/>
              <w:marTop w:val="0"/>
              <w:marBottom w:val="0"/>
              <w:divBdr>
                <w:top w:val="none" w:sz="0" w:space="0" w:color="auto"/>
                <w:left w:val="none" w:sz="0" w:space="0" w:color="auto"/>
                <w:bottom w:val="none" w:sz="0" w:space="0" w:color="auto"/>
                <w:right w:val="none" w:sz="0" w:space="0" w:color="auto"/>
              </w:divBdr>
            </w:div>
            <w:div w:id="640958871">
              <w:marLeft w:val="0"/>
              <w:marRight w:val="0"/>
              <w:marTop w:val="0"/>
              <w:marBottom w:val="0"/>
              <w:divBdr>
                <w:top w:val="none" w:sz="0" w:space="0" w:color="auto"/>
                <w:left w:val="none" w:sz="0" w:space="0" w:color="auto"/>
                <w:bottom w:val="none" w:sz="0" w:space="0" w:color="auto"/>
                <w:right w:val="none" w:sz="0" w:space="0" w:color="auto"/>
              </w:divBdr>
            </w:div>
            <w:div w:id="642731506">
              <w:marLeft w:val="0"/>
              <w:marRight w:val="0"/>
              <w:marTop w:val="0"/>
              <w:marBottom w:val="0"/>
              <w:divBdr>
                <w:top w:val="none" w:sz="0" w:space="0" w:color="auto"/>
                <w:left w:val="none" w:sz="0" w:space="0" w:color="auto"/>
                <w:bottom w:val="none" w:sz="0" w:space="0" w:color="auto"/>
                <w:right w:val="none" w:sz="0" w:space="0" w:color="auto"/>
              </w:divBdr>
            </w:div>
            <w:div w:id="642738100">
              <w:marLeft w:val="0"/>
              <w:marRight w:val="0"/>
              <w:marTop w:val="0"/>
              <w:marBottom w:val="0"/>
              <w:divBdr>
                <w:top w:val="none" w:sz="0" w:space="0" w:color="auto"/>
                <w:left w:val="none" w:sz="0" w:space="0" w:color="auto"/>
                <w:bottom w:val="none" w:sz="0" w:space="0" w:color="auto"/>
                <w:right w:val="none" w:sz="0" w:space="0" w:color="auto"/>
              </w:divBdr>
            </w:div>
            <w:div w:id="667558282">
              <w:marLeft w:val="0"/>
              <w:marRight w:val="0"/>
              <w:marTop w:val="0"/>
              <w:marBottom w:val="0"/>
              <w:divBdr>
                <w:top w:val="none" w:sz="0" w:space="0" w:color="auto"/>
                <w:left w:val="none" w:sz="0" w:space="0" w:color="auto"/>
                <w:bottom w:val="none" w:sz="0" w:space="0" w:color="auto"/>
                <w:right w:val="none" w:sz="0" w:space="0" w:color="auto"/>
              </w:divBdr>
            </w:div>
            <w:div w:id="693923051">
              <w:marLeft w:val="0"/>
              <w:marRight w:val="0"/>
              <w:marTop w:val="0"/>
              <w:marBottom w:val="0"/>
              <w:divBdr>
                <w:top w:val="none" w:sz="0" w:space="0" w:color="auto"/>
                <w:left w:val="none" w:sz="0" w:space="0" w:color="auto"/>
                <w:bottom w:val="none" w:sz="0" w:space="0" w:color="auto"/>
                <w:right w:val="none" w:sz="0" w:space="0" w:color="auto"/>
              </w:divBdr>
            </w:div>
            <w:div w:id="701133567">
              <w:marLeft w:val="0"/>
              <w:marRight w:val="0"/>
              <w:marTop w:val="0"/>
              <w:marBottom w:val="0"/>
              <w:divBdr>
                <w:top w:val="none" w:sz="0" w:space="0" w:color="auto"/>
                <w:left w:val="none" w:sz="0" w:space="0" w:color="auto"/>
                <w:bottom w:val="none" w:sz="0" w:space="0" w:color="auto"/>
                <w:right w:val="none" w:sz="0" w:space="0" w:color="auto"/>
              </w:divBdr>
            </w:div>
            <w:div w:id="701173862">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703215295">
              <w:marLeft w:val="0"/>
              <w:marRight w:val="0"/>
              <w:marTop w:val="0"/>
              <w:marBottom w:val="0"/>
              <w:divBdr>
                <w:top w:val="none" w:sz="0" w:space="0" w:color="auto"/>
                <w:left w:val="none" w:sz="0" w:space="0" w:color="auto"/>
                <w:bottom w:val="none" w:sz="0" w:space="0" w:color="auto"/>
                <w:right w:val="none" w:sz="0" w:space="0" w:color="auto"/>
              </w:divBdr>
            </w:div>
            <w:div w:id="734594822">
              <w:marLeft w:val="0"/>
              <w:marRight w:val="0"/>
              <w:marTop w:val="0"/>
              <w:marBottom w:val="0"/>
              <w:divBdr>
                <w:top w:val="none" w:sz="0" w:space="0" w:color="auto"/>
                <w:left w:val="none" w:sz="0" w:space="0" w:color="auto"/>
                <w:bottom w:val="none" w:sz="0" w:space="0" w:color="auto"/>
                <w:right w:val="none" w:sz="0" w:space="0" w:color="auto"/>
              </w:divBdr>
            </w:div>
            <w:div w:id="734855686">
              <w:marLeft w:val="0"/>
              <w:marRight w:val="0"/>
              <w:marTop w:val="0"/>
              <w:marBottom w:val="0"/>
              <w:divBdr>
                <w:top w:val="none" w:sz="0" w:space="0" w:color="auto"/>
                <w:left w:val="none" w:sz="0" w:space="0" w:color="auto"/>
                <w:bottom w:val="none" w:sz="0" w:space="0" w:color="auto"/>
                <w:right w:val="none" w:sz="0" w:space="0" w:color="auto"/>
              </w:divBdr>
            </w:div>
            <w:div w:id="735594968">
              <w:marLeft w:val="0"/>
              <w:marRight w:val="0"/>
              <w:marTop w:val="0"/>
              <w:marBottom w:val="0"/>
              <w:divBdr>
                <w:top w:val="none" w:sz="0" w:space="0" w:color="auto"/>
                <w:left w:val="none" w:sz="0" w:space="0" w:color="auto"/>
                <w:bottom w:val="none" w:sz="0" w:space="0" w:color="auto"/>
                <w:right w:val="none" w:sz="0" w:space="0" w:color="auto"/>
              </w:divBdr>
            </w:div>
            <w:div w:id="759368885">
              <w:marLeft w:val="0"/>
              <w:marRight w:val="0"/>
              <w:marTop w:val="0"/>
              <w:marBottom w:val="0"/>
              <w:divBdr>
                <w:top w:val="none" w:sz="0" w:space="0" w:color="auto"/>
                <w:left w:val="none" w:sz="0" w:space="0" w:color="auto"/>
                <w:bottom w:val="none" w:sz="0" w:space="0" w:color="auto"/>
                <w:right w:val="none" w:sz="0" w:space="0" w:color="auto"/>
              </w:divBdr>
            </w:div>
            <w:div w:id="764035183">
              <w:marLeft w:val="0"/>
              <w:marRight w:val="0"/>
              <w:marTop w:val="0"/>
              <w:marBottom w:val="0"/>
              <w:divBdr>
                <w:top w:val="none" w:sz="0" w:space="0" w:color="auto"/>
                <w:left w:val="none" w:sz="0" w:space="0" w:color="auto"/>
                <w:bottom w:val="none" w:sz="0" w:space="0" w:color="auto"/>
                <w:right w:val="none" w:sz="0" w:space="0" w:color="auto"/>
              </w:divBdr>
            </w:div>
            <w:div w:id="770666264">
              <w:marLeft w:val="0"/>
              <w:marRight w:val="0"/>
              <w:marTop w:val="0"/>
              <w:marBottom w:val="0"/>
              <w:divBdr>
                <w:top w:val="none" w:sz="0" w:space="0" w:color="auto"/>
                <w:left w:val="none" w:sz="0" w:space="0" w:color="auto"/>
                <w:bottom w:val="none" w:sz="0" w:space="0" w:color="auto"/>
                <w:right w:val="none" w:sz="0" w:space="0" w:color="auto"/>
              </w:divBdr>
            </w:div>
            <w:div w:id="782577038">
              <w:marLeft w:val="0"/>
              <w:marRight w:val="0"/>
              <w:marTop w:val="0"/>
              <w:marBottom w:val="0"/>
              <w:divBdr>
                <w:top w:val="none" w:sz="0" w:space="0" w:color="auto"/>
                <w:left w:val="none" w:sz="0" w:space="0" w:color="auto"/>
                <w:bottom w:val="none" w:sz="0" w:space="0" w:color="auto"/>
                <w:right w:val="none" w:sz="0" w:space="0" w:color="auto"/>
              </w:divBdr>
            </w:div>
            <w:div w:id="788086569">
              <w:marLeft w:val="0"/>
              <w:marRight w:val="0"/>
              <w:marTop w:val="0"/>
              <w:marBottom w:val="0"/>
              <w:divBdr>
                <w:top w:val="none" w:sz="0" w:space="0" w:color="auto"/>
                <w:left w:val="none" w:sz="0" w:space="0" w:color="auto"/>
                <w:bottom w:val="none" w:sz="0" w:space="0" w:color="auto"/>
                <w:right w:val="none" w:sz="0" w:space="0" w:color="auto"/>
              </w:divBdr>
            </w:div>
            <w:div w:id="802963866">
              <w:marLeft w:val="0"/>
              <w:marRight w:val="0"/>
              <w:marTop w:val="0"/>
              <w:marBottom w:val="0"/>
              <w:divBdr>
                <w:top w:val="none" w:sz="0" w:space="0" w:color="auto"/>
                <w:left w:val="none" w:sz="0" w:space="0" w:color="auto"/>
                <w:bottom w:val="none" w:sz="0" w:space="0" w:color="auto"/>
                <w:right w:val="none" w:sz="0" w:space="0" w:color="auto"/>
              </w:divBdr>
            </w:div>
            <w:div w:id="803349228">
              <w:marLeft w:val="0"/>
              <w:marRight w:val="0"/>
              <w:marTop w:val="0"/>
              <w:marBottom w:val="0"/>
              <w:divBdr>
                <w:top w:val="none" w:sz="0" w:space="0" w:color="auto"/>
                <w:left w:val="none" w:sz="0" w:space="0" w:color="auto"/>
                <w:bottom w:val="none" w:sz="0" w:space="0" w:color="auto"/>
                <w:right w:val="none" w:sz="0" w:space="0" w:color="auto"/>
              </w:divBdr>
            </w:div>
            <w:div w:id="805855494">
              <w:marLeft w:val="0"/>
              <w:marRight w:val="0"/>
              <w:marTop w:val="0"/>
              <w:marBottom w:val="0"/>
              <w:divBdr>
                <w:top w:val="none" w:sz="0" w:space="0" w:color="auto"/>
                <w:left w:val="none" w:sz="0" w:space="0" w:color="auto"/>
                <w:bottom w:val="none" w:sz="0" w:space="0" w:color="auto"/>
                <w:right w:val="none" w:sz="0" w:space="0" w:color="auto"/>
              </w:divBdr>
            </w:div>
            <w:div w:id="819080956">
              <w:marLeft w:val="0"/>
              <w:marRight w:val="0"/>
              <w:marTop w:val="0"/>
              <w:marBottom w:val="0"/>
              <w:divBdr>
                <w:top w:val="none" w:sz="0" w:space="0" w:color="auto"/>
                <w:left w:val="none" w:sz="0" w:space="0" w:color="auto"/>
                <w:bottom w:val="none" w:sz="0" w:space="0" w:color="auto"/>
                <w:right w:val="none" w:sz="0" w:space="0" w:color="auto"/>
              </w:divBdr>
            </w:div>
            <w:div w:id="824006886">
              <w:marLeft w:val="0"/>
              <w:marRight w:val="0"/>
              <w:marTop w:val="0"/>
              <w:marBottom w:val="0"/>
              <w:divBdr>
                <w:top w:val="none" w:sz="0" w:space="0" w:color="auto"/>
                <w:left w:val="none" w:sz="0" w:space="0" w:color="auto"/>
                <w:bottom w:val="none" w:sz="0" w:space="0" w:color="auto"/>
                <w:right w:val="none" w:sz="0" w:space="0" w:color="auto"/>
              </w:divBdr>
            </w:div>
            <w:div w:id="854659975">
              <w:marLeft w:val="0"/>
              <w:marRight w:val="0"/>
              <w:marTop w:val="0"/>
              <w:marBottom w:val="0"/>
              <w:divBdr>
                <w:top w:val="none" w:sz="0" w:space="0" w:color="auto"/>
                <w:left w:val="none" w:sz="0" w:space="0" w:color="auto"/>
                <w:bottom w:val="none" w:sz="0" w:space="0" w:color="auto"/>
                <w:right w:val="none" w:sz="0" w:space="0" w:color="auto"/>
              </w:divBdr>
            </w:div>
            <w:div w:id="869534975">
              <w:marLeft w:val="0"/>
              <w:marRight w:val="0"/>
              <w:marTop w:val="0"/>
              <w:marBottom w:val="0"/>
              <w:divBdr>
                <w:top w:val="none" w:sz="0" w:space="0" w:color="auto"/>
                <w:left w:val="none" w:sz="0" w:space="0" w:color="auto"/>
                <w:bottom w:val="none" w:sz="0" w:space="0" w:color="auto"/>
                <w:right w:val="none" w:sz="0" w:space="0" w:color="auto"/>
              </w:divBdr>
            </w:div>
            <w:div w:id="870074675">
              <w:marLeft w:val="0"/>
              <w:marRight w:val="0"/>
              <w:marTop w:val="0"/>
              <w:marBottom w:val="0"/>
              <w:divBdr>
                <w:top w:val="none" w:sz="0" w:space="0" w:color="auto"/>
                <w:left w:val="none" w:sz="0" w:space="0" w:color="auto"/>
                <w:bottom w:val="none" w:sz="0" w:space="0" w:color="auto"/>
                <w:right w:val="none" w:sz="0" w:space="0" w:color="auto"/>
              </w:divBdr>
            </w:div>
            <w:div w:id="873464793">
              <w:marLeft w:val="0"/>
              <w:marRight w:val="0"/>
              <w:marTop w:val="0"/>
              <w:marBottom w:val="0"/>
              <w:divBdr>
                <w:top w:val="none" w:sz="0" w:space="0" w:color="auto"/>
                <w:left w:val="none" w:sz="0" w:space="0" w:color="auto"/>
                <w:bottom w:val="none" w:sz="0" w:space="0" w:color="auto"/>
                <w:right w:val="none" w:sz="0" w:space="0" w:color="auto"/>
              </w:divBdr>
            </w:div>
            <w:div w:id="886262905">
              <w:marLeft w:val="0"/>
              <w:marRight w:val="0"/>
              <w:marTop w:val="0"/>
              <w:marBottom w:val="0"/>
              <w:divBdr>
                <w:top w:val="none" w:sz="0" w:space="0" w:color="auto"/>
                <w:left w:val="none" w:sz="0" w:space="0" w:color="auto"/>
                <w:bottom w:val="none" w:sz="0" w:space="0" w:color="auto"/>
                <w:right w:val="none" w:sz="0" w:space="0" w:color="auto"/>
              </w:divBdr>
            </w:div>
            <w:div w:id="887954981">
              <w:marLeft w:val="0"/>
              <w:marRight w:val="0"/>
              <w:marTop w:val="0"/>
              <w:marBottom w:val="0"/>
              <w:divBdr>
                <w:top w:val="none" w:sz="0" w:space="0" w:color="auto"/>
                <w:left w:val="none" w:sz="0" w:space="0" w:color="auto"/>
                <w:bottom w:val="none" w:sz="0" w:space="0" w:color="auto"/>
                <w:right w:val="none" w:sz="0" w:space="0" w:color="auto"/>
              </w:divBdr>
            </w:div>
            <w:div w:id="903107596">
              <w:marLeft w:val="0"/>
              <w:marRight w:val="0"/>
              <w:marTop w:val="0"/>
              <w:marBottom w:val="0"/>
              <w:divBdr>
                <w:top w:val="none" w:sz="0" w:space="0" w:color="auto"/>
                <w:left w:val="none" w:sz="0" w:space="0" w:color="auto"/>
                <w:bottom w:val="none" w:sz="0" w:space="0" w:color="auto"/>
                <w:right w:val="none" w:sz="0" w:space="0" w:color="auto"/>
              </w:divBdr>
            </w:div>
            <w:div w:id="910626464">
              <w:marLeft w:val="0"/>
              <w:marRight w:val="0"/>
              <w:marTop w:val="0"/>
              <w:marBottom w:val="0"/>
              <w:divBdr>
                <w:top w:val="none" w:sz="0" w:space="0" w:color="auto"/>
                <w:left w:val="none" w:sz="0" w:space="0" w:color="auto"/>
                <w:bottom w:val="none" w:sz="0" w:space="0" w:color="auto"/>
                <w:right w:val="none" w:sz="0" w:space="0" w:color="auto"/>
              </w:divBdr>
            </w:div>
            <w:div w:id="913704475">
              <w:marLeft w:val="0"/>
              <w:marRight w:val="0"/>
              <w:marTop w:val="0"/>
              <w:marBottom w:val="0"/>
              <w:divBdr>
                <w:top w:val="none" w:sz="0" w:space="0" w:color="auto"/>
                <w:left w:val="none" w:sz="0" w:space="0" w:color="auto"/>
                <w:bottom w:val="none" w:sz="0" w:space="0" w:color="auto"/>
                <w:right w:val="none" w:sz="0" w:space="0" w:color="auto"/>
              </w:divBdr>
            </w:div>
            <w:div w:id="919949226">
              <w:marLeft w:val="0"/>
              <w:marRight w:val="0"/>
              <w:marTop w:val="0"/>
              <w:marBottom w:val="0"/>
              <w:divBdr>
                <w:top w:val="none" w:sz="0" w:space="0" w:color="auto"/>
                <w:left w:val="none" w:sz="0" w:space="0" w:color="auto"/>
                <w:bottom w:val="none" w:sz="0" w:space="0" w:color="auto"/>
                <w:right w:val="none" w:sz="0" w:space="0" w:color="auto"/>
              </w:divBdr>
            </w:div>
            <w:div w:id="922908000">
              <w:marLeft w:val="0"/>
              <w:marRight w:val="0"/>
              <w:marTop w:val="0"/>
              <w:marBottom w:val="0"/>
              <w:divBdr>
                <w:top w:val="none" w:sz="0" w:space="0" w:color="auto"/>
                <w:left w:val="none" w:sz="0" w:space="0" w:color="auto"/>
                <w:bottom w:val="none" w:sz="0" w:space="0" w:color="auto"/>
                <w:right w:val="none" w:sz="0" w:space="0" w:color="auto"/>
              </w:divBdr>
            </w:div>
            <w:div w:id="947355017">
              <w:marLeft w:val="0"/>
              <w:marRight w:val="0"/>
              <w:marTop w:val="0"/>
              <w:marBottom w:val="0"/>
              <w:divBdr>
                <w:top w:val="none" w:sz="0" w:space="0" w:color="auto"/>
                <w:left w:val="none" w:sz="0" w:space="0" w:color="auto"/>
                <w:bottom w:val="none" w:sz="0" w:space="0" w:color="auto"/>
                <w:right w:val="none" w:sz="0" w:space="0" w:color="auto"/>
              </w:divBdr>
            </w:div>
            <w:div w:id="951285941">
              <w:marLeft w:val="0"/>
              <w:marRight w:val="0"/>
              <w:marTop w:val="0"/>
              <w:marBottom w:val="0"/>
              <w:divBdr>
                <w:top w:val="none" w:sz="0" w:space="0" w:color="auto"/>
                <w:left w:val="none" w:sz="0" w:space="0" w:color="auto"/>
                <w:bottom w:val="none" w:sz="0" w:space="0" w:color="auto"/>
                <w:right w:val="none" w:sz="0" w:space="0" w:color="auto"/>
              </w:divBdr>
            </w:div>
            <w:div w:id="966469432">
              <w:marLeft w:val="0"/>
              <w:marRight w:val="0"/>
              <w:marTop w:val="0"/>
              <w:marBottom w:val="0"/>
              <w:divBdr>
                <w:top w:val="none" w:sz="0" w:space="0" w:color="auto"/>
                <w:left w:val="none" w:sz="0" w:space="0" w:color="auto"/>
                <w:bottom w:val="none" w:sz="0" w:space="0" w:color="auto"/>
                <w:right w:val="none" w:sz="0" w:space="0" w:color="auto"/>
              </w:divBdr>
            </w:div>
            <w:div w:id="970280502">
              <w:marLeft w:val="0"/>
              <w:marRight w:val="0"/>
              <w:marTop w:val="0"/>
              <w:marBottom w:val="0"/>
              <w:divBdr>
                <w:top w:val="none" w:sz="0" w:space="0" w:color="auto"/>
                <w:left w:val="none" w:sz="0" w:space="0" w:color="auto"/>
                <w:bottom w:val="none" w:sz="0" w:space="0" w:color="auto"/>
                <w:right w:val="none" w:sz="0" w:space="0" w:color="auto"/>
              </w:divBdr>
            </w:div>
            <w:div w:id="971980875">
              <w:marLeft w:val="0"/>
              <w:marRight w:val="0"/>
              <w:marTop w:val="0"/>
              <w:marBottom w:val="0"/>
              <w:divBdr>
                <w:top w:val="none" w:sz="0" w:space="0" w:color="auto"/>
                <w:left w:val="none" w:sz="0" w:space="0" w:color="auto"/>
                <w:bottom w:val="none" w:sz="0" w:space="0" w:color="auto"/>
                <w:right w:val="none" w:sz="0" w:space="0" w:color="auto"/>
              </w:divBdr>
            </w:div>
            <w:div w:id="973604982">
              <w:marLeft w:val="0"/>
              <w:marRight w:val="0"/>
              <w:marTop w:val="0"/>
              <w:marBottom w:val="0"/>
              <w:divBdr>
                <w:top w:val="none" w:sz="0" w:space="0" w:color="auto"/>
                <w:left w:val="none" w:sz="0" w:space="0" w:color="auto"/>
                <w:bottom w:val="none" w:sz="0" w:space="0" w:color="auto"/>
                <w:right w:val="none" w:sz="0" w:space="0" w:color="auto"/>
              </w:divBdr>
            </w:div>
            <w:div w:id="976494381">
              <w:marLeft w:val="0"/>
              <w:marRight w:val="0"/>
              <w:marTop w:val="0"/>
              <w:marBottom w:val="0"/>
              <w:divBdr>
                <w:top w:val="none" w:sz="0" w:space="0" w:color="auto"/>
                <w:left w:val="none" w:sz="0" w:space="0" w:color="auto"/>
                <w:bottom w:val="none" w:sz="0" w:space="0" w:color="auto"/>
                <w:right w:val="none" w:sz="0" w:space="0" w:color="auto"/>
              </w:divBdr>
            </w:div>
            <w:div w:id="979261918">
              <w:marLeft w:val="0"/>
              <w:marRight w:val="0"/>
              <w:marTop w:val="0"/>
              <w:marBottom w:val="0"/>
              <w:divBdr>
                <w:top w:val="none" w:sz="0" w:space="0" w:color="auto"/>
                <w:left w:val="none" w:sz="0" w:space="0" w:color="auto"/>
                <w:bottom w:val="none" w:sz="0" w:space="0" w:color="auto"/>
                <w:right w:val="none" w:sz="0" w:space="0" w:color="auto"/>
              </w:divBdr>
            </w:div>
            <w:div w:id="980689694">
              <w:marLeft w:val="0"/>
              <w:marRight w:val="0"/>
              <w:marTop w:val="0"/>
              <w:marBottom w:val="0"/>
              <w:divBdr>
                <w:top w:val="none" w:sz="0" w:space="0" w:color="auto"/>
                <w:left w:val="none" w:sz="0" w:space="0" w:color="auto"/>
                <w:bottom w:val="none" w:sz="0" w:space="0" w:color="auto"/>
                <w:right w:val="none" w:sz="0" w:space="0" w:color="auto"/>
              </w:divBdr>
            </w:div>
            <w:div w:id="983388461">
              <w:marLeft w:val="0"/>
              <w:marRight w:val="0"/>
              <w:marTop w:val="0"/>
              <w:marBottom w:val="0"/>
              <w:divBdr>
                <w:top w:val="none" w:sz="0" w:space="0" w:color="auto"/>
                <w:left w:val="none" w:sz="0" w:space="0" w:color="auto"/>
                <w:bottom w:val="none" w:sz="0" w:space="0" w:color="auto"/>
                <w:right w:val="none" w:sz="0" w:space="0" w:color="auto"/>
              </w:divBdr>
            </w:div>
            <w:div w:id="997464607">
              <w:marLeft w:val="0"/>
              <w:marRight w:val="0"/>
              <w:marTop w:val="0"/>
              <w:marBottom w:val="0"/>
              <w:divBdr>
                <w:top w:val="none" w:sz="0" w:space="0" w:color="auto"/>
                <w:left w:val="none" w:sz="0" w:space="0" w:color="auto"/>
                <w:bottom w:val="none" w:sz="0" w:space="0" w:color="auto"/>
                <w:right w:val="none" w:sz="0" w:space="0" w:color="auto"/>
              </w:divBdr>
            </w:div>
            <w:div w:id="1006129077">
              <w:marLeft w:val="0"/>
              <w:marRight w:val="0"/>
              <w:marTop w:val="0"/>
              <w:marBottom w:val="0"/>
              <w:divBdr>
                <w:top w:val="none" w:sz="0" w:space="0" w:color="auto"/>
                <w:left w:val="none" w:sz="0" w:space="0" w:color="auto"/>
                <w:bottom w:val="none" w:sz="0" w:space="0" w:color="auto"/>
                <w:right w:val="none" w:sz="0" w:space="0" w:color="auto"/>
              </w:divBdr>
            </w:div>
            <w:div w:id="1007169713">
              <w:marLeft w:val="0"/>
              <w:marRight w:val="0"/>
              <w:marTop w:val="0"/>
              <w:marBottom w:val="0"/>
              <w:divBdr>
                <w:top w:val="none" w:sz="0" w:space="0" w:color="auto"/>
                <w:left w:val="none" w:sz="0" w:space="0" w:color="auto"/>
                <w:bottom w:val="none" w:sz="0" w:space="0" w:color="auto"/>
                <w:right w:val="none" w:sz="0" w:space="0" w:color="auto"/>
              </w:divBdr>
            </w:div>
            <w:div w:id="1008214168">
              <w:marLeft w:val="0"/>
              <w:marRight w:val="0"/>
              <w:marTop w:val="0"/>
              <w:marBottom w:val="0"/>
              <w:divBdr>
                <w:top w:val="none" w:sz="0" w:space="0" w:color="auto"/>
                <w:left w:val="none" w:sz="0" w:space="0" w:color="auto"/>
                <w:bottom w:val="none" w:sz="0" w:space="0" w:color="auto"/>
                <w:right w:val="none" w:sz="0" w:space="0" w:color="auto"/>
              </w:divBdr>
            </w:div>
            <w:div w:id="1011300437">
              <w:marLeft w:val="0"/>
              <w:marRight w:val="0"/>
              <w:marTop w:val="0"/>
              <w:marBottom w:val="0"/>
              <w:divBdr>
                <w:top w:val="none" w:sz="0" w:space="0" w:color="auto"/>
                <w:left w:val="none" w:sz="0" w:space="0" w:color="auto"/>
                <w:bottom w:val="none" w:sz="0" w:space="0" w:color="auto"/>
                <w:right w:val="none" w:sz="0" w:space="0" w:color="auto"/>
              </w:divBdr>
            </w:div>
            <w:div w:id="1016732886">
              <w:marLeft w:val="0"/>
              <w:marRight w:val="0"/>
              <w:marTop w:val="0"/>
              <w:marBottom w:val="0"/>
              <w:divBdr>
                <w:top w:val="none" w:sz="0" w:space="0" w:color="auto"/>
                <w:left w:val="none" w:sz="0" w:space="0" w:color="auto"/>
                <w:bottom w:val="none" w:sz="0" w:space="0" w:color="auto"/>
                <w:right w:val="none" w:sz="0" w:space="0" w:color="auto"/>
              </w:divBdr>
            </w:div>
            <w:div w:id="1024667902">
              <w:marLeft w:val="0"/>
              <w:marRight w:val="0"/>
              <w:marTop w:val="0"/>
              <w:marBottom w:val="0"/>
              <w:divBdr>
                <w:top w:val="none" w:sz="0" w:space="0" w:color="auto"/>
                <w:left w:val="none" w:sz="0" w:space="0" w:color="auto"/>
                <w:bottom w:val="none" w:sz="0" w:space="0" w:color="auto"/>
                <w:right w:val="none" w:sz="0" w:space="0" w:color="auto"/>
              </w:divBdr>
            </w:div>
            <w:div w:id="1030379391">
              <w:marLeft w:val="0"/>
              <w:marRight w:val="0"/>
              <w:marTop w:val="0"/>
              <w:marBottom w:val="0"/>
              <w:divBdr>
                <w:top w:val="none" w:sz="0" w:space="0" w:color="auto"/>
                <w:left w:val="none" w:sz="0" w:space="0" w:color="auto"/>
                <w:bottom w:val="none" w:sz="0" w:space="0" w:color="auto"/>
                <w:right w:val="none" w:sz="0" w:space="0" w:color="auto"/>
              </w:divBdr>
            </w:div>
            <w:div w:id="1036470240">
              <w:marLeft w:val="0"/>
              <w:marRight w:val="0"/>
              <w:marTop w:val="0"/>
              <w:marBottom w:val="0"/>
              <w:divBdr>
                <w:top w:val="none" w:sz="0" w:space="0" w:color="auto"/>
                <w:left w:val="none" w:sz="0" w:space="0" w:color="auto"/>
                <w:bottom w:val="none" w:sz="0" w:space="0" w:color="auto"/>
                <w:right w:val="none" w:sz="0" w:space="0" w:color="auto"/>
              </w:divBdr>
            </w:div>
            <w:div w:id="1044716071">
              <w:marLeft w:val="0"/>
              <w:marRight w:val="0"/>
              <w:marTop w:val="0"/>
              <w:marBottom w:val="0"/>
              <w:divBdr>
                <w:top w:val="none" w:sz="0" w:space="0" w:color="auto"/>
                <w:left w:val="none" w:sz="0" w:space="0" w:color="auto"/>
                <w:bottom w:val="none" w:sz="0" w:space="0" w:color="auto"/>
                <w:right w:val="none" w:sz="0" w:space="0" w:color="auto"/>
              </w:divBdr>
            </w:div>
            <w:div w:id="1047607686">
              <w:marLeft w:val="0"/>
              <w:marRight w:val="0"/>
              <w:marTop w:val="0"/>
              <w:marBottom w:val="0"/>
              <w:divBdr>
                <w:top w:val="none" w:sz="0" w:space="0" w:color="auto"/>
                <w:left w:val="none" w:sz="0" w:space="0" w:color="auto"/>
                <w:bottom w:val="none" w:sz="0" w:space="0" w:color="auto"/>
                <w:right w:val="none" w:sz="0" w:space="0" w:color="auto"/>
              </w:divBdr>
            </w:div>
            <w:div w:id="1048144010">
              <w:marLeft w:val="0"/>
              <w:marRight w:val="0"/>
              <w:marTop w:val="0"/>
              <w:marBottom w:val="0"/>
              <w:divBdr>
                <w:top w:val="none" w:sz="0" w:space="0" w:color="auto"/>
                <w:left w:val="none" w:sz="0" w:space="0" w:color="auto"/>
                <w:bottom w:val="none" w:sz="0" w:space="0" w:color="auto"/>
                <w:right w:val="none" w:sz="0" w:space="0" w:color="auto"/>
              </w:divBdr>
            </w:div>
            <w:div w:id="1057164665">
              <w:marLeft w:val="0"/>
              <w:marRight w:val="0"/>
              <w:marTop w:val="0"/>
              <w:marBottom w:val="0"/>
              <w:divBdr>
                <w:top w:val="none" w:sz="0" w:space="0" w:color="auto"/>
                <w:left w:val="none" w:sz="0" w:space="0" w:color="auto"/>
                <w:bottom w:val="none" w:sz="0" w:space="0" w:color="auto"/>
                <w:right w:val="none" w:sz="0" w:space="0" w:color="auto"/>
              </w:divBdr>
            </w:div>
            <w:div w:id="1062632720">
              <w:marLeft w:val="0"/>
              <w:marRight w:val="0"/>
              <w:marTop w:val="0"/>
              <w:marBottom w:val="0"/>
              <w:divBdr>
                <w:top w:val="none" w:sz="0" w:space="0" w:color="auto"/>
                <w:left w:val="none" w:sz="0" w:space="0" w:color="auto"/>
                <w:bottom w:val="none" w:sz="0" w:space="0" w:color="auto"/>
                <w:right w:val="none" w:sz="0" w:space="0" w:color="auto"/>
              </w:divBdr>
            </w:div>
            <w:div w:id="1064836830">
              <w:marLeft w:val="0"/>
              <w:marRight w:val="0"/>
              <w:marTop w:val="0"/>
              <w:marBottom w:val="0"/>
              <w:divBdr>
                <w:top w:val="none" w:sz="0" w:space="0" w:color="auto"/>
                <w:left w:val="none" w:sz="0" w:space="0" w:color="auto"/>
                <w:bottom w:val="none" w:sz="0" w:space="0" w:color="auto"/>
                <w:right w:val="none" w:sz="0" w:space="0" w:color="auto"/>
              </w:divBdr>
            </w:div>
            <w:div w:id="1067537932">
              <w:marLeft w:val="0"/>
              <w:marRight w:val="0"/>
              <w:marTop w:val="0"/>
              <w:marBottom w:val="0"/>
              <w:divBdr>
                <w:top w:val="none" w:sz="0" w:space="0" w:color="auto"/>
                <w:left w:val="none" w:sz="0" w:space="0" w:color="auto"/>
                <w:bottom w:val="none" w:sz="0" w:space="0" w:color="auto"/>
                <w:right w:val="none" w:sz="0" w:space="0" w:color="auto"/>
              </w:divBdr>
            </w:div>
            <w:div w:id="1076898052">
              <w:marLeft w:val="0"/>
              <w:marRight w:val="0"/>
              <w:marTop w:val="0"/>
              <w:marBottom w:val="0"/>
              <w:divBdr>
                <w:top w:val="none" w:sz="0" w:space="0" w:color="auto"/>
                <w:left w:val="none" w:sz="0" w:space="0" w:color="auto"/>
                <w:bottom w:val="none" w:sz="0" w:space="0" w:color="auto"/>
                <w:right w:val="none" w:sz="0" w:space="0" w:color="auto"/>
              </w:divBdr>
            </w:div>
            <w:div w:id="1082066048">
              <w:marLeft w:val="0"/>
              <w:marRight w:val="0"/>
              <w:marTop w:val="0"/>
              <w:marBottom w:val="0"/>
              <w:divBdr>
                <w:top w:val="none" w:sz="0" w:space="0" w:color="auto"/>
                <w:left w:val="none" w:sz="0" w:space="0" w:color="auto"/>
                <w:bottom w:val="none" w:sz="0" w:space="0" w:color="auto"/>
                <w:right w:val="none" w:sz="0" w:space="0" w:color="auto"/>
              </w:divBdr>
            </w:div>
            <w:div w:id="1098212640">
              <w:marLeft w:val="0"/>
              <w:marRight w:val="0"/>
              <w:marTop w:val="0"/>
              <w:marBottom w:val="0"/>
              <w:divBdr>
                <w:top w:val="none" w:sz="0" w:space="0" w:color="auto"/>
                <w:left w:val="none" w:sz="0" w:space="0" w:color="auto"/>
                <w:bottom w:val="none" w:sz="0" w:space="0" w:color="auto"/>
                <w:right w:val="none" w:sz="0" w:space="0" w:color="auto"/>
              </w:divBdr>
            </w:div>
            <w:div w:id="1108506236">
              <w:marLeft w:val="0"/>
              <w:marRight w:val="0"/>
              <w:marTop w:val="0"/>
              <w:marBottom w:val="0"/>
              <w:divBdr>
                <w:top w:val="none" w:sz="0" w:space="0" w:color="auto"/>
                <w:left w:val="none" w:sz="0" w:space="0" w:color="auto"/>
                <w:bottom w:val="none" w:sz="0" w:space="0" w:color="auto"/>
                <w:right w:val="none" w:sz="0" w:space="0" w:color="auto"/>
              </w:divBdr>
            </w:div>
            <w:div w:id="1108894176">
              <w:marLeft w:val="0"/>
              <w:marRight w:val="0"/>
              <w:marTop w:val="0"/>
              <w:marBottom w:val="0"/>
              <w:divBdr>
                <w:top w:val="none" w:sz="0" w:space="0" w:color="auto"/>
                <w:left w:val="none" w:sz="0" w:space="0" w:color="auto"/>
                <w:bottom w:val="none" w:sz="0" w:space="0" w:color="auto"/>
                <w:right w:val="none" w:sz="0" w:space="0" w:color="auto"/>
              </w:divBdr>
            </w:div>
            <w:div w:id="1114981844">
              <w:marLeft w:val="0"/>
              <w:marRight w:val="0"/>
              <w:marTop w:val="0"/>
              <w:marBottom w:val="0"/>
              <w:divBdr>
                <w:top w:val="none" w:sz="0" w:space="0" w:color="auto"/>
                <w:left w:val="none" w:sz="0" w:space="0" w:color="auto"/>
                <w:bottom w:val="none" w:sz="0" w:space="0" w:color="auto"/>
                <w:right w:val="none" w:sz="0" w:space="0" w:color="auto"/>
              </w:divBdr>
            </w:div>
            <w:div w:id="1125739319">
              <w:marLeft w:val="0"/>
              <w:marRight w:val="0"/>
              <w:marTop w:val="0"/>
              <w:marBottom w:val="0"/>
              <w:divBdr>
                <w:top w:val="none" w:sz="0" w:space="0" w:color="auto"/>
                <w:left w:val="none" w:sz="0" w:space="0" w:color="auto"/>
                <w:bottom w:val="none" w:sz="0" w:space="0" w:color="auto"/>
                <w:right w:val="none" w:sz="0" w:space="0" w:color="auto"/>
              </w:divBdr>
            </w:div>
            <w:div w:id="1127821806">
              <w:marLeft w:val="0"/>
              <w:marRight w:val="0"/>
              <w:marTop w:val="0"/>
              <w:marBottom w:val="0"/>
              <w:divBdr>
                <w:top w:val="none" w:sz="0" w:space="0" w:color="auto"/>
                <w:left w:val="none" w:sz="0" w:space="0" w:color="auto"/>
                <w:bottom w:val="none" w:sz="0" w:space="0" w:color="auto"/>
                <w:right w:val="none" w:sz="0" w:space="0" w:color="auto"/>
              </w:divBdr>
            </w:div>
            <w:div w:id="1128206053">
              <w:marLeft w:val="0"/>
              <w:marRight w:val="0"/>
              <w:marTop w:val="0"/>
              <w:marBottom w:val="0"/>
              <w:divBdr>
                <w:top w:val="none" w:sz="0" w:space="0" w:color="auto"/>
                <w:left w:val="none" w:sz="0" w:space="0" w:color="auto"/>
                <w:bottom w:val="none" w:sz="0" w:space="0" w:color="auto"/>
                <w:right w:val="none" w:sz="0" w:space="0" w:color="auto"/>
              </w:divBdr>
            </w:div>
            <w:div w:id="1136265171">
              <w:marLeft w:val="0"/>
              <w:marRight w:val="0"/>
              <w:marTop w:val="0"/>
              <w:marBottom w:val="0"/>
              <w:divBdr>
                <w:top w:val="none" w:sz="0" w:space="0" w:color="auto"/>
                <w:left w:val="none" w:sz="0" w:space="0" w:color="auto"/>
                <w:bottom w:val="none" w:sz="0" w:space="0" w:color="auto"/>
                <w:right w:val="none" w:sz="0" w:space="0" w:color="auto"/>
              </w:divBdr>
            </w:div>
            <w:div w:id="1140153710">
              <w:marLeft w:val="0"/>
              <w:marRight w:val="0"/>
              <w:marTop w:val="0"/>
              <w:marBottom w:val="0"/>
              <w:divBdr>
                <w:top w:val="none" w:sz="0" w:space="0" w:color="auto"/>
                <w:left w:val="none" w:sz="0" w:space="0" w:color="auto"/>
                <w:bottom w:val="none" w:sz="0" w:space="0" w:color="auto"/>
                <w:right w:val="none" w:sz="0" w:space="0" w:color="auto"/>
              </w:divBdr>
            </w:div>
            <w:div w:id="1143963116">
              <w:marLeft w:val="0"/>
              <w:marRight w:val="0"/>
              <w:marTop w:val="0"/>
              <w:marBottom w:val="0"/>
              <w:divBdr>
                <w:top w:val="none" w:sz="0" w:space="0" w:color="auto"/>
                <w:left w:val="none" w:sz="0" w:space="0" w:color="auto"/>
                <w:bottom w:val="none" w:sz="0" w:space="0" w:color="auto"/>
                <w:right w:val="none" w:sz="0" w:space="0" w:color="auto"/>
              </w:divBdr>
            </w:div>
            <w:div w:id="1152602558">
              <w:marLeft w:val="0"/>
              <w:marRight w:val="0"/>
              <w:marTop w:val="0"/>
              <w:marBottom w:val="0"/>
              <w:divBdr>
                <w:top w:val="none" w:sz="0" w:space="0" w:color="auto"/>
                <w:left w:val="none" w:sz="0" w:space="0" w:color="auto"/>
                <w:bottom w:val="none" w:sz="0" w:space="0" w:color="auto"/>
                <w:right w:val="none" w:sz="0" w:space="0" w:color="auto"/>
              </w:divBdr>
            </w:div>
            <w:div w:id="1158033113">
              <w:marLeft w:val="0"/>
              <w:marRight w:val="0"/>
              <w:marTop w:val="0"/>
              <w:marBottom w:val="0"/>
              <w:divBdr>
                <w:top w:val="none" w:sz="0" w:space="0" w:color="auto"/>
                <w:left w:val="none" w:sz="0" w:space="0" w:color="auto"/>
                <w:bottom w:val="none" w:sz="0" w:space="0" w:color="auto"/>
                <w:right w:val="none" w:sz="0" w:space="0" w:color="auto"/>
              </w:divBdr>
            </w:div>
            <w:div w:id="1158153323">
              <w:marLeft w:val="0"/>
              <w:marRight w:val="0"/>
              <w:marTop w:val="0"/>
              <w:marBottom w:val="0"/>
              <w:divBdr>
                <w:top w:val="none" w:sz="0" w:space="0" w:color="auto"/>
                <w:left w:val="none" w:sz="0" w:space="0" w:color="auto"/>
                <w:bottom w:val="none" w:sz="0" w:space="0" w:color="auto"/>
                <w:right w:val="none" w:sz="0" w:space="0" w:color="auto"/>
              </w:divBdr>
            </w:div>
            <w:div w:id="1160729094">
              <w:marLeft w:val="0"/>
              <w:marRight w:val="0"/>
              <w:marTop w:val="0"/>
              <w:marBottom w:val="0"/>
              <w:divBdr>
                <w:top w:val="none" w:sz="0" w:space="0" w:color="auto"/>
                <w:left w:val="none" w:sz="0" w:space="0" w:color="auto"/>
                <w:bottom w:val="none" w:sz="0" w:space="0" w:color="auto"/>
                <w:right w:val="none" w:sz="0" w:space="0" w:color="auto"/>
              </w:divBdr>
            </w:div>
            <w:div w:id="1165197160">
              <w:marLeft w:val="0"/>
              <w:marRight w:val="0"/>
              <w:marTop w:val="0"/>
              <w:marBottom w:val="0"/>
              <w:divBdr>
                <w:top w:val="none" w:sz="0" w:space="0" w:color="auto"/>
                <w:left w:val="none" w:sz="0" w:space="0" w:color="auto"/>
                <w:bottom w:val="none" w:sz="0" w:space="0" w:color="auto"/>
                <w:right w:val="none" w:sz="0" w:space="0" w:color="auto"/>
              </w:divBdr>
            </w:div>
            <w:div w:id="1182819035">
              <w:marLeft w:val="0"/>
              <w:marRight w:val="0"/>
              <w:marTop w:val="0"/>
              <w:marBottom w:val="0"/>
              <w:divBdr>
                <w:top w:val="none" w:sz="0" w:space="0" w:color="auto"/>
                <w:left w:val="none" w:sz="0" w:space="0" w:color="auto"/>
                <w:bottom w:val="none" w:sz="0" w:space="0" w:color="auto"/>
                <w:right w:val="none" w:sz="0" w:space="0" w:color="auto"/>
              </w:divBdr>
            </w:div>
            <w:div w:id="1183938668">
              <w:marLeft w:val="0"/>
              <w:marRight w:val="0"/>
              <w:marTop w:val="0"/>
              <w:marBottom w:val="0"/>
              <w:divBdr>
                <w:top w:val="none" w:sz="0" w:space="0" w:color="auto"/>
                <w:left w:val="none" w:sz="0" w:space="0" w:color="auto"/>
                <w:bottom w:val="none" w:sz="0" w:space="0" w:color="auto"/>
                <w:right w:val="none" w:sz="0" w:space="0" w:color="auto"/>
              </w:divBdr>
            </w:div>
            <w:div w:id="1199856994">
              <w:marLeft w:val="0"/>
              <w:marRight w:val="0"/>
              <w:marTop w:val="0"/>
              <w:marBottom w:val="0"/>
              <w:divBdr>
                <w:top w:val="none" w:sz="0" w:space="0" w:color="auto"/>
                <w:left w:val="none" w:sz="0" w:space="0" w:color="auto"/>
                <w:bottom w:val="none" w:sz="0" w:space="0" w:color="auto"/>
                <w:right w:val="none" w:sz="0" w:space="0" w:color="auto"/>
              </w:divBdr>
            </w:div>
            <w:div w:id="1201552325">
              <w:marLeft w:val="0"/>
              <w:marRight w:val="0"/>
              <w:marTop w:val="0"/>
              <w:marBottom w:val="0"/>
              <w:divBdr>
                <w:top w:val="none" w:sz="0" w:space="0" w:color="auto"/>
                <w:left w:val="none" w:sz="0" w:space="0" w:color="auto"/>
                <w:bottom w:val="none" w:sz="0" w:space="0" w:color="auto"/>
                <w:right w:val="none" w:sz="0" w:space="0" w:color="auto"/>
              </w:divBdr>
            </w:div>
            <w:div w:id="1237665303">
              <w:marLeft w:val="0"/>
              <w:marRight w:val="0"/>
              <w:marTop w:val="0"/>
              <w:marBottom w:val="0"/>
              <w:divBdr>
                <w:top w:val="none" w:sz="0" w:space="0" w:color="auto"/>
                <w:left w:val="none" w:sz="0" w:space="0" w:color="auto"/>
                <w:bottom w:val="none" w:sz="0" w:space="0" w:color="auto"/>
                <w:right w:val="none" w:sz="0" w:space="0" w:color="auto"/>
              </w:divBdr>
            </w:div>
            <w:div w:id="1239291658">
              <w:marLeft w:val="0"/>
              <w:marRight w:val="0"/>
              <w:marTop w:val="0"/>
              <w:marBottom w:val="0"/>
              <w:divBdr>
                <w:top w:val="none" w:sz="0" w:space="0" w:color="auto"/>
                <w:left w:val="none" w:sz="0" w:space="0" w:color="auto"/>
                <w:bottom w:val="none" w:sz="0" w:space="0" w:color="auto"/>
                <w:right w:val="none" w:sz="0" w:space="0" w:color="auto"/>
              </w:divBdr>
            </w:div>
            <w:div w:id="1248617866">
              <w:marLeft w:val="0"/>
              <w:marRight w:val="0"/>
              <w:marTop w:val="0"/>
              <w:marBottom w:val="0"/>
              <w:divBdr>
                <w:top w:val="none" w:sz="0" w:space="0" w:color="auto"/>
                <w:left w:val="none" w:sz="0" w:space="0" w:color="auto"/>
                <w:bottom w:val="none" w:sz="0" w:space="0" w:color="auto"/>
                <w:right w:val="none" w:sz="0" w:space="0" w:color="auto"/>
              </w:divBdr>
            </w:div>
            <w:div w:id="1250238960">
              <w:marLeft w:val="0"/>
              <w:marRight w:val="0"/>
              <w:marTop w:val="0"/>
              <w:marBottom w:val="0"/>
              <w:divBdr>
                <w:top w:val="none" w:sz="0" w:space="0" w:color="auto"/>
                <w:left w:val="none" w:sz="0" w:space="0" w:color="auto"/>
                <w:bottom w:val="none" w:sz="0" w:space="0" w:color="auto"/>
                <w:right w:val="none" w:sz="0" w:space="0" w:color="auto"/>
              </w:divBdr>
            </w:div>
            <w:div w:id="1268386649">
              <w:marLeft w:val="0"/>
              <w:marRight w:val="0"/>
              <w:marTop w:val="0"/>
              <w:marBottom w:val="0"/>
              <w:divBdr>
                <w:top w:val="none" w:sz="0" w:space="0" w:color="auto"/>
                <w:left w:val="none" w:sz="0" w:space="0" w:color="auto"/>
                <w:bottom w:val="none" w:sz="0" w:space="0" w:color="auto"/>
                <w:right w:val="none" w:sz="0" w:space="0" w:color="auto"/>
              </w:divBdr>
            </w:div>
            <w:div w:id="1274093405">
              <w:marLeft w:val="0"/>
              <w:marRight w:val="0"/>
              <w:marTop w:val="0"/>
              <w:marBottom w:val="0"/>
              <w:divBdr>
                <w:top w:val="none" w:sz="0" w:space="0" w:color="auto"/>
                <w:left w:val="none" w:sz="0" w:space="0" w:color="auto"/>
                <w:bottom w:val="none" w:sz="0" w:space="0" w:color="auto"/>
                <w:right w:val="none" w:sz="0" w:space="0" w:color="auto"/>
              </w:divBdr>
            </w:div>
            <w:div w:id="1274098093">
              <w:marLeft w:val="0"/>
              <w:marRight w:val="0"/>
              <w:marTop w:val="0"/>
              <w:marBottom w:val="0"/>
              <w:divBdr>
                <w:top w:val="none" w:sz="0" w:space="0" w:color="auto"/>
                <w:left w:val="none" w:sz="0" w:space="0" w:color="auto"/>
                <w:bottom w:val="none" w:sz="0" w:space="0" w:color="auto"/>
                <w:right w:val="none" w:sz="0" w:space="0" w:color="auto"/>
              </w:divBdr>
            </w:div>
            <w:div w:id="1276254879">
              <w:marLeft w:val="0"/>
              <w:marRight w:val="0"/>
              <w:marTop w:val="0"/>
              <w:marBottom w:val="0"/>
              <w:divBdr>
                <w:top w:val="none" w:sz="0" w:space="0" w:color="auto"/>
                <w:left w:val="none" w:sz="0" w:space="0" w:color="auto"/>
                <w:bottom w:val="none" w:sz="0" w:space="0" w:color="auto"/>
                <w:right w:val="none" w:sz="0" w:space="0" w:color="auto"/>
              </w:divBdr>
            </w:div>
            <w:div w:id="1285883965">
              <w:marLeft w:val="0"/>
              <w:marRight w:val="0"/>
              <w:marTop w:val="0"/>
              <w:marBottom w:val="0"/>
              <w:divBdr>
                <w:top w:val="none" w:sz="0" w:space="0" w:color="auto"/>
                <w:left w:val="none" w:sz="0" w:space="0" w:color="auto"/>
                <w:bottom w:val="none" w:sz="0" w:space="0" w:color="auto"/>
                <w:right w:val="none" w:sz="0" w:space="0" w:color="auto"/>
              </w:divBdr>
            </w:div>
            <w:div w:id="1287545821">
              <w:marLeft w:val="0"/>
              <w:marRight w:val="0"/>
              <w:marTop w:val="0"/>
              <w:marBottom w:val="0"/>
              <w:divBdr>
                <w:top w:val="none" w:sz="0" w:space="0" w:color="auto"/>
                <w:left w:val="none" w:sz="0" w:space="0" w:color="auto"/>
                <w:bottom w:val="none" w:sz="0" w:space="0" w:color="auto"/>
                <w:right w:val="none" w:sz="0" w:space="0" w:color="auto"/>
              </w:divBdr>
            </w:div>
            <w:div w:id="1295066595">
              <w:marLeft w:val="0"/>
              <w:marRight w:val="0"/>
              <w:marTop w:val="0"/>
              <w:marBottom w:val="0"/>
              <w:divBdr>
                <w:top w:val="none" w:sz="0" w:space="0" w:color="auto"/>
                <w:left w:val="none" w:sz="0" w:space="0" w:color="auto"/>
                <w:bottom w:val="none" w:sz="0" w:space="0" w:color="auto"/>
                <w:right w:val="none" w:sz="0" w:space="0" w:color="auto"/>
              </w:divBdr>
            </w:div>
            <w:div w:id="1298026292">
              <w:marLeft w:val="0"/>
              <w:marRight w:val="0"/>
              <w:marTop w:val="0"/>
              <w:marBottom w:val="0"/>
              <w:divBdr>
                <w:top w:val="none" w:sz="0" w:space="0" w:color="auto"/>
                <w:left w:val="none" w:sz="0" w:space="0" w:color="auto"/>
                <w:bottom w:val="none" w:sz="0" w:space="0" w:color="auto"/>
                <w:right w:val="none" w:sz="0" w:space="0" w:color="auto"/>
              </w:divBdr>
            </w:div>
            <w:div w:id="1304584961">
              <w:marLeft w:val="0"/>
              <w:marRight w:val="0"/>
              <w:marTop w:val="0"/>
              <w:marBottom w:val="0"/>
              <w:divBdr>
                <w:top w:val="none" w:sz="0" w:space="0" w:color="auto"/>
                <w:left w:val="none" w:sz="0" w:space="0" w:color="auto"/>
                <w:bottom w:val="none" w:sz="0" w:space="0" w:color="auto"/>
                <w:right w:val="none" w:sz="0" w:space="0" w:color="auto"/>
              </w:divBdr>
            </w:div>
            <w:div w:id="1305356373">
              <w:marLeft w:val="0"/>
              <w:marRight w:val="0"/>
              <w:marTop w:val="0"/>
              <w:marBottom w:val="0"/>
              <w:divBdr>
                <w:top w:val="none" w:sz="0" w:space="0" w:color="auto"/>
                <w:left w:val="none" w:sz="0" w:space="0" w:color="auto"/>
                <w:bottom w:val="none" w:sz="0" w:space="0" w:color="auto"/>
                <w:right w:val="none" w:sz="0" w:space="0" w:color="auto"/>
              </w:divBdr>
            </w:div>
            <w:div w:id="1309280508">
              <w:marLeft w:val="0"/>
              <w:marRight w:val="0"/>
              <w:marTop w:val="0"/>
              <w:marBottom w:val="0"/>
              <w:divBdr>
                <w:top w:val="none" w:sz="0" w:space="0" w:color="auto"/>
                <w:left w:val="none" w:sz="0" w:space="0" w:color="auto"/>
                <w:bottom w:val="none" w:sz="0" w:space="0" w:color="auto"/>
                <w:right w:val="none" w:sz="0" w:space="0" w:color="auto"/>
              </w:divBdr>
            </w:div>
            <w:div w:id="1309361751">
              <w:marLeft w:val="0"/>
              <w:marRight w:val="0"/>
              <w:marTop w:val="0"/>
              <w:marBottom w:val="0"/>
              <w:divBdr>
                <w:top w:val="none" w:sz="0" w:space="0" w:color="auto"/>
                <w:left w:val="none" w:sz="0" w:space="0" w:color="auto"/>
                <w:bottom w:val="none" w:sz="0" w:space="0" w:color="auto"/>
                <w:right w:val="none" w:sz="0" w:space="0" w:color="auto"/>
              </w:divBdr>
            </w:div>
            <w:div w:id="1312447198">
              <w:marLeft w:val="0"/>
              <w:marRight w:val="0"/>
              <w:marTop w:val="0"/>
              <w:marBottom w:val="0"/>
              <w:divBdr>
                <w:top w:val="none" w:sz="0" w:space="0" w:color="auto"/>
                <w:left w:val="none" w:sz="0" w:space="0" w:color="auto"/>
                <w:bottom w:val="none" w:sz="0" w:space="0" w:color="auto"/>
                <w:right w:val="none" w:sz="0" w:space="0" w:color="auto"/>
              </w:divBdr>
            </w:div>
            <w:div w:id="1316109930">
              <w:marLeft w:val="0"/>
              <w:marRight w:val="0"/>
              <w:marTop w:val="0"/>
              <w:marBottom w:val="0"/>
              <w:divBdr>
                <w:top w:val="none" w:sz="0" w:space="0" w:color="auto"/>
                <w:left w:val="none" w:sz="0" w:space="0" w:color="auto"/>
                <w:bottom w:val="none" w:sz="0" w:space="0" w:color="auto"/>
                <w:right w:val="none" w:sz="0" w:space="0" w:color="auto"/>
              </w:divBdr>
            </w:div>
            <w:div w:id="1317152664">
              <w:marLeft w:val="0"/>
              <w:marRight w:val="0"/>
              <w:marTop w:val="0"/>
              <w:marBottom w:val="0"/>
              <w:divBdr>
                <w:top w:val="none" w:sz="0" w:space="0" w:color="auto"/>
                <w:left w:val="none" w:sz="0" w:space="0" w:color="auto"/>
                <w:bottom w:val="none" w:sz="0" w:space="0" w:color="auto"/>
                <w:right w:val="none" w:sz="0" w:space="0" w:color="auto"/>
              </w:divBdr>
            </w:div>
            <w:div w:id="1330789615">
              <w:marLeft w:val="0"/>
              <w:marRight w:val="0"/>
              <w:marTop w:val="0"/>
              <w:marBottom w:val="0"/>
              <w:divBdr>
                <w:top w:val="none" w:sz="0" w:space="0" w:color="auto"/>
                <w:left w:val="none" w:sz="0" w:space="0" w:color="auto"/>
                <w:bottom w:val="none" w:sz="0" w:space="0" w:color="auto"/>
                <w:right w:val="none" w:sz="0" w:space="0" w:color="auto"/>
              </w:divBdr>
            </w:div>
            <w:div w:id="1335034441">
              <w:marLeft w:val="0"/>
              <w:marRight w:val="0"/>
              <w:marTop w:val="0"/>
              <w:marBottom w:val="0"/>
              <w:divBdr>
                <w:top w:val="none" w:sz="0" w:space="0" w:color="auto"/>
                <w:left w:val="none" w:sz="0" w:space="0" w:color="auto"/>
                <w:bottom w:val="none" w:sz="0" w:space="0" w:color="auto"/>
                <w:right w:val="none" w:sz="0" w:space="0" w:color="auto"/>
              </w:divBdr>
            </w:div>
            <w:div w:id="1339236097">
              <w:marLeft w:val="0"/>
              <w:marRight w:val="0"/>
              <w:marTop w:val="0"/>
              <w:marBottom w:val="0"/>
              <w:divBdr>
                <w:top w:val="none" w:sz="0" w:space="0" w:color="auto"/>
                <w:left w:val="none" w:sz="0" w:space="0" w:color="auto"/>
                <w:bottom w:val="none" w:sz="0" w:space="0" w:color="auto"/>
                <w:right w:val="none" w:sz="0" w:space="0" w:color="auto"/>
              </w:divBdr>
            </w:div>
            <w:div w:id="1364869813">
              <w:marLeft w:val="0"/>
              <w:marRight w:val="0"/>
              <w:marTop w:val="0"/>
              <w:marBottom w:val="0"/>
              <w:divBdr>
                <w:top w:val="none" w:sz="0" w:space="0" w:color="auto"/>
                <w:left w:val="none" w:sz="0" w:space="0" w:color="auto"/>
                <w:bottom w:val="none" w:sz="0" w:space="0" w:color="auto"/>
                <w:right w:val="none" w:sz="0" w:space="0" w:color="auto"/>
              </w:divBdr>
            </w:div>
            <w:div w:id="1365057147">
              <w:marLeft w:val="0"/>
              <w:marRight w:val="0"/>
              <w:marTop w:val="0"/>
              <w:marBottom w:val="0"/>
              <w:divBdr>
                <w:top w:val="none" w:sz="0" w:space="0" w:color="auto"/>
                <w:left w:val="none" w:sz="0" w:space="0" w:color="auto"/>
                <w:bottom w:val="none" w:sz="0" w:space="0" w:color="auto"/>
                <w:right w:val="none" w:sz="0" w:space="0" w:color="auto"/>
              </w:divBdr>
            </w:div>
            <w:div w:id="1366100511">
              <w:marLeft w:val="0"/>
              <w:marRight w:val="0"/>
              <w:marTop w:val="0"/>
              <w:marBottom w:val="0"/>
              <w:divBdr>
                <w:top w:val="none" w:sz="0" w:space="0" w:color="auto"/>
                <w:left w:val="none" w:sz="0" w:space="0" w:color="auto"/>
                <w:bottom w:val="none" w:sz="0" w:space="0" w:color="auto"/>
                <w:right w:val="none" w:sz="0" w:space="0" w:color="auto"/>
              </w:divBdr>
            </w:div>
            <w:div w:id="1372731716">
              <w:marLeft w:val="0"/>
              <w:marRight w:val="0"/>
              <w:marTop w:val="0"/>
              <w:marBottom w:val="0"/>
              <w:divBdr>
                <w:top w:val="none" w:sz="0" w:space="0" w:color="auto"/>
                <w:left w:val="none" w:sz="0" w:space="0" w:color="auto"/>
                <w:bottom w:val="none" w:sz="0" w:space="0" w:color="auto"/>
                <w:right w:val="none" w:sz="0" w:space="0" w:color="auto"/>
              </w:divBdr>
            </w:div>
            <w:div w:id="1375498680">
              <w:marLeft w:val="0"/>
              <w:marRight w:val="0"/>
              <w:marTop w:val="0"/>
              <w:marBottom w:val="0"/>
              <w:divBdr>
                <w:top w:val="none" w:sz="0" w:space="0" w:color="auto"/>
                <w:left w:val="none" w:sz="0" w:space="0" w:color="auto"/>
                <w:bottom w:val="none" w:sz="0" w:space="0" w:color="auto"/>
                <w:right w:val="none" w:sz="0" w:space="0" w:color="auto"/>
              </w:divBdr>
            </w:div>
            <w:div w:id="1376000220">
              <w:marLeft w:val="0"/>
              <w:marRight w:val="0"/>
              <w:marTop w:val="0"/>
              <w:marBottom w:val="0"/>
              <w:divBdr>
                <w:top w:val="none" w:sz="0" w:space="0" w:color="auto"/>
                <w:left w:val="none" w:sz="0" w:space="0" w:color="auto"/>
                <w:bottom w:val="none" w:sz="0" w:space="0" w:color="auto"/>
                <w:right w:val="none" w:sz="0" w:space="0" w:color="auto"/>
              </w:divBdr>
            </w:div>
            <w:div w:id="1384256577">
              <w:marLeft w:val="0"/>
              <w:marRight w:val="0"/>
              <w:marTop w:val="0"/>
              <w:marBottom w:val="0"/>
              <w:divBdr>
                <w:top w:val="none" w:sz="0" w:space="0" w:color="auto"/>
                <w:left w:val="none" w:sz="0" w:space="0" w:color="auto"/>
                <w:bottom w:val="none" w:sz="0" w:space="0" w:color="auto"/>
                <w:right w:val="none" w:sz="0" w:space="0" w:color="auto"/>
              </w:divBdr>
            </w:div>
            <w:div w:id="1392996031">
              <w:marLeft w:val="0"/>
              <w:marRight w:val="0"/>
              <w:marTop w:val="0"/>
              <w:marBottom w:val="0"/>
              <w:divBdr>
                <w:top w:val="none" w:sz="0" w:space="0" w:color="auto"/>
                <w:left w:val="none" w:sz="0" w:space="0" w:color="auto"/>
                <w:bottom w:val="none" w:sz="0" w:space="0" w:color="auto"/>
                <w:right w:val="none" w:sz="0" w:space="0" w:color="auto"/>
              </w:divBdr>
            </w:div>
            <w:div w:id="1399548984">
              <w:marLeft w:val="0"/>
              <w:marRight w:val="0"/>
              <w:marTop w:val="0"/>
              <w:marBottom w:val="0"/>
              <w:divBdr>
                <w:top w:val="none" w:sz="0" w:space="0" w:color="auto"/>
                <w:left w:val="none" w:sz="0" w:space="0" w:color="auto"/>
                <w:bottom w:val="none" w:sz="0" w:space="0" w:color="auto"/>
                <w:right w:val="none" w:sz="0" w:space="0" w:color="auto"/>
              </w:divBdr>
            </w:div>
            <w:div w:id="1430003202">
              <w:marLeft w:val="0"/>
              <w:marRight w:val="0"/>
              <w:marTop w:val="0"/>
              <w:marBottom w:val="0"/>
              <w:divBdr>
                <w:top w:val="none" w:sz="0" w:space="0" w:color="auto"/>
                <w:left w:val="none" w:sz="0" w:space="0" w:color="auto"/>
                <w:bottom w:val="none" w:sz="0" w:space="0" w:color="auto"/>
                <w:right w:val="none" w:sz="0" w:space="0" w:color="auto"/>
              </w:divBdr>
            </w:div>
            <w:div w:id="1434740105">
              <w:marLeft w:val="0"/>
              <w:marRight w:val="0"/>
              <w:marTop w:val="0"/>
              <w:marBottom w:val="0"/>
              <w:divBdr>
                <w:top w:val="none" w:sz="0" w:space="0" w:color="auto"/>
                <w:left w:val="none" w:sz="0" w:space="0" w:color="auto"/>
                <w:bottom w:val="none" w:sz="0" w:space="0" w:color="auto"/>
                <w:right w:val="none" w:sz="0" w:space="0" w:color="auto"/>
              </w:divBdr>
            </w:div>
            <w:div w:id="1436680582">
              <w:marLeft w:val="0"/>
              <w:marRight w:val="0"/>
              <w:marTop w:val="0"/>
              <w:marBottom w:val="0"/>
              <w:divBdr>
                <w:top w:val="none" w:sz="0" w:space="0" w:color="auto"/>
                <w:left w:val="none" w:sz="0" w:space="0" w:color="auto"/>
                <w:bottom w:val="none" w:sz="0" w:space="0" w:color="auto"/>
                <w:right w:val="none" w:sz="0" w:space="0" w:color="auto"/>
              </w:divBdr>
            </w:div>
            <w:div w:id="1440299652">
              <w:marLeft w:val="0"/>
              <w:marRight w:val="0"/>
              <w:marTop w:val="0"/>
              <w:marBottom w:val="0"/>
              <w:divBdr>
                <w:top w:val="none" w:sz="0" w:space="0" w:color="auto"/>
                <w:left w:val="none" w:sz="0" w:space="0" w:color="auto"/>
                <w:bottom w:val="none" w:sz="0" w:space="0" w:color="auto"/>
                <w:right w:val="none" w:sz="0" w:space="0" w:color="auto"/>
              </w:divBdr>
            </w:div>
            <w:div w:id="1443770924">
              <w:marLeft w:val="0"/>
              <w:marRight w:val="0"/>
              <w:marTop w:val="0"/>
              <w:marBottom w:val="0"/>
              <w:divBdr>
                <w:top w:val="none" w:sz="0" w:space="0" w:color="auto"/>
                <w:left w:val="none" w:sz="0" w:space="0" w:color="auto"/>
                <w:bottom w:val="none" w:sz="0" w:space="0" w:color="auto"/>
                <w:right w:val="none" w:sz="0" w:space="0" w:color="auto"/>
              </w:divBdr>
            </w:div>
            <w:div w:id="1447583471">
              <w:marLeft w:val="0"/>
              <w:marRight w:val="0"/>
              <w:marTop w:val="0"/>
              <w:marBottom w:val="0"/>
              <w:divBdr>
                <w:top w:val="none" w:sz="0" w:space="0" w:color="auto"/>
                <w:left w:val="none" w:sz="0" w:space="0" w:color="auto"/>
                <w:bottom w:val="none" w:sz="0" w:space="0" w:color="auto"/>
                <w:right w:val="none" w:sz="0" w:space="0" w:color="auto"/>
              </w:divBdr>
            </w:div>
            <w:div w:id="1454400310">
              <w:marLeft w:val="0"/>
              <w:marRight w:val="0"/>
              <w:marTop w:val="0"/>
              <w:marBottom w:val="0"/>
              <w:divBdr>
                <w:top w:val="none" w:sz="0" w:space="0" w:color="auto"/>
                <w:left w:val="none" w:sz="0" w:space="0" w:color="auto"/>
                <w:bottom w:val="none" w:sz="0" w:space="0" w:color="auto"/>
                <w:right w:val="none" w:sz="0" w:space="0" w:color="auto"/>
              </w:divBdr>
            </w:div>
            <w:div w:id="1455907217">
              <w:marLeft w:val="0"/>
              <w:marRight w:val="0"/>
              <w:marTop w:val="0"/>
              <w:marBottom w:val="0"/>
              <w:divBdr>
                <w:top w:val="none" w:sz="0" w:space="0" w:color="auto"/>
                <w:left w:val="none" w:sz="0" w:space="0" w:color="auto"/>
                <w:bottom w:val="none" w:sz="0" w:space="0" w:color="auto"/>
                <w:right w:val="none" w:sz="0" w:space="0" w:color="auto"/>
              </w:divBdr>
            </w:div>
            <w:div w:id="1461920300">
              <w:marLeft w:val="0"/>
              <w:marRight w:val="0"/>
              <w:marTop w:val="0"/>
              <w:marBottom w:val="0"/>
              <w:divBdr>
                <w:top w:val="none" w:sz="0" w:space="0" w:color="auto"/>
                <w:left w:val="none" w:sz="0" w:space="0" w:color="auto"/>
                <w:bottom w:val="none" w:sz="0" w:space="0" w:color="auto"/>
                <w:right w:val="none" w:sz="0" w:space="0" w:color="auto"/>
              </w:divBdr>
            </w:div>
            <w:div w:id="1465000902">
              <w:marLeft w:val="0"/>
              <w:marRight w:val="0"/>
              <w:marTop w:val="0"/>
              <w:marBottom w:val="0"/>
              <w:divBdr>
                <w:top w:val="none" w:sz="0" w:space="0" w:color="auto"/>
                <w:left w:val="none" w:sz="0" w:space="0" w:color="auto"/>
                <w:bottom w:val="none" w:sz="0" w:space="0" w:color="auto"/>
                <w:right w:val="none" w:sz="0" w:space="0" w:color="auto"/>
              </w:divBdr>
            </w:div>
            <w:div w:id="1465194820">
              <w:marLeft w:val="0"/>
              <w:marRight w:val="0"/>
              <w:marTop w:val="0"/>
              <w:marBottom w:val="0"/>
              <w:divBdr>
                <w:top w:val="none" w:sz="0" w:space="0" w:color="auto"/>
                <w:left w:val="none" w:sz="0" w:space="0" w:color="auto"/>
                <w:bottom w:val="none" w:sz="0" w:space="0" w:color="auto"/>
                <w:right w:val="none" w:sz="0" w:space="0" w:color="auto"/>
              </w:divBdr>
            </w:div>
            <w:div w:id="1473987590">
              <w:marLeft w:val="0"/>
              <w:marRight w:val="0"/>
              <w:marTop w:val="0"/>
              <w:marBottom w:val="0"/>
              <w:divBdr>
                <w:top w:val="none" w:sz="0" w:space="0" w:color="auto"/>
                <w:left w:val="none" w:sz="0" w:space="0" w:color="auto"/>
                <w:bottom w:val="none" w:sz="0" w:space="0" w:color="auto"/>
                <w:right w:val="none" w:sz="0" w:space="0" w:color="auto"/>
              </w:divBdr>
            </w:div>
            <w:div w:id="1478181693">
              <w:marLeft w:val="0"/>
              <w:marRight w:val="0"/>
              <w:marTop w:val="0"/>
              <w:marBottom w:val="0"/>
              <w:divBdr>
                <w:top w:val="none" w:sz="0" w:space="0" w:color="auto"/>
                <w:left w:val="none" w:sz="0" w:space="0" w:color="auto"/>
                <w:bottom w:val="none" w:sz="0" w:space="0" w:color="auto"/>
                <w:right w:val="none" w:sz="0" w:space="0" w:color="auto"/>
              </w:divBdr>
            </w:div>
            <w:div w:id="1481383718">
              <w:marLeft w:val="0"/>
              <w:marRight w:val="0"/>
              <w:marTop w:val="0"/>
              <w:marBottom w:val="0"/>
              <w:divBdr>
                <w:top w:val="none" w:sz="0" w:space="0" w:color="auto"/>
                <w:left w:val="none" w:sz="0" w:space="0" w:color="auto"/>
                <w:bottom w:val="none" w:sz="0" w:space="0" w:color="auto"/>
                <w:right w:val="none" w:sz="0" w:space="0" w:color="auto"/>
              </w:divBdr>
            </w:div>
            <w:div w:id="1481507412">
              <w:marLeft w:val="0"/>
              <w:marRight w:val="0"/>
              <w:marTop w:val="0"/>
              <w:marBottom w:val="0"/>
              <w:divBdr>
                <w:top w:val="none" w:sz="0" w:space="0" w:color="auto"/>
                <w:left w:val="none" w:sz="0" w:space="0" w:color="auto"/>
                <w:bottom w:val="none" w:sz="0" w:space="0" w:color="auto"/>
                <w:right w:val="none" w:sz="0" w:space="0" w:color="auto"/>
              </w:divBdr>
            </w:div>
            <w:div w:id="1482841724">
              <w:marLeft w:val="0"/>
              <w:marRight w:val="0"/>
              <w:marTop w:val="0"/>
              <w:marBottom w:val="0"/>
              <w:divBdr>
                <w:top w:val="none" w:sz="0" w:space="0" w:color="auto"/>
                <w:left w:val="none" w:sz="0" w:space="0" w:color="auto"/>
                <w:bottom w:val="none" w:sz="0" w:space="0" w:color="auto"/>
                <w:right w:val="none" w:sz="0" w:space="0" w:color="auto"/>
              </w:divBdr>
            </w:div>
            <w:div w:id="1483814310">
              <w:marLeft w:val="0"/>
              <w:marRight w:val="0"/>
              <w:marTop w:val="0"/>
              <w:marBottom w:val="0"/>
              <w:divBdr>
                <w:top w:val="none" w:sz="0" w:space="0" w:color="auto"/>
                <w:left w:val="none" w:sz="0" w:space="0" w:color="auto"/>
                <w:bottom w:val="none" w:sz="0" w:space="0" w:color="auto"/>
                <w:right w:val="none" w:sz="0" w:space="0" w:color="auto"/>
              </w:divBdr>
            </w:div>
            <w:div w:id="1484614838">
              <w:marLeft w:val="0"/>
              <w:marRight w:val="0"/>
              <w:marTop w:val="0"/>
              <w:marBottom w:val="0"/>
              <w:divBdr>
                <w:top w:val="none" w:sz="0" w:space="0" w:color="auto"/>
                <w:left w:val="none" w:sz="0" w:space="0" w:color="auto"/>
                <w:bottom w:val="none" w:sz="0" w:space="0" w:color="auto"/>
                <w:right w:val="none" w:sz="0" w:space="0" w:color="auto"/>
              </w:divBdr>
            </w:div>
            <w:div w:id="1487014270">
              <w:marLeft w:val="0"/>
              <w:marRight w:val="0"/>
              <w:marTop w:val="0"/>
              <w:marBottom w:val="0"/>
              <w:divBdr>
                <w:top w:val="none" w:sz="0" w:space="0" w:color="auto"/>
                <w:left w:val="none" w:sz="0" w:space="0" w:color="auto"/>
                <w:bottom w:val="none" w:sz="0" w:space="0" w:color="auto"/>
                <w:right w:val="none" w:sz="0" w:space="0" w:color="auto"/>
              </w:divBdr>
            </w:div>
            <w:div w:id="1495536437">
              <w:marLeft w:val="0"/>
              <w:marRight w:val="0"/>
              <w:marTop w:val="0"/>
              <w:marBottom w:val="0"/>
              <w:divBdr>
                <w:top w:val="none" w:sz="0" w:space="0" w:color="auto"/>
                <w:left w:val="none" w:sz="0" w:space="0" w:color="auto"/>
                <w:bottom w:val="none" w:sz="0" w:space="0" w:color="auto"/>
                <w:right w:val="none" w:sz="0" w:space="0" w:color="auto"/>
              </w:divBdr>
            </w:div>
            <w:div w:id="1496143513">
              <w:marLeft w:val="0"/>
              <w:marRight w:val="0"/>
              <w:marTop w:val="0"/>
              <w:marBottom w:val="0"/>
              <w:divBdr>
                <w:top w:val="none" w:sz="0" w:space="0" w:color="auto"/>
                <w:left w:val="none" w:sz="0" w:space="0" w:color="auto"/>
                <w:bottom w:val="none" w:sz="0" w:space="0" w:color="auto"/>
                <w:right w:val="none" w:sz="0" w:space="0" w:color="auto"/>
              </w:divBdr>
            </w:div>
            <w:div w:id="1500656315">
              <w:marLeft w:val="0"/>
              <w:marRight w:val="0"/>
              <w:marTop w:val="0"/>
              <w:marBottom w:val="0"/>
              <w:divBdr>
                <w:top w:val="none" w:sz="0" w:space="0" w:color="auto"/>
                <w:left w:val="none" w:sz="0" w:space="0" w:color="auto"/>
                <w:bottom w:val="none" w:sz="0" w:space="0" w:color="auto"/>
                <w:right w:val="none" w:sz="0" w:space="0" w:color="auto"/>
              </w:divBdr>
            </w:div>
            <w:div w:id="1512718252">
              <w:marLeft w:val="0"/>
              <w:marRight w:val="0"/>
              <w:marTop w:val="0"/>
              <w:marBottom w:val="0"/>
              <w:divBdr>
                <w:top w:val="none" w:sz="0" w:space="0" w:color="auto"/>
                <w:left w:val="none" w:sz="0" w:space="0" w:color="auto"/>
                <w:bottom w:val="none" w:sz="0" w:space="0" w:color="auto"/>
                <w:right w:val="none" w:sz="0" w:space="0" w:color="auto"/>
              </w:divBdr>
            </w:div>
            <w:div w:id="1526209265">
              <w:marLeft w:val="0"/>
              <w:marRight w:val="0"/>
              <w:marTop w:val="0"/>
              <w:marBottom w:val="0"/>
              <w:divBdr>
                <w:top w:val="none" w:sz="0" w:space="0" w:color="auto"/>
                <w:left w:val="none" w:sz="0" w:space="0" w:color="auto"/>
                <w:bottom w:val="none" w:sz="0" w:space="0" w:color="auto"/>
                <w:right w:val="none" w:sz="0" w:space="0" w:color="auto"/>
              </w:divBdr>
            </w:div>
            <w:div w:id="1529176448">
              <w:marLeft w:val="0"/>
              <w:marRight w:val="0"/>
              <w:marTop w:val="0"/>
              <w:marBottom w:val="0"/>
              <w:divBdr>
                <w:top w:val="none" w:sz="0" w:space="0" w:color="auto"/>
                <w:left w:val="none" w:sz="0" w:space="0" w:color="auto"/>
                <w:bottom w:val="none" w:sz="0" w:space="0" w:color="auto"/>
                <w:right w:val="none" w:sz="0" w:space="0" w:color="auto"/>
              </w:divBdr>
            </w:div>
            <w:div w:id="1532760862">
              <w:marLeft w:val="0"/>
              <w:marRight w:val="0"/>
              <w:marTop w:val="0"/>
              <w:marBottom w:val="0"/>
              <w:divBdr>
                <w:top w:val="none" w:sz="0" w:space="0" w:color="auto"/>
                <w:left w:val="none" w:sz="0" w:space="0" w:color="auto"/>
                <w:bottom w:val="none" w:sz="0" w:space="0" w:color="auto"/>
                <w:right w:val="none" w:sz="0" w:space="0" w:color="auto"/>
              </w:divBdr>
            </w:div>
            <w:div w:id="1532956195">
              <w:marLeft w:val="0"/>
              <w:marRight w:val="0"/>
              <w:marTop w:val="0"/>
              <w:marBottom w:val="0"/>
              <w:divBdr>
                <w:top w:val="none" w:sz="0" w:space="0" w:color="auto"/>
                <w:left w:val="none" w:sz="0" w:space="0" w:color="auto"/>
                <w:bottom w:val="none" w:sz="0" w:space="0" w:color="auto"/>
                <w:right w:val="none" w:sz="0" w:space="0" w:color="auto"/>
              </w:divBdr>
            </w:div>
            <w:div w:id="1542671540">
              <w:marLeft w:val="0"/>
              <w:marRight w:val="0"/>
              <w:marTop w:val="0"/>
              <w:marBottom w:val="0"/>
              <w:divBdr>
                <w:top w:val="none" w:sz="0" w:space="0" w:color="auto"/>
                <w:left w:val="none" w:sz="0" w:space="0" w:color="auto"/>
                <w:bottom w:val="none" w:sz="0" w:space="0" w:color="auto"/>
                <w:right w:val="none" w:sz="0" w:space="0" w:color="auto"/>
              </w:divBdr>
            </w:div>
            <w:div w:id="1556237352">
              <w:marLeft w:val="0"/>
              <w:marRight w:val="0"/>
              <w:marTop w:val="0"/>
              <w:marBottom w:val="0"/>
              <w:divBdr>
                <w:top w:val="none" w:sz="0" w:space="0" w:color="auto"/>
                <w:left w:val="none" w:sz="0" w:space="0" w:color="auto"/>
                <w:bottom w:val="none" w:sz="0" w:space="0" w:color="auto"/>
                <w:right w:val="none" w:sz="0" w:space="0" w:color="auto"/>
              </w:divBdr>
            </w:div>
            <w:div w:id="1557662231">
              <w:marLeft w:val="0"/>
              <w:marRight w:val="0"/>
              <w:marTop w:val="0"/>
              <w:marBottom w:val="0"/>
              <w:divBdr>
                <w:top w:val="none" w:sz="0" w:space="0" w:color="auto"/>
                <w:left w:val="none" w:sz="0" w:space="0" w:color="auto"/>
                <w:bottom w:val="none" w:sz="0" w:space="0" w:color="auto"/>
                <w:right w:val="none" w:sz="0" w:space="0" w:color="auto"/>
              </w:divBdr>
            </w:div>
            <w:div w:id="1575965992">
              <w:marLeft w:val="0"/>
              <w:marRight w:val="0"/>
              <w:marTop w:val="0"/>
              <w:marBottom w:val="0"/>
              <w:divBdr>
                <w:top w:val="none" w:sz="0" w:space="0" w:color="auto"/>
                <w:left w:val="none" w:sz="0" w:space="0" w:color="auto"/>
                <w:bottom w:val="none" w:sz="0" w:space="0" w:color="auto"/>
                <w:right w:val="none" w:sz="0" w:space="0" w:color="auto"/>
              </w:divBdr>
            </w:div>
            <w:div w:id="1578512478">
              <w:marLeft w:val="0"/>
              <w:marRight w:val="0"/>
              <w:marTop w:val="0"/>
              <w:marBottom w:val="0"/>
              <w:divBdr>
                <w:top w:val="none" w:sz="0" w:space="0" w:color="auto"/>
                <w:left w:val="none" w:sz="0" w:space="0" w:color="auto"/>
                <w:bottom w:val="none" w:sz="0" w:space="0" w:color="auto"/>
                <w:right w:val="none" w:sz="0" w:space="0" w:color="auto"/>
              </w:divBdr>
            </w:div>
            <w:div w:id="1579511640">
              <w:marLeft w:val="0"/>
              <w:marRight w:val="0"/>
              <w:marTop w:val="0"/>
              <w:marBottom w:val="0"/>
              <w:divBdr>
                <w:top w:val="none" w:sz="0" w:space="0" w:color="auto"/>
                <w:left w:val="none" w:sz="0" w:space="0" w:color="auto"/>
                <w:bottom w:val="none" w:sz="0" w:space="0" w:color="auto"/>
                <w:right w:val="none" w:sz="0" w:space="0" w:color="auto"/>
              </w:divBdr>
            </w:div>
            <w:div w:id="1587958331">
              <w:marLeft w:val="0"/>
              <w:marRight w:val="0"/>
              <w:marTop w:val="0"/>
              <w:marBottom w:val="0"/>
              <w:divBdr>
                <w:top w:val="none" w:sz="0" w:space="0" w:color="auto"/>
                <w:left w:val="none" w:sz="0" w:space="0" w:color="auto"/>
                <w:bottom w:val="none" w:sz="0" w:space="0" w:color="auto"/>
                <w:right w:val="none" w:sz="0" w:space="0" w:color="auto"/>
              </w:divBdr>
            </w:div>
            <w:div w:id="1588423101">
              <w:marLeft w:val="0"/>
              <w:marRight w:val="0"/>
              <w:marTop w:val="0"/>
              <w:marBottom w:val="0"/>
              <w:divBdr>
                <w:top w:val="none" w:sz="0" w:space="0" w:color="auto"/>
                <w:left w:val="none" w:sz="0" w:space="0" w:color="auto"/>
                <w:bottom w:val="none" w:sz="0" w:space="0" w:color="auto"/>
                <w:right w:val="none" w:sz="0" w:space="0" w:color="auto"/>
              </w:divBdr>
            </w:div>
            <w:div w:id="1620453239">
              <w:marLeft w:val="0"/>
              <w:marRight w:val="0"/>
              <w:marTop w:val="0"/>
              <w:marBottom w:val="0"/>
              <w:divBdr>
                <w:top w:val="none" w:sz="0" w:space="0" w:color="auto"/>
                <w:left w:val="none" w:sz="0" w:space="0" w:color="auto"/>
                <w:bottom w:val="none" w:sz="0" w:space="0" w:color="auto"/>
                <w:right w:val="none" w:sz="0" w:space="0" w:color="auto"/>
              </w:divBdr>
            </w:div>
            <w:div w:id="1629583479">
              <w:marLeft w:val="0"/>
              <w:marRight w:val="0"/>
              <w:marTop w:val="0"/>
              <w:marBottom w:val="0"/>
              <w:divBdr>
                <w:top w:val="none" w:sz="0" w:space="0" w:color="auto"/>
                <w:left w:val="none" w:sz="0" w:space="0" w:color="auto"/>
                <w:bottom w:val="none" w:sz="0" w:space="0" w:color="auto"/>
                <w:right w:val="none" w:sz="0" w:space="0" w:color="auto"/>
              </w:divBdr>
            </w:div>
            <w:div w:id="1633515737">
              <w:marLeft w:val="0"/>
              <w:marRight w:val="0"/>
              <w:marTop w:val="0"/>
              <w:marBottom w:val="0"/>
              <w:divBdr>
                <w:top w:val="none" w:sz="0" w:space="0" w:color="auto"/>
                <w:left w:val="none" w:sz="0" w:space="0" w:color="auto"/>
                <w:bottom w:val="none" w:sz="0" w:space="0" w:color="auto"/>
                <w:right w:val="none" w:sz="0" w:space="0" w:color="auto"/>
              </w:divBdr>
            </w:div>
            <w:div w:id="1635870469">
              <w:marLeft w:val="0"/>
              <w:marRight w:val="0"/>
              <w:marTop w:val="0"/>
              <w:marBottom w:val="0"/>
              <w:divBdr>
                <w:top w:val="none" w:sz="0" w:space="0" w:color="auto"/>
                <w:left w:val="none" w:sz="0" w:space="0" w:color="auto"/>
                <w:bottom w:val="none" w:sz="0" w:space="0" w:color="auto"/>
                <w:right w:val="none" w:sz="0" w:space="0" w:color="auto"/>
              </w:divBdr>
            </w:div>
            <w:div w:id="1637711076">
              <w:marLeft w:val="0"/>
              <w:marRight w:val="0"/>
              <w:marTop w:val="0"/>
              <w:marBottom w:val="0"/>
              <w:divBdr>
                <w:top w:val="none" w:sz="0" w:space="0" w:color="auto"/>
                <w:left w:val="none" w:sz="0" w:space="0" w:color="auto"/>
                <w:bottom w:val="none" w:sz="0" w:space="0" w:color="auto"/>
                <w:right w:val="none" w:sz="0" w:space="0" w:color="auto"/>
              </w:divBdr>
            </w:div>
            <w:div w:id="1642684848">
              <w:marLeft w:val="0"/>
              <w:marRight w:val="0"/>
              <w:marTop w:val="0"/>
              <w:marBottom w:val="0"/>
              <w:divBdr>
                <w:top w:val="none" w:sz="0" w:space="0" w:color="auto"/>
                <w:left w:val="none" w:sz="0" w:space="0" w:color="auto"/>
                <w:bottom w:val="none" w:sz="0" w:space="0" w:color="auto"/>
                <w:right w:val="none" w:sz="0" w:space="0" w:color="auto"/>
              </w:divBdr>
            </w:div>
            <w:div w:id="1649019769">
              <w:marLeft w:val="0"/>
              <w:marRight w:val="0"/>
              <w:marTop w:val="0"/>
              <w:marBottom w:val="0"/>
              <w:divBdr>
                <w:top w:val="none" w:sz="0" w:space="0" w:color="auto"/>
                <w:left w:val="none" w:sz="0" w:space="0" w:color="auto"/>
                <w:bottom w:val="none" w:sz="0" w:space="0" w:color="auto"/>
                <w:right w:val="none" w:sz="0" w:space="0" w:color="auto"/>
              </w:divBdr>
            </w:div>
            <w:div w:id="1668821863">
              <w:marLeft w:val="0"/>
              <w:marRight w:val="0"/>
              <w:marTop w:val="0"/>
              <w:marBottom w:val="0"/>
              <w:divBdr>
                <w:top w:val="none" w:sz="0" w:space="0" w:color="auto"/>
                <w:left w:val="none" w:sz="0" w:space="0" w:color="auto"/>
                <w:bottom w:val="none" w:sz="0" w:space="0" w:color="auto"/>
                <w:right w:val="none" w:sz="0" w:space="0" w:color="auto"/>
              </w:divBdr>
            </w:div>
            <w:div w:id="1669476090">
              <w:marLeft w:val="0"/>
              <w:marRight w:val="0"/>
              <w:marTop w:val="0"/>
              <w:marBottom w:val="0"/>
              <w:divBdr>
                <w:top w:val="none" w:sz="0" w:space="0" w:color="auto"/>
                <w:left w:val="none" w:sz="0" w:space="0" w:color="auto"/>
                <w:bottom w:val="none" w:sz="0" w:space="0" w:color="auto"/>
                <w:right w:val="none" w:sz="0" w:space="0" w:color="auto"/>
              </w:divBdr>
            </w:div>
            <w:div w:id="1669554046">
              <w:marLeft w:val="0"/>
              <w:marRight w:val="0"/>
              <w:marTop w:val="0"/>
              <w:marBottom w:val="0"/>
              <w:divBdr>
                <w:top w:val="none" w:sz="0" w:space="0" w:color="auto"/>
                <w:left w:val="none" w:sz="0" w:space="0" w:color="auto"/>
                <w:bottom w:val="none" w:sz="0" w:space="0" w:color="auto"/>
                <w:right w:val="none" w:sz="0" w:space="0" w:color="auto"/>
              </w:divBdr>
            </w:div>
            <w:div w:id="1675844131">
              <w:marLeft w:val="0"/>
              <w:marRight w:val="0"/>
              <w:marTop w:val="0"/>
              <w:marBottom w:val="0"/>
              <w:divBdr>
                <w:top w:val="none" w:sz="0" w:space="0" w:color="auto"/>
                <w:left w:val="none" w:sz="0" w:space="0" w:color="auto"/>
                <w:bottom w:val="none" w:sz="0" w:space="0" w:color="auto"/>
                <w:right w:val="none" w:sz="0" w:space="0" w:color="auto"/>
              </w:divBdr>
            </w:div>
            <w:div w:id="1680622410">
              <w:marLeft w:val="0"/>
              <w:marRight w:val="0"/>
              <w:marTop w:val="0"/>
              <w:marBottom w:val="0"/>
              <w:divBdr>
                <w:top w:val="none" w:sz="0" w:space="0" w:color="auto"/>
                <w:left w:val="none" w:sz="0" w:space="0" w:color="auto"/>
                <w:bottom w:val="none" w:sz="0" w:space="0" w:color="auto"/>
                <w:right w:val="none" w:sz="0" w:space="0" w:color="auto"/>
              </w:divBdr>
            </w:div>
            <w:div w:id="1703290013">
              <w:marLeft w:val="0"/>
              <w:marRight w:val="0"/>
              <w:marTop w:val="0"/>
              <w:marBottom w:val="0"/>
              <w:divBdr>
                <w:top w:val="none" w:sz="0" w:space="0" w:color="auto"/>
                <w:left w:val="none" w:sz="0" w:space="0" w:color="auto"/>
                <w:bottom w:val="none" w:sz="0" w:space="0" w:color="auto"/>
                <w:right w:val="none" w:sz="0" w:space="0" w:color="auto"/>
              </w:divBdr>
            </w:div>
            <w:div w:id="1725761356">
              <w:marLeft w:val="0"/>
              <w:marRight w:val="0"/>
              <w:marTop w:val="0"/>
              <w:marBottom w:val="0"/>
              <w:divBdr>
                <w:top w:val="none" w:sz="0" w:space="0" w:color="auto"/>
                <w:left w:val="none" w:sz="0" w:space="0" w:color="auto"/>
                <w:bottom w:val="none" w:sz="0" w:space="0" w:color="auto"/>
                <w:right w:val="none" w:sz="0" w:space="0" w:color="auto"/>
              </w:divBdr>
            </w:div>
            <w:div w:id="1726634774">
              <w:marLeft w:val="0"/>
              <w:marRight w:val="0"/>
              <w:marTop w:val="0"/>
              <w:marBottom w:val="0"/>
              <w:divBdr>
                <w:top w:val="none" w:sz="0" w:space="0" w:color="auto"/>
                <w:left w:val="none" w:sz="0" w:space="0" w:color="auto"/>
                <w:bottom w:val="none" w:sz="0" w:space="0" w:color="auto"/>
                <w:right w:val="none" w:sz="0" w:space="0" w:color="auto"/>
              </w:divBdr>
            </w:div>
            <w:div w:id="1740251643">
              <w:marLeft w:val="0"/>
              <w:marRight w:val="0"/>
              <w:marTop w:val="0"/>
              <w:marBottom w:val="0"/>
              <w:divBdr>
                <w:top w:val="none" w:sz="0" w:space="0" w:color="auto"/>
                <w:left w:val="none" w:sz="0" w:space="0" w:color="auto"/>
                <w:bottom w:val="none" w:sz="0" w:space="0" w:color="auto"/>
                <w:right w:val="none" w:sz="0" w:space="0" w:color="auto"/>
              </w:divBdr>
            </w:div>
            <w:div w:id="1744645723">
              <w:marLeft w:val="0"/>
              <w:marRight w:val="0"/>
              <w:marTop w:val="0"/>
              <w:marBottom w:val="0"/>
              <w:divBdr>
                <w:top w:val="none" w:sz="0" w:space="0" w:color="auto"/>
                <w:left w:val="none" w:sz="0" w:space="0" w:color="auto"/>
                <w:bottom w:val="none" w:sz="0" w:space="0" w:color="auto"/>
                <w:right w:val="none" w:sz="0" w:space="0" w:color="auto"/>
              </w:divBdr>
            </w:div>
            <w:div w:id="1746566504">
              <w:marLeft w:val="0"/>
              <w:marRight w:val="0"/>
              <w:marTop w:val="0"/>
              <w:marBottom w:val="0"/>
              <w:divBdr>
                <w:top w:val="none" w:sz="0" w:space="0" w:color="auto"/>
                <w:left w:val="none" w:sz="0" w:space="0" w:color="auto"/>
                <w:bottom w:val="none" w:sz="0" w:space="0" w:color="auto"/>
                <w:right w:val="none" w:sz="0" w:space="0" w:color="auto"/>
              </w:divBdr>
            </w:div>
            <w:div w:id="1755777689">
              <w:marLeft w:val="0"/>
              <w:marRight w:val="0"/>
              <w:marTop w:val="0"/>
              <w:marBottom w:val="0"/>
              <w:divBdr>
                <w:top w:val="none" w:sz="0" w:space="0" w:color="auto"/>
                <w:left w:val="none" w:sz="0" w:space="0" w:color="auto"/>
                <w:bottom w:val="none" w:sz="0" w:space="0" w:color="auto"/>
                <w:right w:val="none" w:sz="0" w:space="0" w:color="auto"/>
              </w:divBdr>
            </w:div>
            <w:div w:id="1766727640">
              <w:marLeft w:val="0"/>
              <w:marRight w:val="0"/>
              <w:marTop w:val="0"/>
              <w:marBottom w:val="0"/>
              <w:divBdr>
                <w:top w:val="none" w:sz="0" w:space="0" w:color="auto"/>
                <w:left w:val="none" w:sz="0" w:space="0" w:color="auto"/>
                <w:bottom w:val="none" w:sz="0" w:space="0" w:color="auto"/>
                <w:right w:val="none" w:sz="0" w:space="0" w:color="auto"/>
              </w:divBdr>
            </w:div>
            <w:div w:id="1782994894">
              <w:marLeft w:val="0"/>
              <w:marRight w:val="0"/>
              <w:marTop w:val="0"/>
              <w:marBottom w:val="0"/>
              <w:divBdr>
                <w:top w:val="none" w:sz="0" w:space="0" w:color="auto"/>
                <w:left w:val="none" w:sz="0" w:space="0" w:color="auto"/>
                <w:bottom w:val="none" w:sz="0" w:space="0" w:color="auto"/>
                <w:right w:val="none" w:sz="0" w:space="0" w:color="auto"/>
              </w:divBdr>
            </w:div>
            <w:div w:id="1796291889">
              <w:marLeft w:val="0"/>
              <w:marRight w:val="0"/>
              <w:marTop w:val="0"/>
              <w:marBottom w:val="0"/>
              <w:divBdr>
                <w:top w:val="none" w:sz="0" w:space="0" w:color="auto"/>
                <w:left w:val="none" w:sz="0" w:space="0" w:color="auto"/>
                <w:bottom w:val="none" w:sz="0" w:space="0" w:color="auto"/>
                <w:right w:val="none" w:sz="0" w:space="0" w:color="auto"/>
              </w:divBdr>
            </w:div>
            <w:div w:id="1796829593">
              <w:marLeft w:val="0"/>
              <w:marRight w:val="0"/>
              <w:marTop w:val="0"/>
              <w:marBottom w:val="0"/>
              <w:divBdr>
                <w:top w:val="none" w:sz="0" w:space="0" w:color="auto"/>
                <w:left w:val="none" w:sz="0" w:space="0" w:color="auto"/>
                <w:bottom w:val="none" w:sz="0" w:space="0" w:color="auto"/>
                <w:right w:val="none" w:sz="0" w:space="0" w:color="auto"/>
              </w:divBdr>
            </w:div>
            <w:div w:id="1800564348">
              <w:marLeft w:val="0"/>
              <w:marRight w:val="0"/>
              <w:marTop w:val="0"/>
              <w:marBottom w:val="0"/>
              <w:divBdr>
                <w:top w:val="none" w:sz="0" w:space="0" w:color="auto"/>
                <w:left w:val="none" w:sz="0" w:space="0" w:color="auto"/>
                <w:bottom w:val="none" w:sz="0" w:space="0" w:color="auto"/>
                <w:right w:val="none" w:sz="0" w:space="0" w:color="auto"/>
              </w:divBdr>
            </w:div>
            <w:div w:id="1806041158">
              <w:marLeft w:val="0"/>
              <w:marRight w:val="0"/>
              <w:marTop w:val="0"/>
              <w:marBottom w:val="0"/>
              <w:divBdr>
                <w:top w:val="none" w:sz="0" w:space="0" w:color="auto"/>
                <w:left w:val="none" w:sz="0" w:space="0" w:color="auto"/>
                <w:bottom w:val="none" w:sz="0" w:space="0" w:color="auto"/>
                <w:right w:val="none" w:sz="0" w:space="0" w:color="auto"/>
              </w:divBdr>
            </w:div>
            <w:div w:id="1813137418">
              <w:marLeft w:val="0"/>
              <w:marRight w:val="0"/>
              <w:marTop w:val="0"/>
              <w:marBottom w:val="0"/>
              <w:divBdr>
                <w:top w:val="none" w:sz="0" w:space="0" w:color="auto"/>
                <w:left w:val="none" w:sz="0" w:space="0" w:color="auto"/>
                <w:bottom w:val="none" w:sz="0" w:space="0" w:color="auto"/>
                <w:right w:val="none" w:sz="0" w:space="0" w:color="auto"/>
              </w:divBdr>
            </w:div>
            <w:div w:id="1818185597">
              <w:marLeft w:val="0"/>
              <w:marRight w:val="0"/>
              <w:marTop w:val="0"/>
              <w:marBottom w:val="0"/>
              <w:divBdr>
                <w:top w:val="none" w:sz="0" w:space="0" w:color="auto"/>
                <w:left w:val="none" w:sz="0" w:space="0" w:color="auto"/>
                <w:bottom w:val="none" w:sz="0" w:space="0" w:color="auto"/>
                <w:right w:val="none" w:sz="0" w:space="0" w:color="auto"/>
              </w:divBdr>
            </w:div>
            <w:div w:id="1818761453">
              <w:marLeft w:val="0"/>
              <w:marRight w:val="0"/>
              <w:marTop w:val="0"/>
              <w:marBottom w:val="0"/>
              <w:divBdr>
                <w:top w:val="none" w:sz="0" w:space="0" w:color="auto"/>
                <w:left w:val="none" w:sz="0" w:space="0" w:color="auto"/>
                <w:bottom w:val="none" w:sz="0" w:space="0" w:color="auto"/>
                <w:right w:val="none" w:sz="0" w:space="0" w:color="auto"/>
              </w:divBdr>
            </w:div>
            <w:div w:id="1828663714">
              <w:marLeft w:val="0"/>
              <w:marRight w:val="0"/>
              <w:marTop w:val="0"/>
              <w:marBottom w:val="0"/>
              <w:divBdr>
                <w:top w:val="none" w:sz="0" w:space="0" w:color="auto"/>
                <w:left w:val="none" w:sz="0" w:space="0" w:color="auto"/>
                <w:bottom w:val="none" w:sz="0" w:space="0" w:color="auto"/>
                <w:right w:val="none" w:sz="0" w:space="0" w:color="auto"/>
              </w:divBdr>
            </w:div>
            <w:div w:id="1844978534">
              <w:marLeft w:val="0"/>
              <w:marRight w:val="0"/>
              <w:marTop w:val="0"/>
              <w:marBottom w:val="0"/>
              <w:divBdr>
                <w:top w:val="none" w:sz="0" w:space="0" w:color="auto"/>
                <w:left w:val="none" w:sz="0" w:space="0" w:color="auto"/>
                <w:bottom w:val="none" w:sz="0" w:space="0" w:color="auto"/>
                <w:right w:val="none" w:sz="0" w:space="0" w:color="auto"/>
              </w:divBdr>
            </w:div>
            <w:div w:id="1848860114">
              <w:marLeft w:val="0"/>
              <w:marRight w:val="0"/>
              <w:marTop w:val="0"/>
              <w:marBottom w:val="0"/>
              <w:divBdr>
                <w:top w:val="none" w:sz="0" w:space="0" w:color="auto"/>
                <w:left w:val="none" w:sz="0" w:space="0" w:color="auto"/>
                <w:bottom w:val="none" w:sz="0" w:space="0" w:color="auto"/>
                <w:right w:val="none" w:sz="0" w:space="0" w:color="auto"/>
              </w:divBdr>
            </w:div>
            <w:div w:id="1852645884">
              <w:marLeft w:val="0"/>
              <w:marRight w:val="0"/>
              <w:marTop w:val="0"/>
              <w:marBottom w:val="0"/>
              <w:divBdr>
                <w:top w:val="none" w:sz="0" w:space="0" w:color="auto"/>
                <w:left w:val="none" w:sz="0" w:space="0" w:color="auto"/>
                <w:bottom w:val="none" w:sz="0" w:space="0" w:color="auto"/>
                <w:right w:val="none" w:sz="0" w:space="0" w:color="auto"/>
              </w:divBdr>
            </w:div>
            <w:div w:id="1861235061">
              <w:marLeft w:val="0"/>
              <w:marRight w:val="0"/>
              <w:marTop w:val="0"/>
              <w:marBottom w:val="0"/>
              <w:divBdr>
                <w:top w:val="none" w:sz="0" w:space="0" w:color="auto"/>
                <w:left w:val="none" w:sz="0" w:space="0" w:color="auto"/>
                <w:bottom w:val="none" w:sz="0" w:space="0" w:color="auto"/>
                <w:right w:val="none" w:sz="0" w:space="0" w:color="auto"/>
              </w:divBdr>
            </w:div>
            <w:div w:id="1862888272">
              <w:marLeft w:val="0"/>
              <w:marRight w:val="0"/>
              <w:marTop w:val="0"/>
              <w:marBottom w:val="0"/>
              <w:divBdr>
                <w:top w:val="none" w:sz="0" w:space="0" w:color="auto"/>
                <w:left w:val="none" w:sz="0" w:space="0" w:color="auto"/>
                <w:bottom w:val="none" w:sz="0" w:space="0" w:color="auto"/>
                <w:right w:val="none" w:sz="0" w:space="0" w:color="auto"/>
              </w:divBdr>
            </w:div>
            <w:div w:id="1865898760">
              <w:marLeft w:val="0"/>
              <w:marRight w:val="0"/>
              <w:marTop w:val="0"/>
              <w:marBottom w:val="0"/>
              <w:divBdr>
                <w:top w:val="none" w:sz="0" w:space="0" w:color="auto"/>
                <w:left w:val="none" w:sz="0" w:space="0" w:color="auto"/>
                <w:bottom w:val="none" w:sz="0" w:space="0" w:color="auto"/>
                <w:right w:val="none" w:sz="0" w:space="0" w:color="auto"/>
              </w:divBdr>
            </w:div>
            <w:div w:id="1868327001">
              <w:marLeft w:val="0"/>
              <w:marRight w:val="0"/>
              <w:marTop w:val="0"/>
              <w:marBottom w:val="0"/>
              <w:divBdr>
                <w:top w:val="none" w:sz="0" w:space="0" w:color="auto"/>
                <w:left w:val="none" w:sz="0" w:space="0" w:color="auto"/>
                <w:bottom w:val="none" w:sz="0" w:space="0" w:color="auto"/>
                <w:right w:val="none" w:sz="0" w:space="0" w:color="auto"/>
              </w:divBdr>
            </w:div>
            <w:div w:id="1886091123">
              <w:marLeft w:val="0"/>
              <w:marRight w:val="0"/>
              <w:marTop w:val="0"/>
              <w:marBottom w:val="0"/>
              <w:divBdr>
                <w:top w:val="none" w:sz="0" w:space="0" w:color="auto"/>
                <w:left w:val="none" w:sz="0" w:space="0" w:color="auto"/>
                <w:bottom w:val="none" w:sz="0" w:space="0" w:color="auto"/>
                <w:right w:val="none" w:sz="0" w:space="0" w:color="auto"/>
              </w:divBdr>
            </w:div>
            <w:div w:id="1896694319">
              <w:marLeft w:val="0"/>
              <w:marRight w:val="0"/>
              <w:marTop w:val="0"/>
              <w:marBottom w:val="0"/>
              <w:divBdr>
                <w:top w:val="none" w:sz="0" w:space="0" w:color="auto"/>
                <w:left w:val="none" w:sz="0" w:space="0" w:color="auto"/>
                <w:bottom w:val="none" w:sz="0" w:space="0" w:color="auto"/>
                <w:right w:val="none" w:sz="0" w:space="0" w:color="auto"/>
              </w:divBdr>
            </w:div>
            <w:div w:id="1898198855">
              <w:marLeft w:val="0"/>
              <w:marRight w:val="0"/>
              <w:marTop w:val="0"/>
              <w:marBottom w:val="0"/>
              <w:divBdr>
                <w:top w:val="none" w:sz="0" w:space="0" w:color="auto"/>
                <w:left w:val="none" w:sz="0" w:space="0" w:color="auto"/>
                <w:bottom w:val="none" w:sz="0" w:space="0" w:color="auto"/>
                <w:right w:val="none" w:sz="0" w:space="0" w:color="auto"/>
              </w:divBdr>
            </w:div>
            <w:div w:id="1900550100">
              <w:marLeft w:val="0"/>
              <w:marRight w:val="0"/>
              <w:marTop w:val="0"/>
              <w:marBottom w:val="0"/>
              <w:divBdr>
                <w:top w:val="none" w:sz="0" w:space="0" w:color="auto"/>
                <w:left w:val="none" w:sz="0" w:space="0" w:color="auto"/>
                <w:bottom w:val="none" w:sz="0" w:space="0" w:color="auto"/>
                <w:right w:val="none" w:sz="0" w:space="0" w:color="auto"/>
              </w:divBdr>
            </w:div>
            <w:div w:id="1913345480">
              <w:marLeft w:val="0"/>
              <w:marRight w:val="0"/>
              <w:marTop w:val="0"/>
              <w:marBottom w:val="0"/>
              <w:divBdr>
                <w:top w:val="none" w:sz="0" w:space="0" w:color="auto"/>
                <w:left w:val="none" w:sz="0" w:space="0" w:color="auto"/>
                <w:bottom w:val="none" w:sz="0" w:space="0" w:color="auto"/>
                <w:right w:val="none" w:sz="0" w:space="0" w:color="auto"/>
              </w:divBdr>
            </w:div>
            <w:div w:id="1913468514">
              <w:marLeft w:val="0"/>
              <w:marRight w:val="0"/>
              <w:marTop w:val="0"/>
              <w:marBottom w:val="0"/>
              <w:divBdr>
                <w:top w:val="none" w:sz="0" w:space="0" w:color="auto"/>
                <w:left w:val="none" w:sz="0" w:space="0" w:color="auto"/>
                <w:bottom w:val="none" w:sz="0" w:space="0" w:color="auto"/>
                <w:right w:val="none" w:sz="0" w:space="0" w:color="auto"/>
              </w:divBdr>
            </w:div>
            <w:div w:id="1916746695">
              <w:marLeft w:val="0"/>
              <w:marRight w:val="0"/>
              <w:marTop w:val="0"/>
              <w:marBottom w:val="0"/>
              <w:divBdr>
                <w:top w:val="none" w:sz="0" w:space="0" w:color="auto"/>
                <w:left w:val="none" w:sz="0" w:space="0" w:color="auto"/>
                <w:bottom w:val="none" w:sz="0" w:space="0" w:color="auto"/>
                <w:right w:val="none" w:sz="0" w:space="0" w:color="auto"/>
              </w:divBdr>
            </w:div>
            <w:div w:id="1918397771">
              <w:marLeft w:val="0"/>
              <w:marRight w:val="0"/>
              <w:marTop w:val="0"/>
              <w:marBottom w:val="0"/>
              <w:divBdr>
                <w:top w:val="none" w:sz="0" w:space="0" w:color="auto"/>
                <w:left w:val="none" w:sz="0" w:space="0" w:color="auto"/>
                <w:bottom w:val="none" w:sz="0" w:space="0" w:color="auto"/>
                <w:right w:val="none" w:sz="0" w:space="0" w:color="auto"/>
              </w:divBdr>
            </w:div>
            <w:div w:id="1942368545">
              <w:marLeft w:val="0"/>
              <w:marRight w:val="0"/>
              <w:marTop w:val="0"/>
              <w:marBottom w:val="0"/>
              <w:divBdr>
                <w:top w:val="none" w:sz="0" w:space="0" w:color="auto"/>
                <w:left w:val="none" w:sz="0" w:space="0" w:color="auto"/>
                <w:bottom w:val="none" w:sz="0" w:space="0" w:color="auto"/>
                <w:right w:val="none" w:sz="0" w:space="0" w:color="auto"/>
              </w:divBdr>
            </w:div>
            <w:div w:id="1955674136">
              <w:marLeft w:val="0"/>
              <w:marRight w:val="0"/>
              <w:marTop w:val="0"/>
              <w:marBottom w:val="0"/>
              <w:divBdr>
                <w:top w:val="none" w:sz="0" w:space="0" w:color="auto"/>
                <w:left w:val="none" w:sz="0" w:space="0" w:color="auto"/>
                <w:bottom w:val="none" w:sz="0" w:space="0" w:color="auto"/>
                <w:right w:val="none" w:sz="0" w:space="0" w:color="auto"/>
              </w:divBdr>
            </w:div>
            <w:div w:id="1962032551">
              <w:marLeft w:val="0"/>
              <w:marRight w:val="0"/>
              <w:marTop w:val="0"/>
              <w:marBottom w:val="0"/>
              <w:divBdr>
                <w:top w:val="none" w:sz="0" w:space="0" w:color="auto"/>
                <w:left w:val="none" w:sz="0" w:space="0" w:color="auto"/>
                <w:bottom w:val="none" w:sz="0" w:space="0" w:color="auto"/>
                <w:right w:val="none" w:sz="0" w:space="0" w:color="auto"/>
              </w:divBdr>
            </w:div>
            <w:div w:id="1963269110">
              <w:marLeft w:val="0"/>
              <w:marRight w:val="0"/>
              <w:marTop w:val="0"/>
              <w:marBottom w:val="0"/>
              <w:divBdr>
                <w:top w:val="none" w:sz="0" w:space="0" w:color="auto"/>
                <w:left w:val="none" w:sz="0" w:space="0" w:color="auto"/>
                <w:bottom w:val="none" w:sz="0" w:space="0" w:color="auto"/>
                <w:right w:val="none" w:sz="0" w:space="0" w:color="auto"/>
              </w:divBdr>
            </w:div>
            <w:div w:id="1964313136">
              <w:marLeft w:val="0"/>
              <w:marRight w:val="0"/>
              <w:marTop w:val="0"/>
              <w:marBottom w:val="0"/>
              <w:divBdr>
                <w:top w:val="none" w:sz="0" w:space="0" w:color="auto"/>
                <w:left w:val="none" w:sz="0" w:space="0" w:color="auto"/>
                <w:bottom w:val="none" w:sz="0" w:space="0" w:color="auto"/>
                <w:right w:val="none" w:sz="0" w:space="0" w:color="auto"/>
              </w:divBdr>
            </w:div>
            <w:div w:id="1979146447">
              <w:marLeft w:val="0"/>
              <w:marRight w:val="0"/>
              <w:marTop w:val="0"/>
              <w:marBottom w:val="0"/>
              <w:divBdr>
                <w:top w:val="none" w:sz="0" w:space="0" w:color="auto"/>
                <w:left w:val="none" w:sz="0" w:space="0" w:color="auto"/>
                <w:bottom w:val="none" w:sz="0" w:space="0" w:color="auto"/>
                <w:right w:val="none" w:sz="0" w:space="0" w:color="auto"/>
              </w:divBdr>
            </w:div>
            <w:div w:id="1993676236">
              <w:marLeft w:val="0"/>
              <w:marRight w:val="0"/>
              <w:marTop w:val="0"/>
              <w:marBottom w:val="0"/>
              <w:divBdr>
                <w:top w:val="none" w:sz="0" w:space="0" w:color="auto"/>
                <w:left w:val="none" w:sz="0" w:space="0" w:color="auto"/>
                <w:bottom w:val="none" w:sz="0" w:space="0" w:color="auto"/>
                <w:right w:val="none" w:sz="0" w:space="0" w:color="auto"/>
              </w:divBdr>
            </w:div>
            <w:div w:id="2003507398">
              <w:marLeft w:val="0"/>
              <w:marRight w:val="0"/>
              <w:marTop w:val="0"/>
              <w:marBottom w:val="0"/>
              <w:divBdr>
                <w:top w:val="none" w:sz="0" w:space="0" w:color="auto"/>
                <w:left w:val="none" w:sz="0" w:space="0" w:color="auto"/>
                <w:bottom w:val="none" w:sz="0" w:space="0" w:color="auto"/>
                <w:right w:val="none" w:sz="0" w:space="0" w:color="auto"/>
              </w:divBdr>
            </w:div>
            <w:div w:id="2013609188">
              <w:marLeft w:val="0"/>
              <w:marRight w:val="0"/>
              <w:marTop w:val="0"/>
              <w:marBottom w:val="0"/>
              <w:divBdr>
                <w:top w:val="none" w:sz="0" w:space="0" w:color="auto"/>
                <w:left w:val="none" w:sz="0" w:space="0" w:color="auto"/>
                <w:bottom w:val="none" w:sz="0" w:space="0" w:color="auto"/>
                <w:right w:val="none" w:sz="0" w:space="0" w:color="auto"/>
              </w:divBdr>
            </w:div>
            <w:div w:id="2023238294">
              <w:marLeft w:val="0"/>
              <w:marRight w:val="0"/>
              <w:marTop w:val="0"/>
              <w:marBottom w:val="0"/>
              <w:divBdr>
                <w:top w:val="none" w:sz="0" w:space="0" w:color="auto"/>
                <w:left w:val="none" w:sz="0" w:space="0" w:color="auto"/>
                <w:bottom w:val="none" w:sz="0" w:space="0" w:color="auto"/>
                <w:right w:val="none" w:sz="0" w:space="0" w:color="auto"/>
              </w:divBdr>
            </w:div>
            <w:div w:id="2030832570">
              <w:marLeft w:val="0"/>
              <w:marRight w:val="0"/>
              <w:marTop w:val="0"/>
              <w:marBottom w:val="0"/>
              <w:divBdr>
                <w:top w:val="none" w:sz="0" w:space="0" w:color="auto"/>
                <w:left w:val="none" w:sz="0" w:space="0" w:color="auto"/>
                <w:bottom w:val="none" w:sz="0" w:space="0" w:color="auto"/>
                <w:right w:val="none" w:sz="0" w:space="0" w:color="auto"/>
              </w:divBdr>
            </w:div>
            <w:div w:id="2038966854">
              <w:marLeft w:val="0"/>
              <w:marRight w:val="0"/>
              <w:marTop w:val="0"/>
              <w:marBottom w:val="0"/>
              <w:divBdr>
                <w:top w:val="none" w:sz="0" w:space="0" w:color="auto"/>
                <w:left w:val="none" w:sz="0" w:space="0" w:color="auto"/>
                <w:bottom w:val="none" w:sz="0" w:space="0" w:color="auto"/>
                <w:right w:val="none" w:sz="0" w:space="0" w:color="auto"/>
              </w:divBdr>
            </w:div>
            <w:div w:id="2042777105">
              <w:marLeft w:val="0"/>
              <w:marRight w:val="0"/>
              <w:marTop w:val="0"/>
              <w:marBottom w:val="0"/>
              <w:divBdr>
                <w:top w:val="none" w:sz="0" w:space="0" w:color="auto"/>
                <w:left w:val="none" w:sz="0" w:space="0" w:color="auto"/>
                <w:bottom w:val="none" w:sz="0" w:space="0" w:color="auto"/>
                <w:right w:val="none" w:sz="0" w:space="0" w:color="auto"/>
              </w:divBdr>
            </w:div>
            <w:div w:id="2046099969">
              <w:marLeft w:val="0"/>
              <w:marRight w:val="0"/>
              <w:marTop w:val="0"/>
              <w:marBottom w:val="0"/>
              <w:divBdr>
                <w:top w:val="none" w:sz="0" w:space="0" w:color="auto"/>
                <w:left w:val="none" w:sz="0" w:space="0" w:color="auto"/>
                <w:bottom w:val="none" w:sz="0" w:space="0" w:color="auto"/>
                <w:right w:val="none" w:sz="0" w:space="0" w:color="auto"/>
              </w:divBdr>
            </w:div>
            <w:div w:id="2050565590">
              <w:marLeft w:val="0"/>
              <w:marRight w:val="0"/>
              <w:marTop w:val="0"/>
              <w:marBottom w:val="0"/>
              <w:divBdr>
                <w:top w:val="none" w:sz="0" w:space="0" w:color="auto"/>
                <w:left w:val="none" w:sz="0" w:space="0" w:color="auto"/>
                <w:bottom w:val="none" w:sz="0" w:space="0" w:color="auto"/>
                <w:right w:val="none" w:sz="0" w:space="0" w:color="auto"/>
              </w:divBdr>
            </w:div>
            <w:div w:id="2053577851">
              <w:marLeft w:val="0"/>
              <w:marRight w:val="0"/>
              <w:marTop w:val="0"/>
              <w:marBottom w:val="0"/>
              <w:divBdr>
                <w:top w:val="none" w:sz="0" w:space="0" w:color="auto"/>
                <w:left w:val="none" w:sz="0" w:space="0" w:color="auto"/>
                <w:bottom w:val="none" w:sz="0" w:space="0" w:color="auto"/>
                <w:right w:val="none" w:sz="0" w:space="0" w:color="auto"/>
              </w:divBdr>
            </w:div>
            <w:div w:id="2053723069">
              <w:marLeft w:val="0"/>
              <w:marRight w:val="0"/>
              <w:marTop w:val="0"/>
              <w:marBottom w:val="0"/>
              <w:divBdr>
                <w:top w:val="none" w:sz="0" w:space="0" w:color="auto"/>
                <w:left w:val="none" w:sz="0" w:space="0" w:color="auto"/>
                <w:bottom w:val="none" w:sz="0" w:space="0" w:color="auto"/>
                <w:right w:val="none" w:sz="0" w:space="0" w:color="auto"/>
              </w:divBdr>
            </w:div>
            <w:div w:id="2056155978">
              <w:marLeft w:val="0"/>
              <w:marRight w:val="0"/>
              <w:marTop w:val="0"/>
              <w:marBottom w:val="0"/>
              <w:divBdr>
                <w:top w:val="none" w:sz="0" w:space="0" w:color="auto"/>
                <w:left w:val="none" w:sz="0" w:space="0" w:color="auto"/>
                <w:bottom w:val="none" w:sz="0" w:space="0" w:color="auto"/>
                <w:right w:val="none" w:sz="0" w:space="0" w:color="auto"/>
              </w:divBdr>
            </w:div>
            <w:div w:id="2056156715">
              <w:marLeft w:val="0"/>
              <w:marRight w:val="0"/>
              <w:marTop w:val="0"/>
              <w:marBottom w:val="0"/>
              <w:divBdr>
                <w:top w:val="none" w:sz="0" w:space="0" w:color="auto"/>
                <w:left w:val="none" w:sz="0" w:space="0" w:color="auto"/>
                <w:bottom w:val="none" w:sz="0" w:space="0" w:color="auto"/>
                <w:right w:val="none" w:sz="0" w:space="0" w:color="auto"/>
              </w:divBdr>
            </w:div>
            <w:div w:id="2058971113">
              <w:marLeft w:val="0"/>
              <w:marRight w:val="0"/>
              <w:marTop w:val="0"/>
              <w:marBottom w:val="0"/>
              <w:divBdr>
                <w:top w:val="none" w:sz="0" w:space="0" w:color="auto"/>
                <w:left w:val="none" w:sz="0" w:space="0" w:color="auto"/>
                <w:bottom w:val="none" w:sz="0" w:space="0" w:color="auto"/>
                <w:right w:val="none" w:sz="0" w:space="0" w:color="auto"/>
              </w:divBdr>
            </w:div>
            <w:div w:id="2059696112">
              <w:marLeft w:val="0"/>
              <w:marRight w:val="0"/>
              <w:marTop w:val="0"/>
              <w:marBottom w:val="0"/>
              <w:divBdr>
                <w:top w:val="none" w:sz="0" w:space="0" w:color="auto"/>
                <w:left w:val="none" w:sz="0" w:space="0" w:color="auto"/>
                <w:bottom w:val="none" w:sz="0" w:space="0" w:color="auto"/>
                <w:right w:val="none" w:sz="0" w:space="0" w:color="auto"/>
              </w:divBdr>
            </w:div>
            <w:div w:id="2062483857">
              <w:marLeft w:val="0"/>
              <w:marRight w:val="0"/>
              <w:marTop w:val="0"/>
              <w:marBottom w:val="0"/>
              <w:divBdr>
                <w:top w:val="none" w:sz="0" w:space="0" w:color="auto"/>
                <w:left w:val="none" w:sz="0" w:space="0" w:color="auto"/>
                <w:bottom w:val="none" w:sz="0" w:space="0" w:color="auto"/>
                <w:right w:val="none" w:sz="0" w:space="0" w:color="auto"/>
              </w:divBdr>
            </w:div>
            <w:div w:id="2068799047">
              <w:marLeft w:val="0"/>
              <w:marRight w:val="0"/>
              <w:marTop w:val="0"/>
              <w:marBottom w:val="0"/>
              <w:divBdr>
                <w:top w:val="none" w:sz="0" w:space="0" w:color="auto"/>
                <w:left w:val="none" w:sz="0" w:space="0" w:color="auto"/>
                <w:bottom w:val="none" w:sz="0" w:space="0" w:color="auto"/>
                <w:right w:val="none" w:sz="0" w:space="0" w:color="auto"/>
              </w:divBdr>
            </w:div>
            <w:div w:id="2073035921">
              <w:marLeft w:val="0"/>
              <w:marRight w:val="0"/>
              <w:marTop w:val="0"/>
              <w:marBottom w:val="0"/>
              <w:divBdr>
                <w:top w:val="none" w:sz="0" w:space="0" w:color="auto"/>
                <w:left w:val="none" w:sz="0" w:space="0" w:color="auto"/>
                <w:bottom w:val="none" w:sz="0" w:space="0" w:color="auto"/>
                <w:right w:val="none" w:sz="0" w:space="0" w:color="auto"/>
              </w:divBdr>
            </w:div>
            <w:div w:id="2078042970">
              <w:marLeft w:val="0"/>
              <w:marRight w:val="0"/>
              <w:marTop w:val="0"/>
              <w:marBottom w:val="0"/>
              <w:divBdr>
                <w:top w:val="none" w:sz="0" w:space="0" w:color="auto"/>
                <w:left w:val="none" w:sz="0" w:space="0" w:color="auto"/>
                <w:bottom w:val="none" w:sz="0" w:space="0" w:color="auto"/>
                <w:right w:val="none" w:sz="0" w:space="0" w:color="auto"/>
              </w:divBdr>
            </w:div>
            <w:div w:id="2085176577">
              <w:marLeft w:val="0"/>
              <w:marRight w:val="0"/>
              <w:marTop w:val="0"/>
              <w:marBottom w:val="0"/>
              <w:divBdr>
                <w:top w:val="none" w:sz="0" w:space="0" w:color="auto"/>
                <w:left w:val="none" w:sz="0" w:space="0" w:color="auto"/>
                <w:bottom w:val="none" w:sz="0" w:space="0" w:color="auto"/>
                <w:right w:val="none" w:sz="0" w:space="0" w:color="auto"/>
              </w:divBdr>
            </w:div>
            <w:div w:id="2087023841">
              <w:marLeft w:val="0"/>
              <w:marRight w:val="0"/>
              <w:marTop w:val="0"/>
              <w:marBottom w:val="0"/>
              <w:divBdr>
                <w:top w:val="none" w:sz="0" w:space="0" w:color="auto"/>
                <w:left w:val="none" w:sz="0" w:space="0" w:color="auto"/>
                <w:bottom w:val="none" w:sz="0" w:space="0" w:color="auto"/>
                <w:right w:val="none" w:sz="0" w:space="0" w:color="auto"/>
              </w:divBdr>
            </w:div>
            <w:div w:id="2099716975">
              <w:marLeft w:val="0"/>
              <w:marRight w:val="0"/>
              <w:marTop w:val="0"/>
              <w:marBottom w:val="0"/>
              <w:divBdr>
                <w:top w:val="none" w:sz="0" w:space="0" w:color="auto"/>
                <w:left w:val="none" w:sz="0" w:space="0" w:color="auto"/>
                <w:bottom w:val="none" w:sz="0" w:space="0" w:color="auto"/>
                <w:right w:val="none" w:sz="0" w:space="0" w:color="auto"/>
              </w:divBdr>
            </w:div>
            <w:div w:id="2105761638">
              <w:marLeft w:val="0"/>
              <w:marRight w:val="0"/>
              <w:marTop w:val="0"/>
              <w:marBottom w:val="0"/>
              <w:divBdr>
                <w:top w:val="none" w:sz="0" w:space="0" w:color="auto"/>
                <w:left w:val="none" w:sz="0" w:space="0" w:color="auto"/>
                <w:bottom w:val="none" w:sz="0" w:space="0" w:color="auto"/>
                <w:right w:val="none" w:sz="0" w:space="0" w:color="auto"/>
              </w:divBdr>
            </w:div>
            <w:div w:id="2108379085">
              <w:marLeft w:val="0"/>
              <w:marRight w:val="0"/>
              <w:marTop w:val="0"/>
              <w:marBottom w:val="0"/>
              <w:divBdr>
                <w:top w:val="none" w:sz="0" w:space="0" w:color="auto"/>
                <w:left w:val="none" w:sz="0" w:space="0" w:color="auto"/>
                <w:bottom w:val="none" w:sz="0" w:space="0" w:color="auto"/>
                <w:right w:val="none" w:sz="0" w:space="0" w:color="auto"/>
              </w:divBdr>
            </w:div>
            <w:div w:id="2112161810">
              <w:marLeft w:val="0"/>
              <w:marRight w:val="0"/>
              <w:marTop w:val="0"/>
              <w:marBottom w:val="0"/>
              <w:divBdr>
                <w:top w:val="none" w:sz="0" w:space="0" w:color="auto"/>
                <w:left w:val="none" w:sz="0" w:space="0" w:color="auto"/>
                <w:bottom w:val="none" w:sz="0" w:space="0" w:color="auto"/>
                <w:right w:val="none" w:sz="0" w:space="0" w:color="auto"/>
              </w:divBdr>
            </w:div>
            <w:div w:id="2113355451">
              <w:marLeft w:val="0"/>
              <w:marRight w:val="0"/>
              <w:marTop w:val="0"/>
              <w:marBottom w:val="0"/>
              <w:divBdr>
                <w:top w:val="none" w:sz="0" w:space="0" w:color="auto"/>
                <w:left w:val="none" w:sz="0" w:space="0" w:color="auto"/>
                <w:bottom w:val="none" w:sz="0" w:space="0" w:color="auto"/>
                <w:right w:val="none" w:sz="0" w:space="0" w:color="auto"/>
              </w:divBdr>
            </w:div>
            <w:div w:id="2117822330">
              <w:marLeft w:val="0"/>
              <w:marRight w:val="0"/>
              <w:marTop w:val="0"/>
              <w:marBottom w:val="0"/>
              <w:divBdr>
                <w:top w:val="none" w:sz="0" w:space="0" w:color="auto"/>
                <w:left w:val="none" w:sz="0" w:space="0" w:color="auto"/>
                <w:bottom w:val="none" w:sz="0" w:space="0" w:color="auto"/>
                <w:right w:val="none" w:sz="0" w:space="0" w:color="auto"/>
              </w:divBdr>
            </w:div>
            <w:div w:id="2119717869">
              <w:marLeft w:val="0"/>
              <w:marRight w:val="0"/>
              <w:marTop w:val="0"/>
              <w:marBottom w:val="0"/>
              <w:divBdr>
                <w:top w:val="none" w:sz="0" w:space="0" w:color="auto"/>
                <w:left w:val="none" w:sz="0" w:space="0" w:color="auto"/>
                <w:bottom w:val="none" w:sz="0" w:space="0" w:color="auto"/>
                <w:right w:val="none" w:sz="0" w:space="0" w:color="auto"/>
              </w:divBdr>
            </w:div>
            <w:div w:id="2123105263">
              <w:marLeft w:val="0"/>
              <w:marRight w:val="0"/>
              <w:marTop w:val="0"/>
              <w:marBottom w:val="0"/>
              <w:divBdr>
                <w:top w:val="none" w:sz="0" w:space="0" w:color="auto"/>
                <w:left w:val="none" w:sz="0" w:space="0" w:color="auto"/>
                <w:bottom w:val="none" w:sz="0" w:space="0" w:color="auto"/>
                <w:right w:val="none" w:sz="0" w:space="0" w:color="auto"/>
              </w:divBdr>
            </w:div>
            <w:div w:id="2127969107">
              <w:marLeft w:val="0"/>
              <w:marRight w:val="0"/>
              <w:marTop w:val="0"/>
              <w:marBottom w:val="0"/>
              <w:divBdr>
                <w:top w:val="none" w:sz="0" w:space="0" w:color="auto"/>
                <w:left w:val="none" w:sz="0" w:space="0" w:color="auto"/>
                <w:bottom w:val="none" w:sz="0" w:space="0" w:color="auto"/>
                <w:right w:val="none" w:sz="0" w:space="0" w:color="auto"/>
              </w:divBdr>
            </w:div>
            <w:div w:id="2130052826">
              <w:marLeft w:val="0"/>
              <w:marRight w:val="0"/>
              <w:marTop w:val="0"/>
              <w:marBottom w:val="0"/>
              <w:divBdr>
                <w:top w:val="none" w:sz="0" w:space="0" w:color="auto"/>
                <w:left w:val="none" w:sz="0" w:space="0" w:color="auto"/>
                <w:bottom w:val="none" w:sz="0" w:space="0" w:color="auto"/>
                <w:right w:val="none" w:sz="0" w:space="0" w:color="auto"/>
              </w:divBdr>
            </w:div>
            <w:div w:id="2137721540">
              <w:marLeft w:val="0"/>
              <w:marRight w:val="0"/>
              <w:marTop w:val="0"/>
              <w:marBottom w:val="0"/>
              <w:divBdr>
                <w:top w:val="none" w:sz="0" w:space="0" w:color="auto"/>
                <w:left w:val="none" w:sz="0" w:space="0" w:color="auto"/>
                <w:bottom w:val="none" w:sz="0" w:space="0" w:color="auto"/>
                <w:right w:val="none" w:sz="0" w:space="0" w:color="auto"/>
              </w:divBdr>
            </w:div>
            <w:div w:id="213994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7387">
      <w:bodyDiv w:val="1"/>
      <w:marLeft w:val="0"/>
      <w:marRight w:val="0"/>
      <w:marTop w:val="0"/>
      <w:marBottom w:val="0"/>
      <w:divBdr>
        <w:top w:val="none" w:sz="0" w:space="0" w:color="auto"/>
        <w:left w:val="none" w:sz="0" w:space="0" w:color="auto"/>
        <w:bottom w:val="none" w:sz="0" w:space="0" w:color="auto"/>
        <w:right w:val="none" w:sz="0" w:space="0" w:color="auto"/>
      </w:divBdr>
    </w:div>
    <w:div w:id="1705668839">
      <w:bodyDiv w:val="1"/>
      <w:marLeft w:val="0"/>
      <w:marRight w:val="0"/>
      <w:marTop w:val="0"/>
      <w:marBottom w:val="0"/>
      <w:divBdr>
        <w:top w:val="none" w:sz="0" w:space="0" w:color="auto"/>
        <w:left w:val="none" w:sz="0" w:space="0" w:color="auto"/>
        <w:bottom w:val="none" w:sz="0" w:space="0" w:color="auto"/>
        <w:right w:val="none" w:sz="0" w:space="0" w:color="auto"/>
      </w:divBdr>
    </w:div>
    <w:div w:id="1712923649">
      <w:bodyDiv w:val="1"/>
      <w:marLeft w:val="0"/>
      <w:marRight w:val="0"/>
      <w:marTop w:val="0"/>
      <w:marBottom w:val="0"/>
      <w:divBdr>
        <w:top w:val="none" w:sz="0" w:space="0" w:color="auto"/>
        <w:left w:val="none" w:sz="0" w:space="0" w:color="auto"/>
        <w:bottom w:val="none" w:sz="0" w:space="0" w:color="auto"/>
        <w:right w:val="none" w:sz="0" w:space="0" w:color="auto"/>
      </w:divBdr>
    </w:div>
    <w:div w:id="1752197522">
      <w:bodyDiv w:val="1"/>
      <w:marLeft w:val="0"/>
      <w:marRight w:val="0"/>
      <w:marTop w:val="0"/>
      <w:marBottom w:val="0"/>
      <w:divBdr>
        <w:top w:val="none" w:sz="0" w:space="0" w:color="auto"/>
        <w:left w:val="none" w:sz="0" w:space="0" w:color="auto"/>
        <w:bottom w:val="none" w:sz="0" w:space="0" w:color="auto"/>
        <w:right w:val="none" w:sz="0" w:space="0" w:color="auto"/>
      </w:divBdr>
    </w:div>
    <w:div w:id="1759710145">
      <w:bodyDiv w:val="1"/>
      <w:marLeft w:val="0"/>
      <w:marRight w:val="0"/>
      <w:marTop w:val="0"/>
      <w:marBottom w:val="0"/>
      <w:divBdr>
        <w:top w:val="none" w:sz="0" w:space="0" w:color="auto"/>
        <w:left w:val="none" w:sz="0" w:space="0" w:color="auto"/>
        <w:bottom w:val="none" w:sz="0" w:space="0" w:color="auto"/>
        <w:right w:val="none" w:sz="0" w:space="0" w:color="auto"/>
      </w:divBdr>
    </w:div>
    <w:div w:id="1768958647">
      <w:bodyDiv w:val="1"/>
      <w:marLeft w:val="0"/>
      <w:marRight w:val="0"/>
      <w:marTop w:val="0"/>
      <w:marBottom w:val="0"/>
      <w:divBdr>
        <w:top w:val="none" w:sz="0" w:space="0" w:color="auto"/>
        <w:left w:val="none" w:sz="0" w:space="0" w:color="auto"/>
        <w:bottom w:val="none" w:sz="0" w:space="0" w:color="auto"/>
        <w:right w:val="none" w:sz="0" w:space="0" w:color="auto"/>
      </w:divBdr>
    </w:div>
    <w:div w:id="1918516059">
      <w:bodyDiv w:val="1"/>
      <w:marLeft w:val="0"/>
      <w:marRight w:val="0"/>
      <w:marTop w:val="0"/>
      <w:marBottom w:val="0"/>
      <w:divBdr>
        <w:top w:val="none" w:sz="0" w:space="0" w:color="auto"/>
        <w:left w:val="none" w:sz="0" w:space="0" w:color="auto"/>
        <w:bottom w:val="none" w:sz="0" w:space="0" w:color="auto"/>
        <w:right w:val="none" w:sz="0" w:space="0" w:color="auto"/>
      </w:divBdr>
    </w:div>
    <w:div w:id="1921402855">
      <w:bodyDiv w:val="1"/>
      <w:marLeft w:val="0"/>
      <w:marRight w:val="0"/>
      <w:marTop w:val="0"/>
      <w:marBottom w:val="0"/>
      <w:divBdr>
        <w:top w:val="none" w:sz="0" w:space="0" w:color="auto"/>
        <w:left w:val="none" w:sz="0" w:space="0" w:color="auto"/>
        <w:bottom w:val="none" w:sz="0" w:space="0" w:color="auto"/>
        <w:right w:val="none" w:sz="0" w:space="0" w:color="auto"/>
      </w:divBdr>
    </w:div>
    <w:div w:id="1931159612">
      <w:bodyDiv w:val="1"/>
      <w:marLeft w:val="0"/>
      <w:marRight w:val="0"/>
      <w:marTop w:val="0"/>
      <w:marBottom w:val="0"/>
      <w:divBdr>
        <w:top w:val="none" w:sz="0" w:space="0" w:color="auto"/>
        <w:left w:val="none" w:sz="0" w:space="0" w:color="auto"/>
        <w:bottom w:val="none" w:sz="0" w:space="0" w:color="auto"/>
        <w:right w:val="none" w:sz="0" w:space="0" w:color="auto"/>
      </w:divBdr>
    </w:div>
    <w:div w:id="1962027389">
      <w:bodyDiv w:val="1"/>
      <w:marLeft w:val="0"/>
      <w:marRight w:val="0"/>
      <w:marTop w:val="0"/>
      <w:marBottom w:val="0"/>
      <w:divBdr>
        <w:top w:val="none" w:sz="0" w:space="0" w:color="auto"/>
        <w:left w:val="none" w:sz="0" w:space="0" w:color="auto"/>
        <w:bottom w:val="none" w:sz="0" w:space="0" w:color="auto"/>
        <w:right w:val="none" w:sz="0" w:space="0" w:color="auto"/>
      </w:divBdr>
    </w:div>
    <w:div w:id="20734980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5.emf"/><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comments" Target="comments.xml"/><Relationship Id="rId25" Type="http://schemas.openxmlformats.org/officeDocument/2006/relationships/footer" Target="footer1.xml"/><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eader" Target="header1.xml"/><Relationship Id="rId32"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oleObject" Target="embeddings/oleObject1.bin"/><Relationship Id="rId31"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2FB570DE6EF34B809637F946C1CC80" ma:contentTypeVersion="24" ma:contentTypeDescription="Create a new document." ma:contentTypeScope="" ma:versionID="4e1897019fab1bcf7981027d1b0449e1">
  <xsd:schema xmlns:xsd="http://www.w3.org/2001/XMLSchema" xmlns:p="http://schemas.microsoft.com/office/2006/metadata/properties" xmlns:ns1="http://schemas.microsoft.com/sharepoint/v3" xmlns:ns2="dd1bfbf6-ae67-4745-b000-239c4af2ec05" xmlns:ns3="c78ee2b5-fd1f-4b9b-bdcb-f2fd9f2671d1" targetNamespace="http://schemas.microsoft.com/office/2006/metadata/properties" ma:root="true" ma:fieldsID="e133208e906060710e10cf02400020aa" ns1:_="" ns2:_="" ns3:_="">
    <xsd:import namespace="http://schemas.microsoft.com/sharepoint/v3"/>
    <xsd:import namespace="dd1bfbf6-ae67-4745-b000-239c4af2ec05"/>
    <xsd:import namespace="c78ee2b5-fd1f-4b9b-bdcb-f2fd9f2671d1"/>
    <xsd:element name="properties">
      <xsd:complexType>
        <xsd:sequence>
          <xsd:element name="documentManagement">
            <xsd:complexType>
              <xsd:all>
                <xsd:element ref="ns2:Project_x0020_Name" minOccurs="0"/>
                <xsd:element ref="ns1:EmailSender" minOccurs="0"/>
                <xsd:element ref="ns1:EmailTo" minOccurs="0"/>
                <xsd:element ref="ns1:EmailCc" minOccurs="0"/>
                <xsd:element ref="ns1:EmailFrom" minOccurs="0"/>
                <xsd:element ref="ns1:EmailSubject" minOccurs="0"/>
                <xsd:element ref="ns3:CR_x0020__x0023_" minOccurs="0"/>
                <xsd:element ref="ns3:Submitted_x0020_Date" minOccurs="0"/>
                <xsd:element ref="ns3:Reviewed_x0020_Date" minOccurs="0"/>
                <xsd:element ref="ns3:_x0023__x0020_of_x0020_reviews" minOccurs="0"/>
                <xsd:element ref="ns3:Approved_x0020_Date" minOccurs="0"/>
                <xsd:element ref="ns3:Submitted_x0020_by" minOccurs="0"/>
                <xsd:element ref="ns3:Project_x0020_Owner" minOccurs="0"/>
                <xsd:element ref="ns3:Department" minOccurs="0"/>
                <xsd:element ref="ns3:A_x0026_SO_x0020_Technical_x0020_DD" minOccurs="0"/>
                <xsd:element ref="ns3:Final_x0020_Approved_x0020_Date" minOccurs="0"/>
                <xsd:element ref="ns3:Document_x0020_Status" minOccurs="0"/>
                <xsd:element ref="ns3:Permission_x0020_Assigned_x0020_to"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EmailSender" ma:index="12" nillable="true" ma:displayName="E-Mail Sender" ma:hidden="true" ma:internalName="EmailSender">
      <xsd:simpleType>
        <xsd:restriction base="dms:Note"/>
      </xsd:simpleType>
    </xsd:element>
    <xsd:element name="EmailTo" ma:index="13" nillable="true" ma:displayName="E-Mail To" ma:hidden="true" ma:internalName="EmailTo">
      <xsd:simpleType>
        <xsd:restriction base="dms:Note"/>
      </xsd:simpleType>
    </xsd:element>
    <xsd:element name="EmailCc" ma:index="14" nillable="true" ma:displayName="E-Mail Cc" ma:hidden="true" ma:internalName="EmailCc">
      <xsd:simpleType>
        <xsd:restriction base="dms:Note"/>
      </xsd:simpleType>
    </xsd:element>
    <xsd:element name="EmailFrom" ma:index="15" nillable="true" ma:displayName="E-Mail From" ma:hidden="true" ma:internalName="EmailFrom">
      <xsd:simpleType>
        <xsd:restriction base="dms:Text"/>
      </xsd:simpleType>
    </xsd:element>
    <xsd:element name="EmailSubject" ma:index="16" nillable="true" ma:displayName="E-Mail Subject" ma:hidden="true" ma:internalName="EmailSubject">
      <xsd:simpleType>
        <xsd:restriction base="dms:Text"/>
      </xsd:simpleType>
    </xsd:element>
  </xsd:schema>
  <xsd:schema xmlns:xsd="http://www.w3.org/2001/XMLSchema" xmlns:dms="http://schemas.microsoft.com/office/2006/documentManagement/types" targetNamespace="dd1bfbf6-ae67-4745-b000-239c4af2ec05" elementFormDefault="qualified">
    <xsd:import namespace="http://schemas.microsoft.com/office/2006/documentManagement/types"/>
    <xsd:element name="Project_x0020_Name" ma:index="2" nillable="true" ma:displayName="Project Name" ma:default="Others" ma:description="Name of the RB project" ma:format="Dropdown" ma:internalName="Project_x0020_Name">
      <xsd:simpleType>
        <xsd:union memberTypes="dms:Text">
          <xsd:simpleType>
            <xsd:restriction base="dms:Choice">
              <xsd:enumeration value="A&amp;SO"/>
              <xsd:enumeration value="ADDM"/>
              <xsd:enumeration value="ADOS"/>
              <xsd:enumeration value="ALCS"/>
              <xsd:enumeration value="ALGO"/>
              <xsd:enumeration value="AMAP"/>
              <xsd:enumeration value="AML"/>
              <xsd:enumeration value="Archive System"/>
              <xsd:enumeration value="ArcSight (SIEM)"/>
              <xsd:enumeration value="ARIS"/>
              <xsd:enumeration value="ATM Monitoring"/>
              <xsd:enumeration value="Auto Dialer"/>
              <xsd:enumeration value="B2B"/>
              <xsd:enumeration value="Bank Work"/>
              <xsd:enumeration value="BASEL II"/>
              <xsd:enumeration value="BICC Business Objects"/>
              <xsd:enumeration value="BMC"/>
              <xsd:enumeration value="BPMS"/>
              <xsd:enumeration value="Business Rule Engine"/>
              <xsd:enumeration value="Capstone"/>
              <xsd:enumeration value="Centralized Mailing Project"/>
              <xsd:enumeration value="Centrify"/>
              <xsd:enumeration value="CFD - Documents Management System"/>
              <xsd:enumeration value="CRR - Check Reader Replacement"/>
              <xsd:enumeration value="Citrix"/>
              <xsd:enumeration value="ClearQuest and ClearCase CQ /CC"/>
              <xsd:enumeration value="Cognos"/>
              <xsd:enumeration value="Collection Management System"/>
              <xsd:enumeration value="ConCenter"/>
              <xsd:enumeration value="Coporate Banking Business Architecture"/>
              <xsd:enumeration value="CRR - Check Reader Replacement Project"/>
              <xsd:enumeration value="DigiPass for Mobile Token"/>
              <xsd:enumeration value="DOC1"/>
              <xsd:enumeration value="DWH"/>
              <xsd:enumeration value="EBP"/>
              <xsd:enumeration value="eCorp"/>
              <xsd:enumeration value="EDM /ECM"/>
              <xsd:enumeration value="EMV"/>
              <xsd:enumeration value="EPP"/>
              <xsd:enumeration value="E-talk"/>
              <xsd:enumeration value="Exchange Upgrade"/>
              <xsd:enumeration value="Eximbills"/>
              <xsd:enumeration value="FDI"/>
              <xsd:enumeration value="FileNet"/>
              <xsd:enumeration value="Finance Systems"/>
              <xsd:enumeration value="FXMS"/>
              <xsd:enumeration value="GL:M"/>
              <xsd:enumeration value="Golden Service"/>
              <xsd:enumeration value="Guardium"/>
              <xsd:enumeration value="HRMS"/>
              <xsd:enumeration value="IB"/>
              <xsd:enumeration value="IPVPN"/>
              <xsd:enumeration value="Insight"/>
              <xsd:enumeration value="Intellimatch"/>
              <xsd:enumeration value="Internet Service Monitoring"/>
              <xsd:enumeration value="IOMSS"/>
              <xsd:enumeration value="IPO"/>
              <xsd:enumeration value="IVR"/>
              <xsd:enumeration value="KRM"/>
              <xsd:enumeration value="Level 4"/>
              <xsd:enumeration value="Local Credit Card Embossing with PCARD"/>
              <xsd:enumeration value="Lync"/>
              <xsd:enumeration value="MIDAS"/>
              <xsd:enumeration value="Middleware"/>
              <xsd:enumeration value="Migration of Riyadbank.com"/>
              <xsd:enumeration value="MKInsight"/>
              <xsd:enumeration value="Moody's"/>
              <xsd:enumeration value="Moody's"/>
              <xsd:enumeration value="Mubasher"/>
              <xsd:enumeration value="NAS"/>
              <xsd:enumeration value="National Data Pool (NDP)"/>
              <xsd:enumeration value="NEXThink"/>
              <xsd:enumeration value="NMS"/>
              <xsd:enumeration value="ODMS Decommission"/>
              <xsd:enumeration value="ODS"/>
              <xsd:enumeration value="ONELAN NTB"/>
              <xsd:enumeration value="Oracle BI and Advanced CRM"/>
              <xsd:enumeration value="Others"/>
              <xsd:enumeration value="Payment E2E Assessment"/>
              <xsd:enumeration value="PCI"/>
              <xsd:enumeration value="PPF"/>
              <xsd:enumeration value="Radia"/>
              <xsd:enumeration value="Remedy"/>
              <xsd:enumeration value="RequisitePro"/>
              <xsd:enumeration value="RequisitePro - POC"/>
              <xsd:enumeration value="Retail Basel II"/>
              <xsd:enumeration value="Riyad Capital HR"/>
              <xsd:enumeration value="Riyad Capital Online"/>
              <xsd:enumeration value="RTF"/>
              <xsd:enumeration value="SafeNET"/>
              <xsd:enumeration value="SAMA Reporting"/>
              <xsd:enumeration value="SAS"/>
              <xsd:enumeration value="Securitization"/>
              <xsd:enumeration value="SharePoint"/>
              <xsd:enumeration value="SigCap"/>
              <xsd:enumeration value="STARS"/>
              <xsd:enumeration value="STEFORM"/>
              <xsd:enumeration value="STELINK"/>
              <xsd:enumeration value="Systematic"/>
              <xsd:enumeration value="TBOS"/>
              <xsd:enumeration value="Technical Siebel Upgrade"/>
              <xsd:enumeration value="TFOS"/>
              <xsd:enumeration value="Time &amp; Attendance"/>
              <xsd:enumeration value="VPI Recording"/>
              <xsd:enumeration value="UCM"/>
              <xsd:enumeration value="USSD Mobile Banking"/>
              <xsd:enumeration value="Wintel Virtualization"/>
              <xsd:enumeration value="Workforce Management System"/>
              <xsd:enumeration value="XML"/>
            </xsd:restriction>
          </xsd:simpleType>
        </xsd:union>
      </xsd:simpleType>
    </xsd:element>
  </xsd:schema>
  <xsd:schema xmlns:xsd="http://www.w3.org/2001/XMLSchema" xmlns:dms="http://schemas.microsoft.com/office/2006/documentManagement/types" targetNamespace="c78ee2b5-fd1f-4b9b-bdcb-f2fd9f2671d1" elementFormDefault="qualified">
    <xsd:import namespace="http://schemas.microsoft.com/office/2006/documentManagement/types"/>
    <xsd:element name="CR_x0020__x0023_" ma:index="17" nillable="true" ma:displayName="CR #" ma:description="CR number of the project /system" ma:internalName="CR_x0020__x0023_">
      <xsd:simpleType>
        <xsd:restriction base="dms:Text">
          <xsd:maxLength value="255"/>
        </xsd:restriction>
      </xsd:simpleType>
    </xsd:element>
    <xsd:element name="Submitted_x0020_Date" ma:index="18" nillable="true" ma:displayName="Submitted Date" ma:description="When is the technical design document submitted to A&amp;SO for review?" ma:format="DateOnly" ma:internalName="Submitted_x0020_Date">
      <xsd:simpleType>
        <xsd:restriction base="dms:DateTime"/>
      </xsd:simpleType>
    </xsd:element>
    <xsd:element name="Reviewed_x0020_Date" ma:index="19" nillable="true" ma:displayName="First Reviewed Date" ma:description="Date of First Review and re-sending to the contact person" ma:format="DateOnly" ma:internalName="Reviewed_x0020_Date">
      <xsd:simpleType>
        <xsd:restriction base="dms:DateTime"/>
      </xsd:simpleType>
    </xsd:element>
    <xsd:element name="_x0023__x0020_of_x0020_reviews" ma:index="20" nillable="true" ma:displayName="# of reviews" ma:description="Number of reviews conducts on the DD" ma:internalName="_x0023__x0020_of_x0020_reviews">
      <xsd:simpleType>
        <xsd:restriction base="dms:Number"/>
      </xsd:simpleType>
    </xsd:element>
    <xsd:element name="Approved_x0020_Date" ma:index="21" nillable="true" ma:displayName="Approved Date" ma:description="Date of the A&amp;SO First Approval (Approval for Distribution)" ma:format="DateOnly" ma:internalName="Approved_x0020_Date">
      <xsd:simpleType>
        <xsd:restriction base="dms:DateTime"/>
      </xsd:simpleType>
    </xsd:element>
    <xsd:element name="Submitted_x0020_by" ma:index="22" nillable="true" ma:displayName="Submitted by" ma:description="Point of Contact" ma:list="UserInfo" ma:internalName="Submitted_x0020_by"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roject_x0020_Owner" ma:index="23" nillable="true" ma:displayName="Project Owner" ma:description="Business Owner / Manager of the Point of Contact Person" ma:list="UserInfo" ma:internalName="Project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partment" ma:index="24" nillable="true" ma:displayName="Department" ma:description="Under which department the project is?" ma:internalName="Department">
      <xsd:simpleType>
        <xsd:restriction base="dms:Unknown"/>
      </xsd:simpleType>
    </xsd:element>
    <xsd:element name="A_x0026_SO_x0020_Technical_x0020_DD" ma:index="25" nillable="true" ma:displayName="A&amp;SO Technical DD" ma:description="Is this the technical design document?" ma:format="RadioButtons" ma:internalName="A_x0026_SO_x0020_Technical_x0020_DD">
      <xsd:simpleType>
        <xsd:restriction base="dms:Choice">
          <xsd:enumeration value="Yes"/>
          <xsd:enumeration value="No"/>
        </xsd:restriction>
      </xsd:simpleType>
    </xsd:element>
    <xsd:element name="Final_x0020_Approved_x0020_Date" ma:index="26" nillable="true" ma:displayName="Final Approved Date" ma:description="Date of A&amp;SO Final Approval (Approved for Implementation)" ma:format="DateOnly" ma:internalName="Final_x0020_Approved_x0020_Date">
      <xsd:simpleType>
        <xsd:restriction base="dms:DateTime"/>
      </xsd:simpleType>
    </xsd:element>
    <xsd:element name="Document_x0020_Status" ma:index="27" nillable="true" ma:displayName="Document Status" ma:default="Pending" ma:format="Dropdown" ma:internalName="Document_x0020_Status">
      <xsd:simpleType>
        <xsd:restriction base="dms:Choice">
          <xsd:enumeration value="Pending"/>
          <xsd:enumeration value="A&amp;SO Pending"/>
          <xsd:enumeration value="Review in Progress"/>
          <xsd:enumeration value="Reviewed"/>
          <xsd:enumeration value="A&amp;SO Rejection"/>
          <xsd:enumeration value="Approved for Distribution"/>
          <xsd:enumeration value="Approved"/>
          <xsd:enumeration value="Cancelled"/>
          <xsd:enumeration value="Sent to SMEs"/>
        </xsd:restriction>
      </xsd:simpleType>
    </xsd:element>
    <xsd:element name="Permission_x0020_Assigned_x0020_to" ma:index="30" nillable="true" ma:displayName="Permission Assigned to" ma:description="The person who is responsible of modifiying the document along with A&amp;SO" ma:list="UserInfo" ma:internalName="Permission_x0020_Assigned_x0020_to"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epartment xmlns="c78ee2b5-fd1f-4b9b-bdcb-f2fd9f2671d1">;#IT Governance;#Architecture;#</Department>
    <Final_x0020_Approved_x0020_Date xmlns="c78ee2b5-fd1f-4b9b-bdcb-f2fd9f2671d1" xsi:nil="true"/>
    <Submitted_x0020_Date xmlns="c78ee2b5-fd1f-4b9b-bdcb-f2fd9f2671d1" xsi:nil="true"/>
    <_x0023__x0020_of_x0020_reviews xmlns="c78ee2b5-fd1f-4b9b-bdcb-f2fd9f2671d1" xsi:nil="true"/>
    <EmailTo xmlns="http://schemas.microsoft.com/sharepoint/v3" xsi:nil="true"/>
    <A_x0026_SO_x0020_Technical_x0020_DD xmlns="c78ee2b5-fd1f-4b9b-bdcb-f2fd9f2671d1">Yes</A_x0026_SO_x0020_Technical_x0020_DD>
    <EmailSender xmlns="http://schemas.microsoft.com/sharepoint/v3" xsi:nil="true"/>
    <EmailFrom xmlns="http://schemas.microsoft.com/sharepoint/v3" xsi:nil="true"/>
    <Document_x0020_Status xmlns="c78ee2b5-fd1f-4b9b-bdcb-f2fd9f2671d1" xsi:nil="true"/>
    <Submitted_x0020_by xmlns="c78ee2b5-fd1f-4b9b-bdcb-f2fd9f2671d1">
      <UserInfo>
        <DisplayName>RIYADBANK\5109005</DisplayName>
        <AccountId>274</AccountId>
        <AccountType/>
      </UserInfo>
    </Submitted_x0020_by>
    <EmailSubject xmlns="http://schemas.microsoft.com/sharepoint/v3" xsi:nil="true"/>
    <Approved_x0020_Date xmlns="c78ee2b5-fd1f-4b9b-bdcb-f2fd9f2671d1" xsi:nil="true"/>
    <Project_x0020_Owner xmlns="c78ee2b5-fd1f-4b9b-bdcb-f2fd9f2671d1">
      <UserInfo>
        <DisplayName/>
        <AccountId xsi:nil="true"/>
        <AccountType/>
      </UserInfo>
    </Project_x0020_Owner>
    <Project_x0020_Name xmlns="dd1bfbf6-ae67-4745-b000-239c4af2ec05">Banking Enforcement</Project_x0020_Name>
    <Reviewed_x0020_Date xmlns="c78ee2b5-fd1f-4b9b-bdcb-f2fd9f2671d1" xsi:nil="true"/>
    <Permission_x0020_Assigned_x0020_to xmlns="c78ee2b5-fd1f-4b9b-bdcb-f2fd9f2671d1">
      <UserInfo>
        <DisplayName/>
        <AccountId xsi:nil="true"/>
        <AccountType/>
      </UserInfo>
    </Permission_x0020_Assigned_x0020_to>
    <EmailCc xmlns="http://schemas.microsoft.com/sharepoint/v3" xsi:nil="true"/>
    <CR_x0020__x0023_ xmlns="c78ee2b5-fd1f-4b9b-bdcb-f2fd9f2671d1"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217D7-A93D-49C3-905C-DB137751DB7D}">
  <ds:schemaRefs>
    <ds:schemaRef ds:uri="http://schemas.microsoft.com/office/2006/metadata/longProperties"/>
  </ds:schemaRefs>
</ds:datastoreItem>
</file>

<file path=customXml/itemProps2.xml><?xml version="1.0" encoding="utf-8"?>
<ds:datastoreItem xmlns:ds="http://schemas.openxmlformats.org/officeDocument/2006/customXml" ds:itemID="{964AB561-7C47-447D-BBB0-AEF7AC7493CA}">
  <ds:schemaRefs>
    <ds:schemaRef ds:uri="http://schemas.microsoft.com/sharepoint/v3/contenttype/forms"/>
  </ds:schemaRefs>
</ds:datastoreItem>
</file>

<file path=customXml/itemProps3.xml><?xml version="1.0" encoding="utf-8"?>
<ds:datastoreItem xmlns:ds="http://schemas.openxmlformats.org/officeDocument/2006/customXml" ds:itemID="{6AA89612-549E-4A0B-8FA2-E3BE842863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d1bfbf6-ae67-4745-b000-239c4af2ec05"/>
    <ds:schemaRef ds:uri="c78ee2b5-fd1f-4b9b-bdcb-f2fd9f2671d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167EB37-46E9-4D0F-9226-4B1ED9029D10}">
  <ds:schemaRefs>
    <ds:schemaRef ds:uri="http://schemas.microsoft.com/office/2006/metadata/properties"/>
    <ds:schemaRef ds:uri="http://schemas.microsoft.com/office/infopath/2007/PartnerControls"/>
    <ds:schemaRef ds:uri="c78ee2b5-fd1f-4b9b-bdcb-f2fd9f2671d1"/>
    <ds:schemaRef ds:uri="http://schemas.microsoft.com/sharepoint/v3"/>
    <ds:schemaRef ds:uri="dd1bfbf6-ae67-4745-b000-239c4af2ec05"/>
  </ds:schemaRefs>
</ds:datastoreItem>
</file>

<file path=customXml/itemProps5.xml><?xml version="1.0" encoding="utf-8"?>
<ds:datastoreItem xmlns:ds="http://schemas.openxmlformats.org/officeDocument/2006/customXml" ds:itemID="{C0884BF0-8D37-4FC1-A544-DA01ABB16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34</Pages>
  <Words>6287</Words>
  <Characters>35842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Non Functional Requirements Document</vt:lpstr>
    </vt:vector>
  </TitlesOfParts>
  <Company>SBM</Company>
  <LinksUpToDate>false</LinksUpToDate>
  <CharactersWithSpaces>42045</CharactersWithSpaces>
  <SharedDoc>false</SharedDoc>
  <HLinks>
    <vt:vector size="390" baseType="variant">
      <vt:variant>
        <vt:i4>2293845</vt:i4>
      </vt:variant>
      <vt:variant>
        <vt:i4>389</vt:i4>
      </vt:variant>
      <vt:variant>
        <vt:i4>0</vt:i4>
      </vt:variant>
      <vt:variant>
        <vt:i4>5</vt:i4>
      </vt:variant>
      <vt:variant>
        <vt:lpwstr>http://en.wikipedia.org/wiki/Fully_qualified_domain_name</vt:lpwstr>
      </vt:variant>
      <vt:variant>
        <vt:lpwstr/>
      </vt:variant>
      <vt:variant>
        <vt:i4>7340065</vt:i4>
      </vt:variant>
      <vt:variant>
        <vt:i4>386</vt:i4>
      </vt:variant>
      <vt:variant>
        <vt:i4>0</vt:i4>
      </vt:variant>
      <vt:variant>
        <vt:i4>5</vt:i4>
      </vt:variant>
      <vt:variant>
        <vt:lpwstr>../ASO Design Diagrams/Design Diagram Template.vsd</vt:lpwstr>
      </vt:variant>
      <vt:variant>
        <vt:lpwstr/>
      </vt:variant>
      <vt:variant>
        <vt:i4>7340065</vt:i4>
      </vt:variant>
      <vt:variant>
        <vt:i4>383</vt:i4>
      </vt:variant>
      <vt:variant>
        <vt:i4>0</vt:i4>
      </vt:variant>
      <vt:variant>
        <vt:i4>5</vt:i4>
      </vt:variant>
      <vt:variant>
        <vt:lpwstr>../ASO Design Diagrams/Design Diagram Template.vsd</vt:lpwstr>
      </vt:variant>
      <vt:variant>
        <vt:lpwstr/>
      </vt:variant>
      <vt:variant>
        <vt:i4>7340065</vt:i4>
      </vt:variant>
      <vt:variant>
        <vt:i4>380</vt:i4>
      </vt:variant>
      <vt:variant>
        <vt:i4>0</vt:i4>
      </vt:variant>
      <vt:variant>
        <vt:i4>5</vt:i4>
      </vt:variant>
      <vt:variant>
        <vt:lpwstr>../ASO Design Diagrams/Design Diagram Template.vsd</vt:lpwstr>
      </vt:variant>
      <vt:variant>
        <vt:lpwstr/>
      </vt:variant>
      <vt:variant>
        <vt:i4>7340065</vt:i4>
      </vt:variant>
      <vt:variant>
        <vt:i4>377</vt:i4>
      </vt:variant>
      <vt:variant>
        <vt:i4>0</vt:i4>
      </vt:variant>
      <vt:variant>
        <vt:i4>5</vt:i4>
      </vt:variant>
      <vt:variant>
        <vt:lpwstr>../ASO Design Diagrams/Design Diagram Template.vsd</vt:lpwstr>
      </vt:variant>
      <vt:variant>
        <vt:lpwstr/>
      </vt:variant>
      <vt:variant>
        <vt:i4>1900596</vt:i4>
      </vt:variant>
      <vt:variant>
        <vt:i4>358</vt:i4>
      </vt:variant>
      <vt:variant>
        <vt:i4>0</vt:i4>
      </vt:variant>
      <vt:variant>
        <vt:i4>5</vt:i4>
      </vt:variant>
      <vt:variant>
        <vt:lpwstr/>
      </vt:variant>
      <vt:variant>
        <vt:lpwstr>_Toc284755700</vt:lpwstr>
      </vt:variant>
      <vt:variant>
        <vt:i4>1310773</vt:i4>
      </vt:variant>
      <vt:variant>
        <vt:i4>352</vt:i4>
      </vt:variant>
      <vt:variant>
        <vt:i4>0</vt:i4>
      </vt:variant>
      <vt:variant>
        <vt:i4>5</vt:i4>
      </vt:variant>
      <vt:variant>
        <vt:lpwstr/>
      </vt:variant>
      <vt:variant>
        <vt:lpwstr>_Toc284755699</vt:lpwstr>
      </vt:variant>
      <vt:variant>
        <vt:i4>1310773</vt:i4>
      </vt:variant>
      <vt:variant>
        <vt:i4>346</vt:i4>
      </vt:variant>
      <vt:variant>
        <vt:i4>0</vt:i4>
      </vt:variant>
      <vt:variant>
        <vt:i4>5</vt:i4>
      </vt:variant>
      <vt:variant>
        <vt:lpwstr/>
      </vt:variant>
      <vt:variant>
        <vt:lpwstr>_Toc284755698</vt:lpwstr>
      </vt:variant>
      <vt:variant>
        <vt:i4>1310773</vt:i4>
      </vt:variant>
      <vt:variant>
        <vt:i4>340</vt:i4>
      </vt:variant>
      <vt:variant>
        <vt:i4>0</vt:i4>
      </vt:variant>
      <vt:variant>
        <vt:i4>5</vt:i4>
      </vt:variant>
      <vt:variant>
        <vt:lpwstr/>
      </vt:variant>
      <vt:variant>
        <vt:lpwstr>_Toc284755697</vt:lpwstr>
      </vt:variant>
      <vt:variant>
        <vt:i4>1310773</vt:i4>
      </vt:variant>
      <vt:variant>
        <vt:i4>334</vt:i4>
      </vt:variant>
      <vt:variant>
        <vt:i4>0</vt:i4>
      </vt:variant>
      <vt:variant>
        <vt:i4>5</vt:i4>
      </vt:variant>
      <vt:variant>
        <vt:lpwstr/>
      </vt:variant>
      <vt:variant>
        <vt:lpwstr>_Toc284755696</vt:lpwstr>
      </vt:variant>
      <vt:variant>
        <vt:i4>1310773</vt:i4>
      </vt:variant>
      <vt:variant>
        <vt:i4>328</vt:i4>
      </vt:variant>
      <vt:variant>
        <vt:i4>0</vt:i4>
      </vt:variant>
      <vt:variant>
        <vt:i4>5</vt:i4>
      </vt:variant>
      <vt:variant>
        <vt:lpwstr/>
      </vt:variant>
      <vt:variant>
        <vt:lpwstr>_Toc284755695</vt:lpwstr>
      </vt:variant>
      <vt:variant>
        <vt:i4>1310773</vt:i4>
      </vt:variant>
      <vt:variant>
        <vt:i4>322</vt:i4>
      </vt:variant>
      <vt:variant>
        <vt:i4>0</vt:i4>
      </vt:variant>
      <vt:variant>
        <vt:i4>5</vt:i4>
      </vt:variant>
      <vt:variant>
        <vt:lpwstr/>
      </vt:variant>
      <vt:variant>
        <vt:lpwstr>_Toc284755694</vt:lpwstr>
      </vt:variant>
      <vt:variant>
        <vt:i4>1310773</vt:i4>
      </vt:variant>
      <vt:variant>
        <vt:i4>316</vt:i4>
      </vt:variant>
      <vt:variant>
        <vt:i4>0</vt:i4>
      </vt:variant>
      <vt:variant>
        <vt:i4>5</vt:i4>
      </vt:variant>
      <vt:variant>
        <vt:lpwstr/>
      </vt:variant>
      <vt:variant>
        <vt:lpwstr>_Toc284755693</vt:lpwstr>
      </vt:variant>
      <vt:variant>
        <vt:i4>1310773</vt:i4>
      </vt:variant>
      <vt:variant>
        <vt:i4>310</vt:i4>
      </vt:variant>
      <vt:variant>
        <vt:i4>0</vt:i4>
      </vt:variant>
      <vt:variant>
        <vt:i4>5</vt:i4>
      </vt:variant>
      <vt:variant>
        <vt:lpwstr/>
      </vt:variant>
      <vt:variant>
        <vt:lpwstr>_Toc284755692</vt:lpwstr>
      </vt:variant>
      <vt:variant>
        <vt:i4>1310773</vt:i4>
      </vt:variant>
      <vt:variant>
        <vt:i4>304</vt:i4>
      </vt:variant>
      <vt:variant>
        <vt:i4>0</vt:i4>
      </vt:variant>
      <vt:variant>
        <vt:i4>5</vt:i4>
      </vt:variant>
      <vt:variant>
        <vt:lpwstr/>
      </vt:variant>
      <vt:variant>
        <vt:lpwstr>_Toc284755691</vt:lpwstr>
      </vt:variant>
      <vt:variant>
        <vt:i4>1310773</vt:i4>
      </vt:variant>
      <vt:variant>
        <vt:i4>298</vt:i4>
      </vt:variant>
      <vt:variant>
        <vt:i4>0</vt:i4>
      </vt:variant>
      <vt:variant>
        <vt:i4>5</vt:i4>
      </vt:variant>
      <vt:variant>
        <vt:lpwstr/>
      </vt:variant>
      <vt:variant>
        <vt:lpwstr>_Toc284755690</vt:lpwstr>
      </vt:variant>
      <vt:variant>
        <vt:i4>1376309</vt:i4>
      </vt:variant>
      <vt:variant>
        <vt:i4>292</vt:i4>
      </vt:variant>
      <vt:variant>
        <vt:i4>0</vt:i4>
      </vt:variant>
      <vt:variant>
        <vt:i4>5</vt:i4>
      </vt:variant>
      <vt:variant>
        <vt:lpwstr/>
      </vt:variant>
      <vt:variant>
        <vt:lpwstr>_Toc284755689</vt:lpwstr>
      </vt:variant>
      <vt:variant>
        <vt:i4>1376309</vt:i4>
      </vt:variant>
      <vt:variant>
        <vt:i4>286</vt:i4>
      </vt:variant>
      <vt:variant>
        <vt:i4>0</vt:i4>
      </vt:variant>
      <vt:variant>
        <vt:i4>5</vt:i4>
      </vt:variant>
      <vt:variant>
        <vt:lpwstr/>
      </vt:variant>
      <vt:variant>
        <vt:lpwstr>_Toc284755688</vt:lpwstr>
      </vt:variant>
      <vt:variant>
        <vt:i4>1376309</vt:i4>
      </vt:variant>
      <vt:variant>
        <vt:i4>280</vt:i4>
      </vt:variant>
      <vt:variant>
        <vt:i4>0</vt:i4>
      </vt:variant>
      <vt:variant>
        <vt:i4>5</vt:i4>
      </vt:variant>
      <vt:variant>
        <vt:lpwstr/>
      </vt:variant>
      <vt:variant>
        <vt:lpwstr>_Toc284755687</vt:lpwstr>
      </vt:variant>
      <vt:variant>
        <vt:i4>1376309</vt:i4>
      </vt:variant>
      <vt:variant>
        <vt:i4>274</vt:i4>
      </vt:variant>
      <vt:variant>
        <vt:i4>0</vt:i4>
      </vt:variant>
      <vt:variant>
        <vt:i4>5</vt:i4>
      </vt:variant>
      <vt:variant>
        <vt:lpwstr/>
      </vt:variant>
      <vt:variant>
        <vt:lpwstr>_Toc284755686</vt:lpwstr>
      </vt:variant>
      <vt:variant>
        <vt:i4>1376309</vt:i4>
      </vt:variant>
      <vt:variant>
        <vt:i4>268</vt:i4>
      </vt:variant>
      <vt:variant>
        <vt:i4>0</vt:i4>
      </vt:variant>
      <vt:variant>
        <vt:i4>5</vt:i4>
      </vt:variant>
      <vt:variant>
        <vt:lpwstr/>
      </vt:variant>
      <vt:variant>
        <vt:lpwstr>_Toc284755685</vt:lpwstr>
      </vt:variant>
      <vt:variant>
        <vt:i4>1376309</vt:i4>
      </vt:variant>
      <vt:variant>
        <vt:i4>262</vt:i4>
      </vt:variant>
      <vt:variant>
        <vt:i4>0</vt:i4>
      </vt:variant>
      <vt:variant>
        <vt:i4>5</vt:i4>
      </vt:variant>
      <vt:variant>
        <vt:lpwstr/>
      </vt:variant>
      <vt:variant>
        <vt:lpwstr>_Toc284755684</vt:lpwstr>
      </vt:variant>
      <vt:variant>
        <vt:i4>1376309</vt:i4>
      </vt:variant>
      <vt:variant>
        <vt:i4>256</vt:i4>
      </vt:variant>
      <vt:variant>
        <vt:i4>0</vt:i4>
      </vt:variant>
      <vt:variant>
        <vt:i4>5</vt:i4>
      </vt:variant>
      <vt:variant>
        <vt:lpwstr/>
      </vt:variant>
      <vt:variant>
        <vt:lpwstr>_Toc284755683</vt:lpwstr>
      </vt:variant>
      <vt:variant>
        <vt:i4>1376309</vt:i4>
      </vt:variant>
      <vt:variant>
        <vt:i4>250</vt:i4>
      </vt:variant>
      <vt:variant>
        <vt:i4>0</vt:i4>
      </vt:variant>
      <vt:variant>
        <vt:i4>5</vt:i4>
      </vt:variant>
      <vt:variant>
        <vt:lpwstr/>
      </vt:variant>
      <vt:variant>
        <vt:lpwstr>_Toc284755682</vt:lpwstr>
      </vt:variant>
      <vt:variant>
        <vt:i4>1376309</vt:i4>
      </vt:variant>
      <vt:variant>
        <vt:i4>244</vt:i4>
      </vt:variant>
      <vt:variant>
        <vt:i4>0</vt:i4>
      </vt:variant>
      <vt:variant>
        <vt:i4>5</vt:i4>
      </vt:variant>
      <vt:variant>
        <vt:lpwstr/>
      </vt:variant>
      <vt:variant>
        <vt:lpwstr>_Toc284755681</vt:lpwstr>
      </vt:variant>
      <vt:variant>
        <vt:i4>1376309</vt:i4>
      </vt:variant>
      <vt:variant>
        <vt:i4>238</vt:i4>
      </vt:variant>
      <vt:variant>
        <vt:i4>0</vt:i4>
      </vt:variant>
      <vt:variant>
        <vt:i4>5</vt:i4>
      </vt:variant>
      <vt:variant>
        <vt:lpwstr/>
      </vt:variant>
      <vt:variant>
        <vt:lpwstr>_Toc284755680</vt:lpwstr>
      </vt:variant>
      <vt:variant>
        <vt:i4>1703989</vt:i4>
      </vt:variant>
      <vt:variant>
        <vt:i4>232</vt:i4>
      </vt:variant>
      <vt:variant>
        <vt:i4>0</vt:i4>
      </vt:variant>
      <vt:variant>
        <vt:i4>5</vt:i4>
      </vt:variant>
      <vt:variant>
        <vt:lpwstr/>
      </vt:variant>
      <vt:variant>
        <vt:lpwstr>_Toc284755679</vt:lpwstr>
      </vt:variant>
      <vt:variant>
        <vt:i4>1703989</vt:i4>
      </vt:variant>
      <vt:variant>
        <vt:i4>226</vt:i4>
      </vt:variant>
      <vt:variant>
        <vt:i4>0</vt:i4>
      </vt:variant>
      <vt:variant>
        <vt:i4>5</vt:i4>
      </vt:variant>
      <vt:variant>
        <vt:lpwstr/>
      </vt:variant>
      <vt:variant>
        <vt:lpwstr>_Toc284755678</vt:lpwstr>
      </vt:variant>
      <vt:variant>
        <vt:i4>1703989</vt:i4>
      </vt:variant>
      <vt:variant>
        <vt:i4>220</vt:i4>
      </vt:variant>
      <vt:variant>
        <vt:i4>0</vt:i4>
      </vt:variant>
      <vt:variant>
        <vt:i4>5</vt:i4>
      </vt:variant>
      <vt:variant>
        <vt:lpwstr/>
      </vt:variant>
      <vt:variant>
        <vt:lpwstr>_Toc284755677</vt:lpwstr>
      </vt:variant>
      <vt:variant>
        <vt:i4>1703989</vt:i4>
      </vt:variant>
      <vt:variant>
        <vt:i4>214</vt:i4>
      </vt:variant>
      <vt:variant>
        <vt:i4>0</vt:i4>
      </vt:variant>
      <vt:variant>
        <vt:i4>5</vt:i4>
      </vt:variant>
      <vt:variant>
        <vt:lpwstr/>
      </vt:variant>
      <vt:variant>
        <vt:lpwstr>_Toc284755676</vt:lpwstr>
      </vt:variant>
      <vt:variant>
        <vt:i4>1703989</vt:i4>
      </vt:variant>
      <vt:variant>
        <vt:i4>208</vt:i4>
      </vt:variant>
      <vt:variant>
        <vt:i4>0</vt:i4>
      </vt:variant>
      <vt:variant>
        <vt:i4>5</vt:i4>
      </vt:variant>
      <vt:variant>
        <vt:lpwstr/>
      </vt:variant>
      <vt:variant>
        <vt:lpwstr>_Toc284755675</vt:lpwstr>
      </vt:variant>
      <vt:variant>
        <vt:i4>1703989</vt:i4>
      </vt:variant>
      <vt:variant>
        <vt:i4>202</vt:i4>
      </vt:variant>
      <vt:variant>
        <vt:i4>0</vt:i4>
      </vt:variant>
      <vt:variant>
        <vt:i4>5</vt:i4>
      </vt:variant>
      <vt:variant>
        <vt:lpwstr/>
      </vt:variant>
      <vt:variant>
        <vt:lpwstr>_Toc284755674</vt:lpwstr>
      </vt:variant>
      <vt:variant>
        <vt:i4>1703989</vt:i4>
      </vt:variant>
      <vt:variant>
        <vt:i4>196</vt:i4>
      </vt:variant>
      <vt:variant>
        <vt:i4>0</vt:i4>
      </vt:variant>
      <vt:variant>
        <vt:i4>5</vt:i4>
      </vt:variant>
      <vt:variant>
        <vt:lpwstr/>
      </vt:variant>
      <vt:variant>
        <vt:lpwstr>_Toc284755673</vt:lpwstr>
      </vt:variant>
      <vt:variant>
        <vt:i4>1703989</vt:i4>
      </vt:variant>
      <vt:variant>
        <vt:i4>190</vt:i4>
      </vt:variant>
      <vt:variant>
        <vt:i4>0</vt:i4>
      </vt:variant>
      <vt:variant>
        <vt:i4>5</vt:i4>
      </vt:variant>
      <vt:variant>
        <vt:lpwstr/>
      </vt:variant>
      <vt:variant>
        <vt:lpwstr>_Toc284755672</vt:lpwstr>
      </vt:variant>
      <vt:variant>
        <vt:i4>1703989</vt:i4>
      </vt:variant>
      <vt:variant>
        <vt:i4>184</vt:i4>
      </vt:variant>
      <vt:variant>
        <vt:i4>0</vt:i4>
      </vt:variant>
      <vt:variant>
        <vt:i4>5</vt:i4>
      </vt:variant>
      <vt:variant>
        <vt:lpwstr/>
      </vt:variant>
      <vt:variant>
        <vt:lpwstr>_Toc284755671</vt:lpwstr>
      </vt:variant>
      <vt:variant>
        <vt:i4>1703989</vt:i4>
      </vt:variant>
      <vt:variant>
        <vt:i4>178</vt:i4>
      </vt:variant>
      <vt:variant>
        <vt:i4>0</vt:i4>
      </vt:variant>
      <vt:variant>
        <vt:i4>5</vt:i4>
      </vt:variant>
      <vt:variant>
        <vt:lpwstr/>
      </vt:variant>
      <vt:variant>
        <vt:lpwstr>_Toc284755670</vt:lpwstr>
      </vt:variant>
      <vt:variant>
        <vt:i4>1769525</vt:i4>
      </vt:variant>
      <vt:variant>
        <vt:i4>172</vt:i4>
      </vt:variant>
      <vt:variant>
        <vt:i4>0</vt:i4>
      </vt:variant>
      <vt:variant>
        <vt:i4>5</vt:i4>
      </vt:variant>
      <vt:variant>
        <vt:lpwstr/>
      </vt:variant>
      <vt:variant>
        <vt:lpwstr>_Toc284755669</vt:lpwstr>
      </vt:variant>
      <vt:variant>
        <vt:i4>1769525</vt:i4>
      </vt:variant>
      <vt:variant>
        <vt:i4>166</vt:i4>
      </vt:variant>
      <vt:variant>
        <vt:i4>0</vt:i4>
      </vt:variant>
      <vt:variant>
        <vt:i4>5</vt:i4>
      </vt:variant>
      <vt:variant>
        <vt:lpwstr/>
      </vt:variant>
      <vt:variant>
        <vt:lpwstr>_Toc284755668</vt:lpwstr>
      </vt:variant>
      <vt:variant>
        <vt:i4>1769525</vt:i4>
      </vt:variant>
      <vt:variant>
        <vt:i4>160</vt:i4>
      </vt:variant>
      <vt:variant>
        <vt:i4>0</vt:i4>
      </vt:variant>
      <vt:variant>
        <vt:i4>5</vt:i4>
      </vt:variant>
      <vt:variant>
        <vt:lpwstr/>
      </vt:variant>
      <vt:variant>
        <vt:lpwstr>_Toc284755667</vt:lpwstr>
      </vt:variant>
      <vt:variant>
        <vt:i4>1769525</vt:i4>
      </vt:variant>
      <vt:variant>
        <vt:i4>154</vt:i4>
      </vt:variant>
      <vt:variant>
        <vt:i4>0</vt:i4>
      </vt:variant>
      <vt:variant>
        <vt:i4>5</vt:i4>
      </vt:variant>
      <vt:variant>
        <vt:lpwstr/>
      </vt:variant>
      <vt:variant>
        <vt:lpwstr>_Toc284755666</vt:lpwstr>
      </vt:variant>
      <vt:variant>
        <vt:i4>1769525</vt:i4>
      </vt:variant>
      <vt:variant>
        <vt:i4>148</vt:i4>
      </vt:variant>
      <vt:variant>
        <vt:i4>0</vt:i4>
      </vt:variant>
      <vt:variant>
        <vt:i4>5</vt:i4>
      </vt:variant>
      <vt:variant>
        <vt:lpwstr/>
      </vt:variant>
      <vt:variant>
        <vt:lpwstr>_Toc284755665</vt:lpwstr>
      </vt:variant>
      <vt:variant>
        <vt:i4>1769525</vt:i4>
      </vt:variant>
      <vt:variant>
        <vt:i4>142</vt:i4>
      </vt:variant>
      <vt:variant>
        <vt:i4>0</vt:i4>
      </vt:variant>
      <vt:variant>
        <vt:i4>5</vt:i4>
      </vt:variant>
      <vt:variant>
        <vt:lpwstr/>
      </vt:variant>
      <vt:variant>
        <vt:lpwstr>_Toc284755664</vt:lpwstr>
      </vt:variant>
      <vt:variant>
        <vt:i4>1769525</vt:i4>
      </vt:variant>
      <vt:variant>
        <vt:i4>136</vt:i4>
      </vt:variant>
      <vt:variant>
        <vt:i4>0</vt:i4>
      </vt:variant>
      <vt:variant>
        <vt:i4>5</vt:i4>
      </vt:variant>
      <vt:variant>
        <vt:lpwstr/>
      </vt:variant>
      <vt:variant>
        <vt:lpwstr>_Toc284755663</vt:lpwstr>
      </vt:variant>
      <vt:variant>
        <vt:i4>1769525</vt:i4>
      </vt:variant>
      <vt:variant>
        <vt:i4>130</vt:i4>
      </vt:variant>
      <vt:variant>
        <vt:i4>0</vt:i4>
      </vt:variant>
      <vt:variant>
        <vt:i4>5</vt:i4>
      </vt:variant>
      <vt:variant>
        <vt:lpwstr/>
      </vt:variant>
      <vt:variant>
        <vt:lpwstr>_Toc284755662</vt:lpwstr>
      </vt:variant>
      <vt:variant>
        <vt:i4>1769525</vt:i4>
      </vt:variant>
      <vt:variant>
        <vt:i4>124</vt:i4>
      </vt:variant>
      <vt:variant>
        <vt:i4>0</vt:i4>
      </vt:variant>
      <vt:variant>
        <vt:i4>5</vt:i4>
      </vt:variant>
      <vt:variant>
        <vt:lpwstr/>
      </vt:variant>
      <vt:variant>
        <vt:lpwstr>_Toc284755661</vt:lpwstr>
      </vt:variant>
      <vt:variant>
        <vt:i4>1769525</vt:i4>
      </vt:variant>
      <vt:variant>
        <vt:i4>118</vt:i4>
      </vt:variant>
      <vt:variant>
        <vt:i4>0</vt:i4>
      </vt:variant>
      <vt:variant>
        <vt:i4>5</vt:i4>
      </vt:variant>
      <vt:variant>
        <vt:lpwstr/>
      </vt:variant>
      <vt:variant>
        <vt:lpwstr>_Toc284755660</vt:lpwstr>
      </vt:variant>
      <vt:variant>
        <vt:i4>1572917</vt:i4>
      </vt:variant>
      <vt:variant>
        <vt:i4>112</vt:i4>
      </vt:variant>
      <vt:variant>
        <vt:i4>0</vt:i4>
      </vt:variant>
      <vt:variant>
        <vt:i4>5</vt:i4>
      </vt:variant>
      <vt:variant>
        <vt:lpwstr/>
      </vt:variant>
      <vt:variant>
        <vt:lpwstr>_Toc284755659</vt:lpwstr>
      </vt:variant>
      <vt:variant>
        <vt:i4>1572917</vt:i4>
      </vt:variant>
      <vt:variant>
        <vt:i4>106</vt:i4>
      </vt:variant>
      <vt:variant>
        <vt:i4>0</vt:i4>
      </vt:variant>
      <vt:variant>
        <vt:i4>5</vt:i4>
      </vt:variant>
      <vt:variant>
        <vt:lpwstr/>
      </vt:variant>
      <vt:variant>
        <vt:lpwstr>_Toc284755658</vt:lpwstr>
      </vt:variant>
      <vt:variant>
        <vt:i4>1572917</vt:i4>
      </vt:variant>
      <vt:variant>
        <vt:i4>100</vt:i4>
      </vt:variant>
      <vt:variant>
        <vt:i4>0</vt:i4>
      </vt:variant>
      <vt:variant>
        <vt:i4>5</vt:i4>
      </vt:variant>
      <vt:variant>
        <vt:lpwstr/>
      </vt:variant>
      <vt:variant>
        <vt:lpwstr>_Toc284755657</vt:lpwstr>
      </vt:variant>
      <vt:variant>
        <vt:i4>1572917</vt:i4>
      </vt:variant>
      <vt:variant>
        <vt:i4>94</vt:i4>
      </vt:variant>
      <vt:variant>
        <vt:i4>0</vt:i4>
      </vt:variant>
      <vt:variant>
        <vt:i4>5</vt:i4>
      </vt:variant>
      <vt:variant>
        <vt:lpwstr/>
      </vt:variant>
      <vt:variant>
        <vt:lpwstr>_Toc284755656</vt:lpwstr>
      </vt:variant>
      <vt:variant>
        <vt:i4>1572917</vt:i4>
      </vt:variant>
      <vt:variant>
        <vt:i4>88</vt:i4>
      </vt:variant>
      <vt:variant>
        <vt:i4>0</vt:i4>
      </vt:variant>
      <vt:variant>
        <vt:i4>5</vt:i4>
      </vt:variant>
      <vt:variant>
        <vt:lpwstr/>
      </vt:variant>
      <vt:variant>
        <vt:lpwstr>_Toc284755655</vt:lpwstr>
      </vt:variant>
      <vt:variant>
        <vt:i4>1572917</vt:i4>
      </vt:variant>
      <vt:variant>
        <vt:i4>82</vt:i4>
      </vt:variant>
      <vt:variant>
        <vt:i4>0</vt:i4>
      </vt:variant>
      <vt:variant>
        <vt:i4>5</vt:i4>
      </vt:variant>
      <vt:variant>
        <vt:lpwstr/>
      </vt:variant>
      <vt:variant>
        <vt:lpwstr>_Toc284755654</vt:lpwstr>
      </vt:variant>
      <vt:variant>
        <vt:i4>1572917</vt:i4>
      </vt:variant>
      <vt:variant>
        <vt:i4>76</vt:i4>
      </vt:variant>
      <vt:variant>
        <vt:i4>0</vt:i4>
      </vt:variant>
      <vt:variant>
        <vt:i4>5</vt:i4>
      </vt:variant>
      <vt:variant>
        <vt:lpwstr/>
      </vt:variant>
      <vt:variant>
        <vt:lpwstr>_Toc284755653</vt:lpwstr>
      </vt:variant>
      <vt:variant>
        <vt:i4>1572917</vt:i4>
      </vt:variant>
      <vt:variant>
        <vt:i4>70</vt:i4>
      </vt:variant>
      <vt:variant>
        <vt:i4>0</vt:i4>
      </vt:variant>
      <vt:variant>
        <vt:i4>5</vt:i4>
      </vt:variant>
      <vt:variant>
        <vt:lpwstr/>
      </vt:variant>
      <vt:variant>
        <vt:lpwstr>_Toc284755652</vt:lpwstr>
      </vt:variant>
      <vt:variant>
        <vt:i4>1572917</vt:i4>
      </vt:variant>
      <vt:variant>
        <vt:i4>64</vt:i4>
      </vt:variant>
      <vt:variant>
        <vt:i4>0</vt:i4>
      </vt:variant>
      <vt:variant>
        <vt:i4>5</vt:i4>
      </vt:variant>
      <vt:variant>
        <vt:lpwstr/>
      </vt:variant>
      <vt:variant>
        <vt:lpwstr>_Toc284755651</vt:lpwstr>
      </vt:variant>
      <vt:variant>
        <vt:i4>1572917</vt:i4>
      </vt:variant>
      <vt:variant>
        <vt:i4>58</vt:i4>
      </vt:variant>
      <vt:variant>
        <vt:i4>0</vt:i4>
      </vt:variant>
      <vt:variant>
        <vt:i4>5</vt:i4>
      </vt:variant>
      <vt:variant>
        <vt:lpwstr/>
      </vt:variant>
      <vt:variant>
        <vt:lpwstr>_Toc284755650</vt:lpwstr>
      </vt:variant>
      <vt:variant>
        <vt:i4>1638453</vt:i4>
      </vt:variant>
      <vt:variant>
        <vt:i4>52</vt:i4>
      </vt:variant>
      <vt:variant>
        <vt:i4>0</vt:i4>
      </vt:variant>
      <vt:variant>
        <vt:i4>5</vt:i4>
      </vt:variant>
      <vt:variant>
        <vt:lpwstr/>
      </vt:variant>
      <vt:variant>
        <vt:lpwstr>_Toc284755649</vt:lpwstr>
      </vt:variant>
      <vt:variant>
        <vt:i4>1638453</vt:i4>
      </vt:variant>
      <vt:variant>
        <vt:i4>46</vt:i4>
      </vt:variant>
      <vt:variant>
        <vt:i4>0</vt:i4>
      </vt:variant>
      <vt:variant>
        <vt:i4>5</vt:i4>
      </vt:variant>
      <vt:variant>
        <vt:lpwstr/>
      </vt:variant>
      <vt:variant>
        <vt:lpwstr>_Toc284755648</vt:lpwstr>
      </vt:variant>
      <vt:variant>
        <vt:i4>1638453</vt:i4>
      </vt:variant>
      <vt:variant>
        <vt:i4>40</vt:i4>
      </vt:variant>
      <vt:variant>
        <vt:i4>0</vt:i4>
      </vt:variant>
      <vt:variant>
        <vt:i4>5</vt:i4>
      </vt:variant>
      <vt:variant>
        <vt:lpwstr/>
      </vt:variant>
      <vt:variant>
        <vt:lpwstr>_Toc284755647</vt:lpwstr>
      </vt:variant>
      <vt:variant>
        <vt:i4>1638453</vt:i4>
      </vt:variant>
      <vt:variant>
        <vt:i4>34</vt:i4>
      </vt:variant>
      <vt:variant>
        <vt:i4>0</vt:i4>
      </vt:variant>
      <vt:variant>
        <vt:i4>5</vt:i4>
      </vt:variant>
      <vt:variant>
        <vt:lpwstr/>
      </vt:variant>
      <vt:variant>
        <vt:lpwstr>_Toc284755646</vt:lpwstr>
      </vt:variant>
      <vt:variant>
        <vt:i4>1638453</vt:i4>
      </vt:variant>
      <vt:variant>
        <vt:i4>28</vt:i4>
      </vt:variant>
      <vt:variant>
        <vt:i4>0</vt:i4>
      </vt:variant>
      <vt:variant>
        <vt:i4>5</vt:i4>
      </vt:variant>
      <vt:variant>
        <vt:lpwstr/>
      </vt:variant>
      <vt:variant>
        <vt:lpwstr>_Toc284755645</vt:lpwstr>
      </vt:variant>
      <vt:variant>
        <vt:i4>1638453</vt:i4>
      </vt:variant>
      <vt:variant>
        <vt:i4>22</vt:i4>
      </vt:variant>
      <vt:variant>
        <vt:i4>0</vt:i4>
      </vt:variant>
      <vt:variant>
        <vt:i4>5</vt:i4>
      </vt:variant>
      <vt:variant>
        <vt:lpwstr/>
      </vt:variant>
      <vt:variant>
        <vt:lpwstr>_Toc284755644</vt:lpwstr>
      </vt:variant>
      <vt:variant>
        <vt:i4>1638453</vt:i4>
      </vt:variant>
      <vt:variant>
        <vt:i4>16</vt:i4>
      </vt:variant>
      <vt:variant>
        <vt:i4>0</vt:i4>
      </vt:variant>
      <vt:variant>
        <vt:i4>5</vt:i4>
      </vt:variant>
      <vt:variant>
        <vt:lpwstr/>
      </vt:variant>
      <vt:variant>
        <vt:lpwstr>_Toc284755643</vt:lpwstr>
      </vt:variant>
      <vt:variant>
        <vt:i4>1638453</vt:i4>
      </vt:variant>
      <vt:variant>
        <vt:i4>10</vt:i4>
      </vt:variant>
      <vt:variant>
        <vt:i4>0</vt:i4>
      </vt:variant>
      <vt:variant>
        <vt:i4>5</vt:i4>
      </vt:variant>
      <vt:variant>
        <vt:lpwstr/>
      </vt:variant>
      <vt:variant>
        <vt:lpwstr>_Toc284755642</vt:lpwstr>
      </vt:variant>
      <vt:variant>
        <vt:i4>1638453</vt:i4>
      </vt:variant>
      <vt:variant>
        <vt:i4>4</vt:i4>
      </vt:variant>
      <vt:variant>
        <vt:i4>0</vt:i4>
      </vt:variant>
      <vt:variant>
        <vt:i4>5</vt:i4>
      </vt:variant>
      <vt:variant>
        <vt:lpwstr/>
      </vt:variant>
      <vt:variant>
        <vt:lpwstr>_Toc284755641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 Functional Requirements Document</dc:title>
  <dc:subject/>
  <dc:creator>Abdelmoneim Azzaz</dc:creator>
  <cp:keywords>Non Functional Requirements Document</cp:keywords>
  <dc:description/>
  <cp:lastModifiedBy>Mohamed Elsayed</cp:lastModifiedBy>
  <cp:revision>556</cp:revision>
  <cp:lastPrinted>2018-02-13T19:20:00Z</cp:lastPrinted>
  <dcterms:created xsi:type="dcterms:W3CDTF">2018-02-13T09:31:00Z</dcterms:created>
  <dcterms:modified xsi:type="dcterms:W3CDTF">2019-12-08T08:15:00Z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isplay_urn:schemas-microsoft-com:office:office#Editor">
    <vt:lpwstr>Al-Jowhara Al-Suwailem</vt:lpwstr>
  </property>
  <property fmtid="{D5CDD505-2E9C-101B-9397-08002B2CF9AE}" pid="4" name="xd_Signature">
    <vt:lpwstr/>
  </property>
  <property fmtid="{D5CDD505-2E9C-101B-9397-08002B2CF9AE}" pid="5" name="display_urn:schemas-microsoft-com:office:office#Author">
    <vt:lpwstr>Al-Jowhara Al-Suwailem</vt:lpwstr>
  </property>
  <property fmtid="{D5CDD505-2E9C-101B-9397-08002B2CF9AE}" pid="6" name="TemplateUrl">
    <vt:lpwstr/>
  </property>
  <property fmtid="{D5CDD505-2E9C-101B-9397-08002B2CF9AE}" pid="7" name="xd_ProgID">
    <vt:lpwstr/>
  </property>
  <property fmtid="{D5CDD505-2E9C-101B-9397-08002B2CF9AE}" pid="8" name="ContentTypeId">
    <vt:lpwstr>0x0101009A2FB570DE6EF34B809637F946C1CC80</vt:lpwstr>
  </property>
  <property fmtid="{D5CDD505-2E9C-101B-9397-08002B2CF9AE}" pid="9" name="Version">
    <vt:lpwstr>Issue 1 Draft</vt:lpwstr>
  </property>
  <property fmtid="{D5CDD505-2E9C-101B-9397-08002B2CF9AE}" pid="10" name="display_urn:schemas-microsoft-com:office:office#Submitted_x0020_by">
    <vt:lpwstr>Al-Jowhara Al-Suwailem</vt:lpwstr>
  </property>
  <property fmtid="{D5CDD505-2E9C-101B-9397-08002B2CF9AE}" pid="11" name="display_urn:schemas-microsoft-com:office:office#Project_x0020_Owner">
    <vt:lpwstr>Marc Timothy</vt:lpwstr>
  </property>
  <property fmtid="{D5CDD505-2E9C-101B-9397-08002B2CF9AE}" pid="12" name="Design Document Rejected by">
    <vt:lpwstr/>
  </property>
  <property fmtid="{D5CDD505-2E9C-101B-9397-08002B2CF9AE}" pid="13" name="Subject">
    <vt:lpwstr/>
  </property>
  <property fmtid="{D5CDD505-2E9C-101B-9397-08002B2CF9AE}" pid="14" name="_Category">
    <vt:lpwstr/>
  </property>
  <property fmtid="{D5CDD505-2E9C-101B-9397-08002B2CF9AE}" pid="15" name="Categories">
    <vt:lpwstr/>
  </property>
  <property fmtid="{D5CDD505-2E9C-101B-9397-08002B2CF9AE}" pid="16" name="Approval Level">
    <vt:lpwstr/>
  </property>
  <property fmtid="{D5CDD505-2E9C-101B-9397-08002B2CF9AE}" pid="17" name="Keywords">
    <vt:lpwstr>Technical Design Document</vt:lpwstr>
  </property>
  <property fmtid="{D5CDD505-2E9C-101B-9397-08002B2CF9AE}" pid="18" name="_Author">
    <vt:lpwstr>5109005</vt:lpwstr>
  </property>
  <property fmtid="{D5CDD505-2E9C-101B-9397-08002B2CF9AE}" pid="19" name="_Comments">
    <vt:lpwstr/>
  </property>
  <property fmtid="{D5CDD505-2E9C-101B-9397-08002B2CF9AE}" pid="20" name="Assigned To">
    <vt:lpwstr/>
  </property>
  <property fmtid="{D5CDD505-2E9C-101B-9397-08002B2CF9AE}" pid="21" name="Department">
    <vt:lpwstr>;#IT Governance;#Architecture;#</vt:lpwstr>
  </property>
  <property fmtid="{D5CDD505-2E9C-101B-9397-08002B2CF9AE}" pid="22" name="Final Approved Date">
    <vt:lpwstr/>
  </property>
  <property fmtid="{D5CDD505-2E9C-101B-9397-08002B2CF9AE}" pid="23" name="Submitted Date">
    <vt:lpwstr/>
  </property>
  <property fmtid="{D5CDD505-2E9C-101B-9397-08002B2CF9AE}" pid="24" name="# of reviews">
    <vt:lpwstr/>
  </property>
  <property fmtid="{D5CDD505-2E9C-101B-9397-08002B2CF9AE}" pid="25" name="EmailTo">
    <vt:lpwstr/>
  </property>
  <property fmtid="{D5CDD505-2E9C-101B-9397-08002B2CF9AE}" pid="26" name="A&amp;SO Technical DD">
    <vt:lpwstr>Yes</vt:lpwstr>
  </property>
  <property fmtid="{D5CDD505-2E9C-101B-9397-08002B2CF9AE}" pid="27" name="EmailSender">
    <vt:lpwstr/>
  </property>
  <property fmtid="{D5CDD505-2E9C-101B-9397-08002B2CF9AE}" pid="28" name="EmailFrom">
    <vt:lpwstr/>
  </property>
  <property fmtid="{D5CDD505-2E9C-101B-9397-08002B2CF9AE}" pid="29" name="Document Status">
    <vt:lpwstr>Approved</vt:lpwstr>
  </property>
  <property fmtid="{D5CDD505-2E9C-101B-9397-08002B2CF9AE}" pid="30" name="Submitted by">
    <vt:lpwstr>274;#RIYADBANK\5109005</vt:lpwstr>
  </property>
  <property fmtid="{D5CDD505-2E9C-101B-9397-08002B2CF9AE}" pid="31" name="EmailSubject">
    <vt:lpwstr/>
  </property>
  <property fmtid="{D5CDD505-2E9C-101B-9397-08002B2CF9AE}" pid="32" name="Approved Date">
    <vt:lpwstr/>
  </property>
  <property fmtid="{D5CDD505-2E9C-101B-9397-08002B2CF9AE}" pid="33" name="Project Owner">
    <vt:lpwstr/>
  </property>
  <property fmtid="{D5CDD505-2E9C-101B-9397-08002B2CF9AE}" pid="34" name="Project Name">
    <vt:lpwstr>A&amp;SO</vt:lpwstr>
  </property>
  <property fmtid="{D5CDD505-2E9C-101B-9397-08002B2CF9AE}" pid="35" name="Reviewed Date">
    <vt:lpwstr/>
  </property>
  <property fmtid="{D5CDD505-2E9C-101B-9397-08002B2CF9AE}" pid="36" name="Permission Assigned to">
    <vt:lpwstr/>
  </property>
  <property fmtid="{D5CDD505-2E9C-101B-9397-08002B2CF9AE}" pid="37" name="EmailCc">
    <vt:lpwstr/>
  </property>
  <property fmtid="{D5CDD505-2E9C-101B-9397-08002B2CF9AE}" pid="38" name="CR #">
    <vt:lpwstr/>
  </property>
</Properties>
</file>